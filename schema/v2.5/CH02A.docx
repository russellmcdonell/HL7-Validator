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0F9B" w14:textId="77777777" w:rsidR="00980D3B" w:rsidRDefault="00980D3B">
      <w:pPr>
        <w:pStyle w:val="Heading1"/>
      </w:pPr>
      <w:bookmarkStart w:id="0" w:name="_Ref485518975"/>
      <w:bookmarkStart w:id="1" w:name="_Toc1802300"/>
      <w:bookmarkStart w:id="2" w:name="_Toc22448375"/>
      <w:bookmarkStart w:id="3" w:name="_Toc22697567"/>
      <w:bookmarkStart w:id="4" w:name="_Toc24273601"/>
      <w:r>
        <w:pict w14:anchorId="4CD81FA1">
          <v:rect id="_x0000_s1026" style="position:absolute;left:0;text-align:left;margin-left:-4.95pt;margin-top:99.6pt;width:477pt;height:14.4pt;z-index:-1;mso-position-horizontal-relative:margin" o:allowincell="f" fillcolor="black" stroked="f" strokeweight=".05pt">
            <v:fill color2="black"/>
            <w10:wrap anchorx="margin"/>
          </v:rect>
        </w:pict>
      </w:r>
      <w:r>
        <w:t>.</w:t>
      </w:r>
      <w:r>
        <w:br/>
      </w:r>
      <w:bookmarkStart w:id="5" w:name="_Hlt478463698"/>
      <w:bookmarkEnd w:id="0"/>
      <w:bookmarkEnd w:id="1"/>
      <w:bookmarkEnd w:id="2"/>
      <w:bookmarkEnd w:id="5"/>
      <w:r>
        <w:t>Control (conti</w:t>
      </w:r>
      <w:r>
        <w:t>n</w:t>
      </w:r>
      <w:r>
        <w:t>ued)</w:t>
      </w:r>
      <w:bookmarkEnd w:id="3"/>
      <w:bookmarkEnd w:id="4"/>
      <w:r>
        <w:t xml:space="preserve"> </w:t>
      </w:r>
      <w:r>
        <w:fldChar w:fldCharType="begin"/>
      </w:r>
      <w:r>
        <w:instrText>xe "Co</w:instrText>
      </w:r>
      <w:r>
        <w:instrText>n</w:instrText>
      </w:r>
      <w:r>
        <w:instrText>trol"</w:instrText>
      </w:r>
      <w:r>
        <w:fldChar w:fldCharType="end"/>
      </w:r>
    </w:p>
    <w:p w14:paraId="67018D11" w14:textId="77777777" w:rsidR="00980D3B" w:rsidRDefault="00980D3B"/>
    <w:p w14:paraId="418DA443" w14:textId="77777777" w:rsidR="00980D3B" w:rsidRDefault="00980D3B">
      <w:pPr>
        <w:pStyle w:val="Heading2"/>
      </w:pPr>
      <w:bookmarkStart w:id="6" w:name="_Toc24268228"/>
      <w:bookmarkStart w:id="7" w:name="_Toc24273602"/>
      <w:bookmarkStart w:id="8" w:name="_Toc348257241"/>
      <w:bookmarkStart w:id="9" w:name="_Toc348257577"/>
      <w:bookmarkStart w:id="10" w:name="_Toc348263199"/>
      <w:bookmarkStart w:id="11" w:name="_Toc348336528"/>
      <w:bookmarkStart w:id="12" w:name="_Toc348770016"/>
      <w:bookmarkStart w:id="13" w:name="_Toc348856158"/>
      <w:bookmarkStart w:id="14" w:name="_Toc348866579"/>
      <w:bookmarkStart w:id="15" w:name="_Toc348947809"/>
      <w:bookmarkStart w:id="16" w:name="_Toc349735390"/>
      <w:bookmarkStart w:id="17" w:name="_Toc349735833"/>
      <w:bookmarkStart w:id="18" w:name="_Toc349735987"/>
      <w:bookmarkStart w:id="19" w:name="_Toc349803719"/>
      <w:bookmarkStart w:id="20" w:name="_Ref358258664"/>
      <w:bookmarkStart w:id="21" w:name="_Ref358258684"/>
      <w:bookmarkStart w:id="22" w:name="_Ref358258799"/>
      <w:bookmarkStart w:id="23" w:name="_Ref358261471"/>
      <w:bookmarkStart w:id="24" w:name="_Ref358261480"/>
      <w:bookmarkStart w:id="25" w:name="_Ref358264190"/>
      <w:bookmarkStart w:id="26" w:name="_Ref358264205"/>
      <w:bookmarkStart w:id="27" w:name="_Toc359236005"/>
      <w:bookmarkStart w:id="28" w:name="_Ref359854486"/>
      <w:bookmarkStart w:id="29" w:name="_Ref360368804"/>
      <w:bookmarkStart w:id="30" w:name="_Ref372013708"/>
      <w:bookmarkStart w:id="31" w:name="_Ref372013750"/>
      <w:bookmarkStart w:id="32" w:name="_Ref373736514"/>
      <w:bookmarkStart w:id="33" w:name="_Ref374016797"/>
      <w:bookmarkStart w:id="34" w:name="_Ref495206030"/>
      <w:bookmarkStart w:id="35" w:name="_Ref495206034"/>
      <w:bookmarkStart w:id="36" w:name="_Ref495206858"/>
      <w:bookmarkStart w:id="37" w:name="_Ref495206861"/>
      <w:bookmarkStart w:id="38" w:name="_Ref495206951"/>
      <w:bookmarkStart w:id="39" w:name="_Ref495206955"/>
      <w:bookmarkStart w:id="40" w:name="_Toc498145869"/>
      <w:bookmarkStart w:id="41" w:name="_Toc527864437"/>
      <w:bookmarkStart w:id="42" w:name="_Toc527865909"/>
      <w:bookmarkStart w:id="43" w:name="_Toc528481868"/>
      <w:bookmarkStart w:id="44" w:name="_Toc528482373"/>
      <w:bookmarkStart w:id="45" w:name="_Toc528482672"/>
      <w:bookmarkStart w:id="46" w:name="_Toc528482797"/>
      <w:bookmarkStart w:id="47" w:name="_Toc528486105"/>
      <w:bookmarkStart w:id="48" w:name="_Ref534367239"/>
      <w:bookmarkStart w:id="49" w:name="_Ref534367285"/>
      <w:bookmarkStart w:id="50" w:name="_Toc536689706"/>
      <w:bookmarkStart w:id="51" w:name="_Ref536694035"/>
      <w:bookmarkStart w:id="52" w:name="_Ref536694061"/>
      <w:bookmarkStart w:id="53" w:name="_Toc496451"/>
      <w:bookmarkStart w:id="54" w:name="_Toc524798"/>
      <w:bookmarkStart w:id="55" w:name="_Toc1802381"/>
      <w:bookmarkStart w:id="56" w:name="_Ref17193633"/>
      <w:bookmarkStart w:id="57" w:name="_Ref17193689"/>
      <w:bookmarkStart w:id="58" w:name="_Toc22448376"/>
      <w:bookmarkStart w:id="59" w:name="_Toc22697568"/>
      <w:bookmarkStart w:id="60" w:name="_Toc24273603"/>
      <w:bookmarkEnd w:id="6"/>
      <w:bookmarkEnd w:id="7"/>
      <w:r>
        <w:t>Data types</w:t>
      </w:r>
      <w:bookmarkEnd w:id="50"/>
      <w:bookmarkEnd w:id="51"/>
      <w:bookmarkEnd w:id="52"/>
      <w:bookmarkEnd w:id="53"/>
      <w:bookmarkEnd w:id="54"/>
      <w:bookmarkEnd w:id="55"/>
      <w:bookmarkEnd w:id="56"/>
      <w:bookmarkEnd w:id="57"/>
      <w:bookmarkEnd w:id="58"/>
      <w:bookmarkEnd w:id="59"/>
      <w:bookmarkEnd w:id="60"/>
    </w:p>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14:paraId="71E36512" w14:textId="77777777" w:rsidR="00980D3B" w:rsidRDefault="00980D3B">
      <w:r>
        <w:t xml:space="preserve">The data types in this section are listed in alphabetical order. Refer to </w:t>
      </w:r>
      <w:bookmarkStart w:id="61" w:name="HL70440"/>
      <w:r>
        <w:rPr>
          <w:rStyle w:val="HyperlinkText"/>
        </w:rPr>
        <w:fldChar w:fldCharType="begin"/>
      </w:r>
      <w:r>
        <w:rPr>
          <w:rStyle w:val="HyperlinkText"/>
        </w:rPr>
        <w:instrText xml:space="preserve"> HYPERLINK  \l "HL70440" </w:instrText>
      </w:r>
      <w:r>
        <w:rPr>
          <w:rStyle w:val="HyperlinkText"/>
        </w:rPr>
      </w:r>
      <w:r>
        <w:rPr>
          <w:rStyle w:val="HyperlinkText"/>
        </w:rPr>
        <w:fldChar w:fldCharType="separate"/>
      </w:r>
      <w:r>
        <w:rPr>
          <w:rStyle w:val="HyperlinkText"/>
        </w:rPr>
        <w:t>HL7</w:t>
      </w:r>
      <w:bookmarkStart w:id="62" w:name="_Hlt22362311"/>
      <w:r>
        <w:rPr>
          <w:rStyle w:val="HyperlinkText"/>
        </w:rPr>
        <w:t xml:space="preserve"> </w:t>
      </w:r>
      <w:bookmarkEnd w:id="62"/>
      <w:r>
        <w:rPr>
          <w:rStyle w:val="HyperlinkText"/>
        </w:rPr>
        <w:t>0</w:t>
      </w:r>
      <w:bookmarkStart w:id="63" w:name="_Hlt54204"/>
      <w:r>
        <w:rPr>
          <w:rStyle w:val="HyperlinkText"/>
        </w:rPr>
        <w:t>4</w:t>
      </w:r>
      <w:bookmarkEnd w:id="63"/>
      <w:r>
        <w:rPr>
          <w:rStyle w:val="HyperlinkText"/>
        </w:rPr>
        <w:t>40 - Data Type</w:t>
      </w:r>
      <w:bookmarkStart w:id="64" w:name="_Hlt22362545"/>
      <w:r>
        <w:rPr>
          <w:rStyle w:val="HyperlinkText"/>
        </w:rPr>
        <w:t>s</w:t>
      </w:r>
      <w:bookmarkEnd w:id="64"/>
      <w:r>
        <w:rPr>
          <w:rStyle w:val="HyperlinkText"/>
        </w:rPr>
        <w:t xml:space="preserve"> </w:t>
      </w:r>
      <w:r>
        <w:rPr>
          <w:rStyle w:val="HyperlinkText"/>
        </w:rPr>
        <w:fldChar w:fldCharType="end"/>
      </w:r>
      <w:bookmarkEnd w:id="61"/>
      <w:r>
        <w:t>for valid values and associated detail.</w:t>
      </w:r>
    </w:p>
    <w:p w14:paraId="3BA94F5D" w14:textId="77777777" w:rsidR="00980D3B" w:rsidRDefault="00980D3B">
      <w:r>
        <w:t>Beginning in v 2.5 maximum lengths are being assigned to data types.</w:t>
      </w:r>
    </w:p>
    <w:p w14:paraId="695664F2" w14:textId="77777777" w:rsidR="00980D3B" w:rsidRDefault="00980D3B">
      <w:r>
        <w:t>The follow rules apply to the setting of data type length:</w:t>
      </w:r>
    </w:p>
    <w:p w14:paraId="326B80AA" w14:textId="77777777" w:rsidR="00980D3B" w:rsidRDefault="00980D3B">
      <w:pPr>
        <w:pStyle w:val="NormalListAlpha"/>
      </w:pPr>
      <w:r>
        <w:t>The upper bound maximum length of a data type is the sum of:</w:t>
      </w:r>
    </w:p>
    <w:p w14:paraId="6133D10C" w14:textId="77777777" w:rsidR="00980D3B" w:rsidRDefault="00980D3B">
      <w:pPr>
        <w:pStyle w:val="NormalListNumbered"/>
        <w:numPr>
          <w:ilvl w:val="0"/>
          <w:numId w:val="25"/>
        </w:numPr>
        <w:ind w:left="1728" w:hanging="360"/>
      </w:pPr>
      <w:r>
        <w:t>The combined length of all components (including those not required) that are not mutually exclusive.</w:t>
      </w:r>
    </w:p>
    <w:p w14:paraId="1BE7AAA7" w14:textId="77777777" w:rsidR="00980D3B" w:rsidRDefault="00980D3B">
      <w:pPr>
        <w:pStyle w:val="NormalListNumbered"/>
        <w:numPr>
          <w:ilvl w:val="0"/>
          <w:numId w:val="25"/>
        </w:numPr>
        <w:ind w:left="1728" w:hanging="360"/>
      </w:pPr>
      <w:r>
        <w:t>The combined length of the largest set of mutually exclusive components.</w:t>
      </w:r>
    </w:p>
    <w:p w14:paraId="218A94B9" w14:textId="77777777" w:rsidR="00980D3B" w:rsidRDefault="00980D3B">
      <w:pPr>
        <w:pStyle w:val="NormalListNumbered"/>
        <w:numPr>
          <w:ilvl w:val="0"/>
          <w:numId w:val="25"/>
        </w:numPr>
        <w:ind w:left="1728" w:hanging="360"/>
      </w:pPr>
      <w:r>
        <w:t>The combined length of message delimiters that are required to construct the field, based on Section 2.6-Message construction Rules.</w:t>
      </w:r>
    </w:p>
    <w:p w14:paraId="5C783EB1" w14:textId="77777777" w:rsidR="00980D3B" w:rsidRDefault="00980D3B">
      <w:pPr>
        <w:pStyle w:val="NormalListAlpha"/>
      </w:pPr>
      <w:r>
        <w:t>The lower bound maximum length of a data type is the sum of:</w:t>
      </w:r>
    </w:p>
    <w:p w14:paraId="0C0A0311" w14:textId="77777777" w:rsidR="00980D3B" w:rsidRDefault="00980D3B">
      <w:pPr>
        <w:pStyle w:val="NormalListNumbered"/>
        <w:numPr>
          <w:ilvl w:val="0"/>
          <w:numId w:val="18"/>
        </w:numPr>
        <w:ind w:left="1728" w:hanging="360"/>
      </w:pPr>
      <w:r>
        <w:t>The combined length of all required components that are not mutually exclusive.</w:t>
      </w:r>
    </w:p>
    <w:p w14:paraId="772452D4" w14:textId="77777777" w:rsidR="00980D3B" w:rsidRDefault="00980D3B">
      <w:pPr>
        <w:pStyle w:val="NormalListNumbered"/>
        <w:numPr>
          <w:ilvl w:val="0"/>
          <w:numId w:val="18"/>
        </w:numPr>
        <w:ind w:left="1728" w:hanging="360"/>
      </w:pPr>
      <w:r>
        <w:t>The combined length of the largest set of mutually exclusive required components.</w:t>
      </w:r>
    </w:p>
    <w:p w14:paraId="478A7CEF" w14:textId="77777777" w:rsidR="00980D3B" w:rsidRDefault="00980D3B">
      <w:pPr>
        <w:pStyle w:val="NormalListNumbered"/>
        <w:numPr>
          <w:ilvl w:val="0"/>
          <w:numId w:val="18"/>
        </w:numPr>
        <w:ind w:left="1728" w:hanging="360"/>
      </w:pPr>
      <w:r>
        <w:t xml:space="preserve">The combined length of message delimiters that are required to construct the field, based on Section 2.6-Message construction Rules. </w:t>
      </w:r>
    </w:p>
    <w:p w14:paraId="26E7C8A6" w14:textId="77777777" w:rsidR="00980D3B" w:rsidRDefault="00980D3B">
      <w:r>
        <w:t xml:space="preserve">The data type examples in this Standard are given using the standard HL7 encoding rules, with the delimiter values from Figure 2-1 of Section </w:t>
      </w:r>
      <w:r>
        <w:rPr>
          <w:rStyle w:val="NormalIndentedChar"/>
        </w:rPr>
        <w:t>2.5.4-Message Delimiters</w:t>
      </w:r>
      <w:r>
        <w:t>.  Although only one set of encoding rules is defined as a standard in HL7 Version 2.4, other encoding rules are possible (but since they are non-standard, they may only be used by a site-specific agreement).</w:t>
      </w:r>
    </w:p>
    <w:p w14:paraId="25094A65" w14:textId="77777777" w:rsidR="00980D3B" w:rsidRDefault="00980D3B">
      <w:r>
        <w:t>In certain data type definitions, square brackets, “[” and “]”, are used to specify optional parts of a data type (or of a data type component or subcomponent).</w:t>
      </w:r>
    </w:p>
    <w:p w14:paraId="7077C01B" w14:textId="77777777" w:rsidR="00980D3B" w:rsidRDefault="00980D3B">
      <w:pPr>
        <w:pStyle w:val="Heading3"/>
      </w:pPr>
      <w:r>
        <w:fldChar w:fldCharType="begin"/>
      </w:r>
      <w:r>
        <w:instrText>xe "AD"</w:instrText>
      </w:r>
      <w:r>
        <w:fldChar w:fldCharType="end"/>
      </w:r>
      <w:r>
        <w:fldChar w:fldCharType="begin"/>
      </w:r>
      <w:r>
        <w:instrText>xe "Data types: AD"</w:instrText>
      </w:r>
      <w:r>
        <w:fldChar w:fldCharType="end"/>
      </w:r>
      <w:bookmarkStart w:id="65" w:name="_Ref358258050"/>
      <w:bookmarkStart w:id="66" w:name="_Toc359236006"/>
      <w:bookmarkStart w:id="67" w:name="_Toc498145870"/>
      <w:bookmarkStart w:id="68" w:name="_Toc527864438"/>
      <w:bookmarkStart w:id="69" w:name="_Toc527865910"/>
      <w:bookmarkStart w:id="70" w:name="_Toc528481869"/>
      <w:bookmarkStart w:id="71" w:name="_Toc528482374"/>
      <w:bookmarkStart w:id="72" w:name="_Toc528482673"/>
      <w:bookmarkStart w:id="73" w:name="_Toc528482798"/>
      <w:bookmarkStart w:id="74" w:name="_Toc528486106"/>
      <w:bookmarkStart w:id="75" w:name="_Toc536689707"/>
      <w:bookmarkStart w:id="76" w:name="_Toc496452"/>
      <w:bookmarkStart w:id="77" w:name="_Toc524799"/>
      <w:bookmarkStart w:id="78" w:name="_Toc1802382"/>
      <w:bookmarkStart w:id="79" w:name="_Toc22448377"/>
      <w:bookmarkStart w:id="80" w:name="_Toc22697569"/>
      <w:bookmarkStart w:id="81" w:name="_Toc24273604"/>
      <w:r>
        <w:t>AD - address</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3D11CD96" w14:textId="77777777" w:rsidR="00980D3B" w:rsidRDefault="00980D3B">
      <w:pPr>
        <w:pStyle w:val="ComponentTableCaption"/>
      </w:pPr>
      <w:bookmarkStart w:id="82" w:name="AD"/>
      <w:r>
        <w:t>HL7 Component Table - AD – Address</w:t>
      </w:r>
      <w:r>
        <w:fldChar w:fldCharType="begin"/>
      </w:r>
      <w:r>
        <w:instrText xml:space="preserve"> XE "HL7 Component Table - AD" </w:instrText>
      </w:r>
      <w:r>
        <w:fldChar w:fldCharType="end"/>
      </w:r>
      <w:bookmarkEnd w:id="8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A10FF5F"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F08BE0B"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3D6FA1EF"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EA42410"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A087CA2"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32A258C0"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9338802" w14:textId="77777777" w:rsidR="00980D3B" w:rsidRDefault="00980D3B">
            <w:pPr>
              <w:pStyle w:val="ComponentTableHeader"/>
            </w:pPr>
            <w:r>
              <w:t>COMPONENT NAME</w:t>
            </w:r>
          </w:p>
        </w:tc>
        <w:tc>
          <w:tcPr>
            <w:tcW w:w="1440" w:type="dxa"/>
            <w:tcBorders>
              <w:top w:val="double" w:sz="4" w:space="0" w:color="auto"/>
              <w:bottom w:val="single" w:sz="4" w:space="0" w:color="auto"/>
            </w:tcBorders>
            <w:shd w:val="pct10" w:color="auto" w:fill="FFFFFF"/>
          </w:tcPr>
          <w:p w14:paraId="68F5686D" w14:textId="77777777" w:rsidR="00980D3B" w:rsidRDefault="00980D3B">
            <w:pPr>
              <w:pStyle w:val="ComponentTableHeader"/>
              <w:rPr>
                <w:lang w:val="fr-FR"/>
              </w:rPr>
            </w:pPr>
            <w:r>
              <w:rPr>
                <w:lang w:val="fr-FR"/>
              </w:rPr>
              <w:t>COMMENTS</w:t>
            </w:r>
          </w:p>
        </w:tc>
        <w:tc>
          <w:tcPr>
            <w:tcW w:w="1008" w:type="dxa"/>
            <w:tcBorders>
              <w:top w:val="double" w:sz="4" w:space="0" w:color="auto"/>
              <w:bottom w:val="single" w:sz="4" w:space="0" w:color="auto"/>
            </w:tcBorders>
            <w:shd w:val="pct10" w:color="auto" w:fill="FFFFFF"/>
          </w:tcPr>
          <w:p w14:paraId="29B4042D" w14:textId="77777777" w:rsidR="00980D3B" w:rsidRDefault="00980D3B">
            <w:pPr>
              <w:pStyle w:val="ComponentTableHeader"/>
              <w:rPr>
                <w:b w:val="0"/>
                <w:lang w:val="fr-FR"/>
              </w:rPr>
            </w:pPr>
            <w:r>
              <w:rPr>
                <w:lang w:val="fr-FR"/>
              </w:rPr>
              <w:t>SEC.REF.</w:t>
            </w:r>
          </w:p>
        </w:tc>
      </w:tr>
      <w:tr w:rsidR="00980D3B" w14:paraId="14109FE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921D539" w14:textId="77777777" w:rsidR="00980D3B" w:rsidRDefault="00980D3B">
            <w:pPr>
              <w:pStyle w:val="ComponentTableBody"/>
            </w:pPr>
            <w:bookmarkStart w:id="83" w:name="_Hlk19946186"/>
            <w:r>
              <w:t>1</w:t>
            </w:r>
          </w:p>
        </w:tc>
        <w:tc>
          <w:tcPr>
            <w:tcW w:w="576" w:type="dxa"/>
            <w:tcBorders>
              <w:top w:val="single" w:sz="4" w:space="0" w:color="auto"/>
              <w:bottom w:val="single" w:sz="4" w:space="0" w:color="auto"/>
            </w:tcBorders>
          </w:tcPr>
          <w:p w14:paraId="21FDD356" w14:textId="77777777" w:rsidR="00980D3B" w:rsidRDefault="00980D3B">
            <w:pPr>
              <w:pStyle w:val="ComponentTableBody"/>
            </w:pPr>
            <w:r>
              <w:t xml:space="preserve"> 120</w:t>
            </w:r>
          </w:p>
        </w:tc>
        <w:tc>
          <w:tcPr>
            <w:tcW w:w="720" w:type="dxa"/>
            <w:tcBorders>
              <w:top w:val="single" w:sz="4" w:space="0" w:color="auto"/>
              <w:bottom w:val="single" w:sz="4" w:space="0" w:color="auto"/>
            </w:tcBorders>
          </w:tcPr>
          <w:p w14:paraId="21A145D0" w14:textId="77777777" w:rsidR="00980D3B" w:rsidRDefault="00980D3B">
            <w:pPr>
              <w:pStyle w:val="ComponentTableBody"/>
            </w:pPr>
            <w:r>
              <w:t>ST</w:t>
            </w:r>
          </w:p>
        </w:tc>
        <w:tc>
          <w:tcPr>
            <w:tcW w:w="576" w:type="dxa"/>
            <w:tcBorders>
              <w:top w:val="single" w:sz="4" w:space="0" w:color="auto"/>
              <w:bottom w:val="single" w:sz="4" w:space="0" w:color="auto"/>
            </w:tcBorders>
          </w:tcPr>
          <w:p w14:paraId="42FFFF8C" w14:textId="77777777" w:rsidR="00980D3B" w:rsidRDefault="00980D3B">
            <w:pPr>
              <w:pStyle w:val="ComponentTableBody"/>
            </w:pPr>
            <w:r>
              <w:t>O</w:t>
            </w:r>
          </w:p>
        </w:tc>
        <w:tc>
          <w:tcPr>
            <w:tcW w:w="720" w:type="dxa"/>
            <w:tcBorders>
              <w:top w:val="single" w:sz="4" w:space="0" w:color="auto"/>
              <w:bottom w:val="single" w:sz="4" w:space="0" w:color="auto"/>
            </w:tcBorders>
          </w:tcPr>
          <w:p w14:paraId="71FB868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9650617" w14:textId="77777777" w:rsidR="00980D3B" w:rsidRDefault="00980D3B">
            <w:pPr>
              <w:pStyle w:val="ComponentTableBody"/>
              <w:jc w:val="left"/>
            </w:pPr>
            <w:r>
              <w:t>Street Address</w:t>
            </w:r>
          </w:p>
        </w:tc>
        <w:tc>
          <w:tcPr>
            <w:tcW w:w="1440" w:type="dxa"/>
            <w:tcBorders>
              <w:top w:val="single" w:sz="4" w:space="0" w:color="auto"/>
              <w:bottom w:val="single" w:sz="4" w:space="0" w:color="auto"/>
            </w:tcBorders>
          </w:tcPr>
          <w:p w14:paraId="13A795C5" w14:textId="77777777" w:rsidR="00980D3B" w:rsidRDefault="00980D3B">
            <w:pPr>
              <w:pStyle w:val="ComponentTableBody"/>
              <w:rPr>
                <w:sz w:val="16"/>
              </w:rPr>
            </w:pPr>
          </w:p>
        </w:tc>
        <w:tc>
          <w:tcPr>
            <w:tcW w:w="1008" w:type="dxa"/>
            <w:tcBorders>
              <w:top w:val="single" w:sz="4" w:space="0" w:color="auto"/>
              <w:bottom w:val="single" w:sz="4" w:space="0" w:color="auto"/>
            </w:tcBorders>
          </w:tcPr>
          <w:p w14:paraId="1F29723F"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E62F75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CD2F931" w14:textId="77777777" w:rsidR="00980D3B" w:rsidRDefault="00980D3B">
            <w:pPr>
              <w:pStyle w:val="ComponentTableBody"/>
            </w:pPr>
            <w:r>
              <w:t>2</w:t>
            </w:r>
          </w:p>
        </w:tc>
        <w:tc>
          <w:tcPr>
            <w:tcW w:w="576" w:type="dxa"/>
            <w:tcBorders>
              <w:top w:val="single" w:sz="4" w:space="0" w:color="auto"/>
              <w:bottom w:val="single" w:sz="4" w:space="0" w:color="auto"/>
            </w:tcBorders>
          </w:tcPr>
          <w:p w14:paraId="24AEC74F" w14:textId="77777777" w:rsidR="00980D3B" w:rsidRDefault="00980D3B">
            <w:pPr>
              <w:pStyle w:val="ComponentTableBody"/>
            </w:pPr>
            <w:r>
              <w:t>120</w:t>
            </w:r>
          </w:p>
        </w:tc>
        <w:tc>
          <w:tcPr>
            <w:tcW w:w="720" w:type="dxa"/>
            <w:tcBorders>
              <w:top w:val="single" w:sz="4" w:space="0" w:color="auto"/>
              <w:bottom w:val="single" w:sz="4" w:space="0" w:color="auto"/>
            </w:tcBorders>
          </w:tcPr>
          <w:p w14:paraId="6020FADD" w14:textId="77777777" w:rsidR="00980D3B" w:rsidRDefault="00980D3B">
            <w:pPr>
              <w:pStyle w:val="ComponentTableBody"/>
            </w:pPr>
            <w:r>
              <w:t>ST</w:t>
            </w:r>
          </w:p>
        </w:tc>
        <w:tc>
          <w:tcPr>
            <w:tcW w:w="576" w:type="dxa"/>
            <w:tcBorders>
              <w:top w:val="single" w:sz="4" w:space="0" w:color="auto"/>
              <w:bottom w:val="single" w:sz="4" w:space="0" w:color="auto"/>
            </w:tcBorders>
          </w:tcPr>
          <w:p w14:paraId="6C44CFF7" w14:textId="77777777" w:rsidR="00980D3B" w:rsidRDefault="00980D3B">
            <w:pPr>
              <w:pStyle w:val="ComponentTableBody"/>
            </w:pPr>
            <w:r>
              <w:t>O</w:t>
            </w:r>
          </w:p>
        </w:tc>
        <w:tc>
          <w:tcPr>
            <w:tcW w:w="720" w:type="dxa"/>
            <w:tcBorders>
              <w:top w:val="single" w:sz="4" w:space="0" w:color="auto"/>
              <w:bottom w:val="single" w:sz="4" w:space="0" w:color="auto"/>
            </w:tcBorders>
          </w:tcPr>
          <w:p w14:paraId="26EB3536"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8652379" w14:textId="77777777" w:rsidR="00980D3B" w:rsidRDefault="00980D3B">
            <w:pPr>
              <w:pStyle w:val="ComponentTableBody"/>
              <w:jc w:val="left"/>
            </w:pPr>
            <w:r>
              <w:t>Other Designation</w:t>
            </w:r>
          </w:p>
        </w:tc>
        <w:tc>
          <w:tcPr>
            <w:tcW w:w="1440" w:type="dxa"/>
            <w:tcBorders>
              <w:top w:val="single" w:sz="4" w:space="0" w:color="auto"/>
              <w:bottom w:val="single" w:sz="4" w:space="0" w:color="auto"/>
            </w:tcBorders>
          </w:tcPr>
          <w:p w14:paraId="4B0E9E0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AD1D19C"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2CCD1F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5B7516C" w14:textId="77777777" w:rsidR="00980D3B" w:rsidRDefault="00980D3B">
            <w:pPr>
              <w:pStyle w:val="ComponentTableBody"/>
            </w:pPr>
            <w:r>
              <w:t>3</w:t>
            </w:r>
          </w:p>
        </w:tc>
        <w:tc>
          <w:tcPr>
            <w:tcW w:w="576" w:type="dxa"/>
            <w:tcBorders>
              <w:top w:val="single" w:sz="4" w:space="0" w:color="auto"/>
              <w:bottom w:val="single" w:sz="4" w:space="0" w:color="auto"/>
            </w:tcBorders>
          </w:tcPr>
          <w:p w14:paraId="04BB5209" w14:textId="77777777" w:rsidR="00980D3B" w:rsidRDefault="00980D3B">
            <w:pPr>
              <w:pStyle w:val="ComponentTableBody"/>
            </w:pPr>
            <w:r>
              <w:t>50</w:t>
            </w:r>
          </w:p>
        </w:tc>
        <w:tc>
          <w:tcPr>
            <w:tcW w:w="720" w:type="dxa"/>
            <w:tcBorders>
              <w:top w:val="single" w:sz="4" w:space="0" w:color="auto"/>
              <w:bottom w:val="single" w:sz="4" w:space="0" w:color="auto"/>
            </w:tcBorders>
          </w:tcPr>
          <w:p w14:paraId="2146E6C8" w14:textId="77777777" w:rsidR="00980D3B" w:rsidRDefault="00980D3B">
            <w:pPr>
              <w:pStyle w:val="ComponentTableBody"/>
            </w:pPr>
            <w:r>
              <w:t>ST</w:t>
            </w:r>
          </w:p>
        </w:tc>
        <w:tc>
          <w:tcPr>
            <w:tcW w:w="576" w:type="dxa"/>
            <w:tcBorders>
              <w:top w:val="single" w:sz="4" w:space="0" w:color="auto"/>
              <w:bottom w:val="single" w:sz="4" w:space="0" w:color="auto"/>
            </w:tcBorders>
          </w:tcPr>
          <w:p w14:paraId="38105362" w14:textId="77777777" w:rsidR="00980D3B" w:rsidRDefault="00980D3B">
            <w:pPr>
              <w:pStyle w:val="ComponentTableBody"/>
            </w:pPr>
            <w:r>
              <w:t>O</w:t>
            </w:r>
          </w:p>
        </w:tc>
        <w:tc>
          <w:tcPr>
            <w:tcW w:w="720" w:type="dxa"/>
            <w:tcBorders>
              <w:top w:val="single" w:sz="4" w:space="0" w:color="auto"/>
              <w:bottom w:val="single" w:sz="4" w:space="0" w:color="auto"/>
            </w:tcBorders>
          </w:tcPr>
          <w:p w14:paraId="655BB070"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98CB0BA" w14:textId="77777777" w:rsidR="00980D3B" w:rsidRDefault="00980D3B">
            <w:pPr>
              <w:pStyle w:val="ComponentTableBody"/>
              <w:jc w:val="left"/>
            </w:pPr>
            <w:r>
              <w:t>City</w:t>
            </w:r>
          </w:p>
        </w:tc>
        <w:tc>
          <w:tcPr>
            <w:tcW w:w="1440" w:type="dxa"/>
            <w:tcBorders>
              <w:top w:val="single" w:sz="4" w:space="0" w:color="auto"/>
              <w:bottom w:val="single" w:sz="4" w:space="0" w:color="auto"/>
            </w:tcBorders>
          </w:tcPr>
          <w:p w14:paraId="7564829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BF2F5CF"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5DB1972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69F499F" w14:textId="77777777" w:rsidR="00980D3B" w:rsidRDefault="00980D3B">
            <w:pPr>
              <w:pStyle w:val="ComponentTableBody"/>
            </w:pPr>
            <w:r>
              <w:t>4</w:t>
            </w:r>
          </w:p>
        </w:tc>
        <w:tc>
          <w:tcPr>
            <w:tcW w:w="576" w:type="dxa"/>
            <w:tcBorders>
              <w:top w:val="single" w:sz="4" w:space="0" w:color="auto"/>
              <w:bottom w:val="single" w:sz="4" w:space="0" w:color="auto"/>
            </w:tcBorders>
          </w:tcPr>
          <w:p w14:paraId="47D81348" w14:textId="77777777" w:rsidR="00980D3B" w:rsidRDefault="00980D3B">
            <w:pPr>
              <w:pStyle w:val="ComponentTableBody"/>
            </w:pPr>
            <w:r>
              <w:t>50</w:t>
            </w:r>
          </w:p>
        </w:tc>
        <w:tc>
          <w:tcPr>
            <w:tcW w:w="720" w:type="dxa"/>
            <w:tcBorders>
              <w:top w:val="single" w:sz="4" w:space="0" w:color="auto"/>
              <w:bottom w:val="single" w:sz="4" w:space="0" w:color="auto"/>
            </w:tcBorders>
          </w:tcPr>
          <w:p w14:paraId="476885AD" w14:textId="77777777" w:rsidR="00980D3B" w:rsidRDefault="00980D3B">
            <w:pPr>
              <w:pStyle w:val="ComponentTableBody"/>
            </w:pPr>
            <w:r>
              <w:t>ST</w:t>
            </w:r>
          </w:p>
        </w:tc>
        <w:tc>
          <w:tcPr>
            <w:tcW w:w="576" w:type="dxa"/>
            <w:tcBorders>
              <w:top w:val="single" w:sz="4" w:space="0" w:color="auto"/>
              <w:bottom w:val="single" w:sz="4" w:space="0" w:color="auto"/>
            </w:tcBorders>
          </w:tcPr>
          <w:p w14:paraId="0FDD137E" w14:textId="77777777" w:rsidR="00980D3B" w:rsidRDefault="00980D3B">
            <w:pPr>
              <w:pStyle w:val="ComponentTableBody"/>
            </w:pPr>
            <w:r>
              <w:t>O</w:t>
            </w:r>
          </w:p>
        </w:tc>
        <w:tc>
          <w:tcPr>
            <w:tcW w:w="720" w:type="dxa"/>
            <w:tcBorders>
              <w:top w:val="single" w:sz="4" w:space="0" w:color="auto"/>
              <w:bottom w:val="single" w:sz="4" w:space="0" w:color="auto"/>
            </w:tcBorders>
          </w:tcPr>
          <w:p w14:paraId="2F4193D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1D1EC30" w14:textId="77777777" w:rsidR="00980D3B" w:rsidRDefault="00980D3B">
            <w:pPr>
              <w:pStyle w:val="ComponentTableBody"/>
              <w:jc w:val="left"/>
            </w:pPr>
            <w:r>
              <w:t>State or Province</w:t>
            </w:r>
          </w:p>
        </w:tc>
        <w:tc>
          <w:tcPr>
            <w:tcW w:w="1440" w:type="dxa"/>
            <w:tcBorders>
              <w:top w:val="single" w:sz="4" w:space="0" w:color="auto"/>
              <w:bottom w:val="single" w:sz="4" w:space="0" w:color="auto"/>
            </w:tcBorders>
          </w:tcPr>
          <w:p w14:paraId="6D5EA6A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32D58B9"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D17BB3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101C816" w14:textId="77777777" w:rsidR="00980D3B" w:rsidRDefault="00980D3B">
            <w:pPr>
              <w:pStyle w:val="ComponentTableBody"/>
            </w:pPr>
            <w:r>
              <w:t>5</w:t>
            </w:r>
          </w:p>
        </w:tc>
        <w:tc>
          <w:tcPr>
            <w:tcW w:w="576" w:type="dxa"/>
            <w:tcBorders>
              <w:top w:val="single" w:sz="4" w:space="0" w:color="auto"/>
              <w:bottom w:val="single" w:sz="4" w:space="0" w:color="auto"/>
            </w:tcBorders>
          </w:tcPr>
          <w:p w14:paraId="3C659795" w14:textId="77777777" w:rsidR="00980D3B" w:rsidRDefault="00980D3B">
            <w:pPr>
              <w:pStyle w:val="ComponentTableBody"/>
            </w:pPr>
            <w:r>
              <w:t>12</w:t>
            </w:r>
          </w:p>
        </w:tc>
        <w:tc>
          <w:tcPr>
            <w:tcW w:w="720" w:type="dxa"/>
            <w:tcBorders>
              <w:top w:val="single" w:sz="4" w:space="0" w:color="auto"/>
              <w:bottom w:val="single" w:sz="4" w:space="0" w:color="auto"/>
            </w:tcBorders>
          </w:tcPr>
          <w:p w14:paraId="207513B0" w14:textId="77777777" w:rsidR="00980D3B" w:rsidRDefault="00980D3B">
            <w:pPr>
              <w:pStyle w:val="ComponentTableBody"/>
            </w:pPr>
            <w:r>
              <w:t>ST</w:t>
            </w:r>
          </w:p>
        </w:tc>
        <w:tc>
          <w:tcPr>
            <w:tcW w:w="576" w:type="dxa"/>
            <w:tcBorders>
              <w:top w:val="single" w:sz="4" w:space="0" w:color="auto"/>
              <w:bottom w:val="single" w:sz="4" w:space="0" w:color="auto"/>
            </w:tcBorders>
          </w:tcPr>
          <w:p w14:paraId="4680FCBC" w14:textId="77777777" w:rsidR="00980D3B" w:rsidRDefault="00980D3B">
            <w:pPr>
              <w:pStyle w:val="ComponentTableBody"/>
            </w:pPr>
            <w:r>
              <w:t>O</w:t>
            </w:r>
          </w:p>
        </w:tc>
        <w:tc>
          <w:tcPr>
            <w:tcW w:w="720" w:type="dxa"/>
            <w:tcBorders>
              <w:top w:val="single" w:sz="4" w:space="0" w:color="auto"/>
              <w:bottom w:val="single" w:sz="4" w:space="0" w:color="auto"/>
            </w:tcBorders>
          </w:tcPr>
          <w:p w14:paraId="5D6CA22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B963EB6" w14:textId="77777777" w:rsidR="00980D3B" w:rsidRDefault="00980D3B">
            <w:pPr>
              <w:pStyle w:val="ComponentTableBody"/>
              <w:jc w:val="left"/>
            </w:pPr>
            <w:r>
              <w:t>Zip or Postal Code</w:t>
            </w:r>
          </w:p>
        </w:tc>
        <w:tc>
          <w:tcPr>
            <w:tcW w:w="1440" w:type="dxa"/>
            <w:tcBorders>
              <w:top w:val="single" w:sz="4" w:space="0" w:color="auto"/>
              <w:bottom w:val="single" w:sz="4" w:space="0" w:color="auto"/>
            </w:tcBorders>
          </w:tcPr>
          <w:p w14:paraId="3DF0A5F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41B79AD"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4E2F862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276E162" w14:textId="77777777" w:rsidR="00980D3B" w:rsidRDefault="00980D3B">
            <w:pPr>
              <w:pStyle w:val="ComponentTableBody"/>
              <w:rPr>
                <w:lang w:val="it-IT"/>
              </w:rPr>
            </w:pPr>
            <w:r>
              <w:rPr>
                <w:lang w:val="it-IT"/>
              </w:rPr>
              <w:t>6</w:t>
            </w:r>
          </w:p>
        </w:tc>
        <w:tc>
          <w:tcPr>
            <w:tcW w:w="576" w:type="dxa"/>
            <w:tcBorders>
              <w:top w:val="single" w:sz="4" w:space="0" w:color="auto"/>
              <w:bottom w:val="single" w:sz="4" w:space="0" w:color="auto"/>
            </w:tcBorders>
          </w:tcPr>
          <w:p w14:paraId="35B15EB8"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708B84D2"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33734D2C"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9646594" w14:textId="77777777" w:rsidR="00980D3B" w:rsidRDefault="00980D3B">
            <w:pPr>
              <w:pStyle w:val="ComponentTableBody"/>
            </w:pPr>
            <w:r>
              <w:t>0399</w:t>
            </w:r>
          </w:p>
        </w:tc>
        <w:tc>
          <w:tcPr>
            <w:tcW w:w="2880" w:type="dxa"/>
            <w:tcBorders>
              <w:top w:val="single" w:sz="4" w:space="0" w:color="auto"/>
              <w:bottom w:val="single" w:sz="4" w:space="0" w:color="auto"/>
            </w:tcBorders>
          </w:tcPr>
          <w:p w14:paraId="4B99BB60" w14:textId="77777777" w:rsidR="00980D3B" w:rsidRDefault="00980D3B">
            <w:pPr>
              <w:pStyle w:val="ComponentTableBody"/>
              <w:jc w:val="left"/>
            </w:pPr>
            <w:r>
              <w:t>Country</w:t>
            </w:r>
          </w:p>
        </w:tc>
        <w:tc>
          <w:tcPr>
            <w:tcW w:w="1440" w:type="dxa"/>
            <w:tcBorders>
              <w:top w:val="single" w:sz="4" w:space="0" w:color="auto"/>
              <w:bottom w:val="single" w:sz="4" w:space="0" w:color="auto"/>
            </w:tcBorders>
          </w:tcPr>
          <w:p w14:paraId="63B63F3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1A33B87"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2B9DA00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03982E6" w14:textId="77777777" w:rsidR="00980D3B" w:rsidRDefault="00980D3B">
            <w:pPr>
              <w:pStyle w:val="ComponentTableBody"/>
            </w:pPr>
            <w:r>
              <w:t>7</w:t>
            </w:r>
          </w:p>
        </w:tc>
        <w:tc>
          <w:tcPr>
            <w:tcW w:w="576" w:type="dxa"/>
            <w:tcBorders>
              <w:top w:val="single" w:sz="4" w:space="0" w:color="auto"/>
              <w:bottom w:val="single" w:sz="4" w:space="0" w:color="auto"/>
            </w:tcBorders>
          </w:tcPr>
          <w:p w14:paraId="095F5C0B" w14:textId="77777777" w:rsidR="00980D3B" w:rsidRDefault="00980D3B">
            <w:pPr>
              <w:pStyle w:val="ComponentTableBody"/>
            </w:pPr>
            <w:r>
              <w:t>3</w:t>
            </w:r>
          </w:p>
        </w:tc>
        <w:tc>
          <w:tcPr>
            <w:tcW w:w="720" w:type="dxa"/>
            <w:tcBorders>
              <w:top w:val="single" w:sz="4" w:space="0" w:color="auto"/>
              <w:bottom w:val="single" w:sz="4" w:space="0" w:color="auto"/>
            </w:tcBorders>
          </w:tcPr>
          <w:p w14:paraId="2A5AC519" w14:textId="77777777" w:rsidR="00980D3B" w:rsidRDefault="00980D3B">
            <w:pPr>
              <w:pStyle w:val="ComponentTableBody"/>
            </w:pPr>
            <w:r>
              <w:t>ID</w:t>
            </w:r>
          </w:p>
        </w:tc>
        <w:tc>
          <w:tcPr>
            <w:tcW w:w="576" w:type="dxa"/>
            <w:tcBorders>
              <w:top w:val="single" w:sz="4" w:space="0" w:color="auto"/>
              <w:bottom w:val="single" w:sz="4" w:space="0" w:color="auto"/>
            </w:tcBorders>
          </w:tcPr>
          <w:p w14:paraId="77482546" w14:textId="77777777" w:rsidR="00980D3B" w:rsidRDefault="00980D3B">
            <w:pPr>
              <w:pStyle w:val="ComponentTableBody"/>
            </w:pPr>
            <w:r>
              <w:t>O</w:t>
            </w:r>
          </w:p>
        </w:tc>
        <w:tc>
          <w:tcPr>
            <w:tcW w:w="720" w:type="dxa"/>
            <w:tcBorders>
              <w:top w:val="single" w:sz="4" w:space="0" w:color="auto"/>
              <w:bottom w:val="single" w:sz="4" w:space="0" w:color="auto"/>
            </w:tcBorders>
          </w:tcPr>
          <w:p w14:paraId="25CADC6D" w14:textId="77777777" w:rsidR="00980D3B" w:rsidRDefault="00980D3B">
            <w:pPr>
              <w:pStyle w:val="ComponentTableBody"/>
            </w:pPr>
            <w:r>
              <w:t>0190</w:t>
            </w:r>
          </w:p>
        </w:tc>
        <w:tc>
          <w:tcPr>
            <w:tcW w:w="2880" w:type="dxa"/>
            <w:tcBorders>
              <w:top w:val="single" w:sz="4" w:space="0" w:color="auto"/>
              <w:bottom w:val="single" w:sz="4" w:space="0" w:color="auto"/>
            </w:tcBorders>
          </w:tcPr>
          <w:p w14:paraId="72770DF2" w14:textId="77777777" w:rsidR="00980D3B" w:rsidRDefault="00980D3B">
            <w:pPr>
              <w:pStyle w:val="ComponentTableBody"/>
              <w:jc w:val="left"/>
            </w:pPr>
            <w:r>
              <w:t>A</w:t>
            </w:r>
            <w:r>
              <w:t>d</w:t>
            </w:r>
            <w:r>
              <w:t>dress Type</w:t>
            </w:r>
          </w:p>
        </w:tc>
        <w:tc>
          <w:tcPr>
            <w:tcW w:w="1440" w:type="dxa"/>
            <w:tcBorders>
              <w:top w:val="single" w:sz="4" w:space="0" w:color="auto"/>
              <w:bottom w:val="single" w:sz="4" w:space="0" w:color="auto"/>
            </w:tcBorders>
          </w:tcPr>
          <w:p w14:paraId="5C5F00A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3A853A4"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36FF68E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9112A7F" w14:textId="77777777" w:rsidR="00980D3B" w:rsidRDefault="00980D3B">
            <w:pPr>
              <w:pStyle w:val="ComponentTableBody"/>
            </w:pPr>
            <w:r>
              <w:t>8</w:t>
            </w:r>
          </w:p>
        </w:tc>
        <w:tc>
          <w:tcPr>
            <w:tcW w:w="576" w:type="dxa"/>
            <w:tcBorders>
              <w:top w:val="single" w:sz="4" w:space="0" w:color="auto"/>
              <w:bottom w:val="double" w:sz="4" w:space="0" w:color="auto"/>
            </w:tcBorders>
          </w:tcPr>
          <w:p w14:paraId="029830F1" w14:textId="77777777" w:rsidR="00980D3B" w:rsidRDefault="00980D3B">
            <w:pPr>
              <w:pStyle w:val="ComponentTableBody"/>
            </w:pPr>
            <w:r>
              <w:t>50</w:t>
            </w:r>
          </w:p>
        </w:tc>
        <w:tc>
          <w:tcPr>
            <w:tcW w:w="720" w:type="dxa"/>
            <w:tcBorders>
              <w:top w:val="single" w:sz="4" w:space="0" w:color="auto"/>
              <w:bottom w:val="double" w:sz="4" w:space="0" w:color="auto"/>
            </w:tcBorders>
          </w:tcPr>
          <w:p w14:paraId="239A491F" w14:textId="77777777" w:rsidR="00980D3B" w:rsidRDefault="00980D3B">
            <w:pPr>
              <w:pStyle w:val="ComponentTableBody"/>
            </w:pPr>
            <w:r>
              <w:t>ST</w:t>
            </w:r>
          </w:p>
        </w:tc>
        <w:tc>
          <w:tcPr>
            <w:tcW w:w="576" w:type="dxa"/>
            <w:tcBorders>
              <w:top w:val="single" w:sz="4" w:space="0" w:color="auto"/>
              <w:bottom w:val="double" w:sz="4" w:space="0" w:color="auto"/>
            </w:tcBorders>
          </w:tcPr>
          <w:p w14:paraId="70F3ED3F" w14:textId="77777777" w:rsidR="00980D3B" w:rsidRDefault="00980D3B">
            <w:pPr>
              <w:pStyle w:val="ComponentTableBody"/>
            </w:pPr>
            <w:r>
              <w:t>O</w:t>
            </w:r>
          </w:p>
        </w:tc>
        <w:tc>
          <w:tcPr>
            <w:tcW w:w="720" w:type="dxa"/>
            <w:tcBorders>
              <w:top w:val="single" w:sz="4" w:space="0" w:color="auto"/>
              <w:bottom w:val="double" w:sz="4" w:space="0" w:color="auto"/>
            </w:tcBorders>
          </w:tcPr>
          <w:p w14:paraId="58E18990" w14:textId="77777777" w:rsidR="00980D3B" w:rsidRDefault="00980D3B">
            <w:pPr>
              <w:pStyle w:val="ComponentTableBody"/>
              <w:rPr>
                <w:sz w:val="16"/>
              </w:rPr>
            </w:pPr>
          </w:p>
        </w:tc>
        <w:tc>
          <w:tcPr>
            <w:tcW w:w="2880" w:type="dxa"/>
            <w:tcBorders>
              <w:top w:val="single" w:sz="4" w:space="0" w:color="auto"/>
              <w:bottom w:val="double" w:sz="4" w:space="0" w:color="auto"/>
            </w:tcBorders>
          </w:tcPr>
          <w:p w14:paraId="5F6746EE" w14:textId="77777777" w:rsidR="00980D3B" w:rsidRDefault="00980D3B">
            <w:pPr>
              <w:pStyle w:val="ComponentTableBody"/>
              <w:jc w:val="left"/>
            </w:pPr>
            <w:r>
              <w:t>Other Geographic Designation</w:t>
            </w:r>
          </w:p>
        </w:tc>
        <w:tc>
          <w:tcPr>
            <w:tcW w:w="1440" w:type="dxa"/>
            <w:tcBorders>
              <w:top w:val="single" w:sz="4" w:space="0" w:color="auto"/>
              <w:bottom w:val="double" w:sz="4" w:space="0" w:color="auto"/>
            </w:tcBorders>
          </w:tcPr>
          <w:p w14:paraId="18190EB3"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1455B4A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bookmarkEnd w:id="83"/>
    <w:p w14:paraId="7F67DBF3" w14:textId="77777777" w:rsidR="00980D3B" w:rsidRDefault="00980D3B">
      <w:pPr>
        <w:pStyle w:val="NormalIndented"/>
      </w:pPr>
      <w:r>
        <w:lastRenderedPageBreak/>
        <w:t>Definition: This data type specifies the address of a person, place or organization.</w:t>
      </w:r>
    </w:p>
    <w:p w14:paraId="4E6DF369" w14:textId="77777777" w:rsidR="00980D3B" w:rsidRDefault="00980D3B">
      <w:pPr>
        <w:pStyle w:val="Note"/>
      </w:pPr>
      <w:r>
        <w:rPr>
          <w:rStyle w:val="Strong"/>
        </w:rPr>
        <w:t xml:space="preserve">Maximum Length: </w:t>
      </w:r>
      <w:r>
        <w:t>415</w:t>
      </w:r>
    </w:p>
    <w:p w14:paraId="6B1FDFFA" w14:textId="77777777" w:rsidR="00980D3B" w:rsidRDefault="00980D3B"/>
    <w:p w14:paraId="40E07C0C" w14:textId="77777777" w:rsidR="00980D3B" w:rsidRDefault="00980D3B">
      <w:pPr>
        <w:pStyle w:val="Note"/>
      </w:pPr>
      <w:r>
        <w:rPr>
          <w:rStyle w:val="Strong"/>
        </w:rPr>
        <w:t>Note:</w:t>
      </w:r>
      <w:r>
        <w:tab/>
        <w:t>Used only in the LA1 data type. Replaced elsewhere by the XAD data type as of v 2.3.</w:t>
      </w:r>
    </w:p>
    <w:p w14:paraId="7F03A682" w14:textId="77777777" w:rsidR="00980D3B" w:rsidRDefault="00980D3B">
      <w:pPr>
        <w:pStyle w:val="NormalIndented"/>
      </w:pPr>
      <w:r>
        <w:t>Example:</w:t>
      </w:r>
    </w:p>
    <w:p w14:paraId="4A17B460" w14:textId="77777777" w:rsidR="00980D3B" w:rsidRDefault="00980D3B">
      <w:pPr>
        <w:pStyle w:val="Example"/>
      </w:pPr>
      <w:r>
        <w:t>|10 ASH LN^#3^LIMA^OH^48132</w:t>
      </w:r>
      <w:r>
        <w:softHyphen/>
        <w:t>|</w:t>
      </w:r>
    </w:p>
    <w:p w14:paraId="0A6F9720" w14:textId="77777777" w:rsidR="00980D3B" w:rsidRDefault="00980D3B">
      <w:pPr>
        <w:pStyle w:val="Example"/>
        <w:rPr>
          <w:noProof w:val="0"/>
          <w:vanish/>
        </w:rPr>
      </w:pPr>
    </w:p>
    <w:p w14:paraId="76056EB4" w14:textId="77777777" w:rsidR="00980D3B" w:rsidRDefault="00980D3B">
      <w:pPr>
        <w:pStyle w:val="Heading4"/>
        <w:rPr>
          <w:vanish/>
        </w:rPr>
      </w:pPr>
      <w:r>
        <w:rPr>
          <w:vanish/>
        </w:rPr>
        <w:t>hiddentext</w:t>
      </w:r>
    </w:p>
    <w:p w14:paraId="4974E58D" w14:textId="77777777" w:rsidR="00980D3B" w:rsidRDefault="00980D3B">
      <w:pPr>
        <w:pStyle w:val="Heading4"/>
      </w:pPr>
      <w:bookmarkStart w:id="84" w:name="_Toc498145871"/>
      <w:bookmarkStart w:id="85" w:name="_Toc527864439"/>
      <w:bookmarkStart w:id="86" w:name="_Toc527865911"/>
      <w:r>
        <w:t>Street Address (ST)</w:t>
      </w:r>
      <w:bookmarkEnd w:id="84"/>
      <w:bookmarkEnd w:id="85"/>
      <w:bookmarkEnd w:id="86"/>
    </w:p>
    <w:p w14:paraId="24973D4C" w14:textId="77777777" w:rsidR="00980D3B" w:rsidRDefault="00980D3B">
      <w:pPr>
        <w:pStyle w:val="NormalIndented"/>
      </w:pPr>
      <w:r>
        <w:t>Definition: This component specifies the street or mailing address of a person or institution. When referencing an institution, this first component is used to specify the institution name. When used in co</w:t>
      </w:r>
      <w:r>
        <w:t>n</w:t>
      </w:r>
      <w:r>
        <w:t>nection with a person, this component specifies the first line of the address.</w:t>
      </w:r>
    </w:p>
    <w:p w14:paraId="591755BD" w14:textId="77777777" w:rsidR="00980D3B" w:rsidRDefault="00980D3B">
      <w:pPr>
        <w:pStyle w:val="Heading4"/>
      </w:pPr>
      <w:bookmarkStart w:id="87" w:name="_Toc498145872"/>
      <w:bookmarkStart w:id="88" w:name="_Toc527864440"/>
      <w:bookmarkStart w:id="89" w:name="_Toc527865912"/>
      <w:r>
        <w:t>Other Designation (ST)</w:t>
      </w:r>
      <w:bookmarkEnd w:id="87"/>
      <w:bookmarkEnd w:id="88"/>
      <w:bookmarkEnd w:id="89"/>
    </w:p>
    <w:p w14:paraId="6F411849" w14:textId="77777777" w:rsidR="00980D3B" w:rsidRDefault="00980D3B">
      <w:pPr>
        <w:pStyle w:val="NormalIndented"/>
      </w:pPr>
      <w:r>
        <w:t>Definition: This component specifies the second line of address. In general, it qualifies address. Exa</w:t>
      </w:r>
      <w:r>
        <w:t>m</w:t>
      </w:r>
      <w:r>
        <w:t>ples: Suite 555 or Fourth Floor. When referencing an institution, this component specifies the street a</w:t>
      </w:r>
      <w:r>
        <w:t>d</w:t>
      </w:r>
      <w:r>
        <w:t>dress.</w:t>
      </w:r>
    </w:p>
    <w:p w14:paraId="2F4DA68D" w14:textId="77777777" w:rsidR="00980D3B" w:rsidRDefault="00980D3B">
      <w:pPr>
        <w:pStyle w:val="Heading4"/>
      </w:pPr>
      <w:bookmarkStart w:id="90" w:name="_Toc498145873"/>
      <w:bookmarkStart w:id="91" w:name="_Toc527864441"/>
      <w:bookmarkStart w:id="92" w:name="_Toc527865913"/>
      <w:r>
        <w:t>City (ST)</w:t>
      </w:r>
      <w:bookmarkEnd w:id="90"/>
      <w:bookmarkEnd w:id="91"/>
      <w:bookmarkEnd w:id="92"/>
    </w:p>
    <w:p w14:paraId="50FB36C7" w14:textId="77777777" w:rsidR="00980D3B" w:rsidRDefault="00980D3B">
      <w:pPr>
        <w:pStyle w:val="NormalIndented"/>
      </w:pPr>
      <w:r>
        <w:t>Definition: This component specifies the city, district or place where the addressee is located depending upon the national convention for formatting a</w:t>
      </w:r>
      <w:r>
        <w:t>d</w:t>
      </w:r>
      <w:r>
        <w:t>dresses for postal usage.</w:t>
      </w:r>
    </w:p>
    <w:p w14:paraId="50715C0A" w14:textId="77777777" w:rsidR="00980D3B" w:rsidRDefault="00980D3B">
      <w:pPr>
        <w:pStyle w:val="Heading4"/>
      </w:pPr>
      <w:bookmarkStart w:id="93" w:name="_Toc498145874"/>
      <w:bookmarkStart w:id="94" w:name="_Toc527864442"/>
      <w:bookmarkStart w:id="95" w:name="_Toc527865914"/>
      <w:r>
        <w:t>State Or Province (ST)</w:t>
      </w:r>
      <w:bookmarkEnd w:id="93"/>
      <w:bookmarkEnd w:id="94"/>
      <w:bookmarkEnd w:id="95"/>
    </w:p>
    <w:p w14:paraId="27E4CD1E" w14:textId="77777777" w:rsidR="00980D3B" w:rsidRDefault="00980D3B">
      <w:pPr>
        <w:pStyle w:val="NormalIndented"/>
      </w:pPr>
      <w:r>
        <w:t>Definition: This component specifies the state or province where the addressee is located. State or province should be represented by the official postal service codes for that country.</w:t>
      </w:r>
    </w:p>
    <w:p w14:paraId="0F9DB771" w14:textId="77777777" w:rsidR="00980D3B" w:rsidRDefault="00980D3B">
      <w:pPr>
        <w:pStyle w:val="Heading4"/>
      </w:pPr>
      <w:bookmarkStart w:id="96" w:name="_Toc498145875"/>
      <w:bookmarkStart w:id="97" w:name="_Toc527864443"/>
      <w:bookmarkStart w:id="98" w:name="_Toc527865915"/>
      <w:r>
        <w:t>Zip Or Postal Code (ST)</w:t>
      </w:r>
      <w:bookmarkEnd w:id="96"/>
      <w:bookmarkEnd w:id="97"/>
      <w:bookmarkEnd w:id="98"/>
    </w:p>
    <w:p w14:paraId="30931EBA" w14:textId="77777777" w:rsidR="00980D3B" w:rsidRDefault="00980D3B">
      <w:pPr>
        <w:pStyle w:val="NormalIndented"/>
      </w:pPr>
      <w:r>
        <w:t>Definition: This component specifies the zip or postal code where the addressee is located. Zip or postal codes should be represented by the official codes for that country. In the US, the zip code takes the form 99999[-9999], while the Canadian postal code takes the form A9A9A9 and the Australian Postcode takes the form 9999.</w:t>
      </w:r>
    </w:p>
    <w:p w14:paraId="170E93A6" w14:textId="77777777" w:rsidR="00980D3B" w:rsidRDefault="00980D3B">
      <w:pPr>
        <w:pStyle w:val="Heading4"/>
      </w:pPr>
      <w:bookmarkStart w:id="99" w:name="_Toc498145876"/>
      <w:bookmarkStart w:id="100" w:name="_Toc527864444"/>
      <w:bookmarkStart w:id="101" w:name="_Toc527865916"/>
      <w:r>
        <w:t>Country (ID)</w:t>
      </w:r>
      <w:bookmarkEnd w:id="99"/>
      <w:bookmarkEnd w:id="100"/>
      <w:bookmarkEnd w:id="101"/>
    </w:p>
    <w:p w14:paraId="2543051F" w14:textId="77777777" w:rsidR="00980D3B" w:rsidRDefault="00980D3B">
      <w:pPr>
        <w:pStyle w:val="NormalIndented"/>
      </w:pPr>
      <w:r>
        <w:t xml:space="preserve">Definition: This component specifies the country where the addressee is located. HL7 specifies that the 3-character (alphabetic) form of ISO 3166 be used for the country code. Refer to HL7 Table </w:t>
      </w:r>
      <w:bookmarkStart w:id="102" w:name="_Hlt487443558"/>
      <w:r>
        <w:t>0</w:t>
      </w:r>
      <w:bookmarkEnd w:id="102"/>
      <w:r>
        <w:t>399 – Country Code in section 2.15.9.17 for valid values.</w:t>
      </w:r>
    </w:p>
    <w:p w14:paraId="17284A7C" w14:textId="77777777" w:rsidR="00980D3B" w:rsidRDefault="00980D3B">
      <w:pPr>
        <w:pStyle w:val="Heading4"/>
      </w:pPr>
      <w:bookmarkStart w:id="103" w:name="_Toc498145877"/>
      <w:bookmarkStart w:id="104" w:name="_Toc527864445"/>
      <w:bookmarkStart w:id="105" w:name="_Toc527865917"/>
      <w:r>
        <w:t>Address Type (ID)</w:t>
      </w:r>
      <w:bookmarkEnd w:id="103"/>
      <w:bookmarkEnd w:id="104"/>
      <w:bookmarkEnd w:id="105"/>
    </w:p>
    <w:p w14:paraId="7FBE30D0" w14:textId="77777777" w:rsidR="00980D3B" w:rsidRDefault="00980D3B">
      <w:pPr>
        <w:pStyle w:val="NormalIndented"/>
      </w:pPr>
      <w:r>
        <w:t xml:space="preserve">Definition: This component specifies the kind or type of address. Refer to </w:t>
      </w:r>
      <w:hyperlink w:anchor="HL70190" w:history="1">
        <w:r>
          <w:rPr>
            <w:rStyle w:val="HyperlinkText"/>
          </w:rPr>
          <w:t xml:space="preserve">HL7 Table </w:t>
        </w:r>
        <w:bookmarkStart w:id="106" w:name="_Hlt495216772"/>
        <w:r>
          <w:rPr>
            <w:rStyle w:val="HyperlinkText"/>
          </w:rPr>
          <w:t>0</w:t>
        </w:r>
        <w:bookmarkEnd w:id="106"/>
        <w:r>
          <w:rPr>
            <w:rStyle w:val="HyperlinkText"/>
          </w:rPr>
          <w:t>190 - Add</w:t>
        </w:r>
        <w:bookmarkStart w:id="107" w:name="_Hlt478463008"/>
        <w:r>
          <w:rPr>
            <w:rStyle w:val="HyperlinkText"/>
          </w:rPr>
          <w:t>r</w:t>
        </w:r>
        <w:bookmarkEnd w:id="107"/>
        <w:r>
          <w:rPr>
            <w:rStyle w:val="HyperlinkText"/>
          </w:rPr>
          <w:t>ess Type</w:t>
        </w:r>
      </w:hyperlink>
      <w:r>
        <w:t xml:space="preserve"> for valid values.</w:t>
      </w:r>
    </w:p>
    <w:p w14:paraId="3E639D7D" w14:textId="77777777" w:rsidR="00980D3B" w:rsidRDefault="00980D3B">
      <w:pPr>
        <w:pStyle w:val="HL7TableCaption"/>
      </w:pPr>
      <w:bookmarkStart w:id="108" w:name="_Hlt478371449"/>
      <w:bookmarkEnd w:id="108"/>
      <w:r>
        <w:t>HL7 Table 0190 - Address type</w:t>
      </w:r>
      <w:bookmarkStart w:id="109" w:name="HL70190"/>
      <w:bookmarkEnd w:id="109"/>
      <w:r>
        <w:fldChar w:fldCharType="begin"/>
      </w:r>
      <w:r>
        <w:instrText xml:space="preserve"> XE "HL7 Table 0190 - Address type"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57" w:type="dxa"/>
          <w:right w:w="57" w:type="dxa"/>
        </w:tblCellMar>
        <w:tblLook w:val="0000" w:firstRow="0" w:lastRow="0" w:firstColumn="0" w:lastColumn="0" w:noHBand="0" w:noVBand="0"/>
      </w:tblPr>
      <w:tblGrid>
        <w:gridCol w:w="981"/>
        <w:gridCol w:w="5367"/>
        <w:gridCol w:w="2700"/>
      </w:tblGrid>
      <w:tr w:rsidR="00980D3B" w14:paraId="7CDE4F9A" w14:textId="77777777">
        <w:tblPrEx>
          <w:tblCellMar>
            <w:top w:w="0" w:type="dxa"/>
            <w:bottom w:w="0" w:type="dxa"/>
          </w:tblCellMar>
        </w:tblPrEx>
        <w:trPr>
          <w:tblHeader/>
          <w:jc w:val="center"/>
        </w:trPr>
        <w:tc>
          <w:tcPr>
            <w:tcW w:w="981" w:type="dxa"/>
            <w:tcBorders>
              <w:top w:val="double" w:sz="4" w:space="0" w:color="auto"/>
              <w:bottom w:val="single" w:sz="4" w:space="0" w:color="auto"/>
            </w:tcBorders>
            <w:shd w:val="pct10" w:color="auto" w:fill="FFFFFF"/>
          </w:tcPr>
          <w:p w14:paraId="0E9D9D0E" w14:textId="77777777" w:rsidR="00980D3B" w:rsidRDefault="00980D3B">
            <w:pPr>
              <w:pStyle w:val="HL7TableHeader"/>
              <w:jc w:val="center"/>
              <w:rPr>
                <w:lang w:val="fr-FR"/>
              </w:rPr>
            </w:pPr>
            <w:r>
              <w:rPr>
                <w:lang w:val="fr-FR"/>
              </w:rPr>
              <w:t>Value</w:t>
            </w:r>
          </w:p>
        </w:tc>
        <w:tc>
          <w:tcPr>
            <w:tcW w:w="5367" w:type="dxa"/>
            <w:tcBorders>
              <w:top w:val="double" w:sz="4" w:space="0" w:color="auto"/>
              <w:bottom w:val="single" w:sz="4" w:space="0" w:color="auto"/>
            </w:tcBorders>
            <w:shd w:val="pct10" w:color="auto" w:fill="FFFFFF"/>
          </w:tcPr>
          <w:p w14:paraId="4F9ED0FE" w14:textId="77777777" w:rsidR="00980D3B" w:rsidRDefault="00980D3B">
            <w:pPr>
              <w:pStyle w:val="HL7TableHeader"/>
              <w:rPr>
                <w:lang w:val="fr-FR"/>
              </w:rPr>
            </w:pPr>
            <w:r>
              <w:rPr>
                <w:lang w:val="fr-FR"/>
              </w:rPr>
              <w:t>Description</w:t>
            </w:r>
          </w:p>
        </w:tc>
        <w:tc>
          <w:tcPr>
            <w:tcW w:w="2700" w:type="dxa"/>
            <w:tcBorders>
              <w:top w:val="double" w:sz="4" w:space="0" w:color="auto"/>
              <w:bottom w:val="single" w:sz="4" w:space="0" w:color="auto"/>
            </w:tcBorders>
            <w:shd w:val="pct10" w:color="auto" w:fill="FFFFFF"/>
          </w:tcPr>
          <w:p w14:paraId="1AC46EE0" w14:textId="77777777" w:rsidR="00980D3B" w:rsidRDefault="00980D3B">
            <w:pPr>
              <w:pStyle w:val="HL7TableHeader"/>
              <w:rPr>
                <w:lang w:val="fr-FR"/>
              </w:rPr>
            </w:pPr>
            <w:r>
              <w:rPr>
                <w:lang w:val="fr-FR"/>
              </w:rPr>
              <w:t>Comment</w:t>
            </w:r>
          </w:p>
        </w:tc>
      </w:tr>
      <w:tr w:rsidR="00980D3B" w14:paraId="4E0263B9"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77A0CB0A" w14:textId="77777777" w:rsidR="00980D3B" w:rsidRDefault="00980D3B">
            <w:pPr>
              <w:pStyle w:val="HL7TableBody"/>
              <w:jc w:val="center"/>
            </w:pPr>
            <w:r>
              <w:t>BA</w:t>
            </w:r>
          </w:p>
        </w:tc>
        <w:tc>
          <w:tcPr>
            <w:tcW w:w="5367" w:type="dxa"/>
            <w:tcBorders>
              <w:top w:val="single" w:sz="4" w:space="0" w:color="auto"/>
              <w:bottom w:val="single" w:sz="4" w:space="0" w:color="auto"/>
            </w:tcBorders>
          </w:tcPr>
          <w:p w14:paraId="6E9A47D3" w14:textId="77777777" w:rsidR="00980D3B" w:rsidRDefault="00980D3B">
            <w:pPr>
              <w:pStyle w:val="HL7TableBody"/>
            </w:pPr>
            <w:r>
              <w:t>Bad address</w:t>
            </w:r>
          </w:p>
        </w:tc>
        <w:tc>
          <w:tcPr>
            <w:tcW w:w="2700" w:type="dxa"/>
            <w:tcBorders>
              <w:top w:val="single" w:sz="4" w:space="0" w:color="auto"/>
              <w:bottom w:val="single" w:sz="4" w:space="0" w:color="auto"/>
            </w:tcBorders>
          </w:tcPr>
          <w:p w14:paraId="2FC259F9" w14:textId="77777777" w:rsidR="00980D3B" w:rsidRDefault="00980D3B">
            <w:pPr>
              <w:pStyle w:val="HL7TableBody"/>
            </w:pPr>
          </w:p>
        </w:tc>
      </w:tr>
      <w:tr w:rsidR="00980D3B" w14:paraId="79E037F3"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4CB887DF" w14:textId="77777777" w:rsidR="00980D3B" w:rsidRDefault="00980D3B">
            <w:pPr>
              <w:pStyle w:val="HL7TableBody"/>
              <w:jc w:val="center"/>
            </w:pPr>
            <w:r>
              <w:t>N</w:t>
            </w:r>
          </w:p>
        </w:tc>
        <w:tc>
          <w:tcPr>
            <w:tcW w:w="5367" w:type="dxa"/>
            <w:tcBorders>
              <w:top w:val="single" w:sz="4" w:space="0" w:color="auto"/>
              <w:bottom w:val="single" w:sz="4" w:space="0" w:color="auto"/>
            </w:tcBorders>
          </w:tcPr>
          <w:p w14:paraId="5E4163C8" w14:textId="77777777" w:rsidR="00980D3B" w:rsidRDefault="00980D3B">
            <w:pPr>
              <w:pStyle w:val="HL7TableBody"/>
            </w:pPr>
            <w:r>
              <w:t>Birth (nee) (birth address, not otherwise specified)</w:t>
            </w:r>
          </w:p>
        </w:tc>
        <w:tc>
          <w:tcPr>
            <w:tcW w:w="2700" w:type="dxa"/>
            <w:tcBorders>
              <w:top w:val="single" w:sz="4" w:space="0" w:color="auto"/>
              <w:bottom w:val="single" w:sz="4" w:space="0" w:color="auto"/>
            </w:tcBorders>
          </w:tcPr>
          <w:p w14:paraId="0D9DCD78" w14:textId="77777777" w:rsidR="00980D3B" w:rsidRDefault="00980D3B">
            <w:pPr>
              <w:pStyle w:val="HL7TableBody"/>
            </w:pPr>
          </w:p>
        </w:tc>
      </w:tr>
      <w:tr w:rsidR="00980D3B" w14:paraId="65737166"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29CF70CC" w14:textId="77777777" w:rsidR="00980D3B" w:rsidRDefault="00980D3B">
            <w:pPr>
              <w:pStyle w:val="HL7TableBody"/>
              <w:jc w:val="center"/>
            </w:pPr>
            <w:r>
              <w:t>BDL</w:t>
            </w:r>
          </w:p>
        </w:tc>
        <w:tc>
          <w:tcPr>
            <w:tcW w:w="5367" w:type="dxa"/>
            <w:tcBorders>
              <w:top w:val="single" w:sz="4" w:space="0" w:color="auto"/>
              <w:bottom w:val="single" w:sz="4" w:space="0" w:color="auto"/>
            </w:tcBorders>
          </w:tcPr>
          <w:p w14:paraId="1626FDFB" w14:textId="77777777" w:rsidR="00980D3B" w:rsidRDefault="00980D3B">
            <w:pPr>
              <w:pStyle w:val="HL7TableBody"/>
            </w:pPr>
            <w:r>
              <w:t>Birth delivery location (address where birth occurred)</w:t>
            </w:r>
          </w:p>
        </w:tc>
        <w:tc>
          <w:tcPr>
            <w:tcW w:w="2700" w:type="dxa"/>
            <w:tcBorders>
              <w:top w:val="single" w:sz="4" w:space="0" w:color="auto"/>
              <w:bottom w:val="single" w:sz="4" w:space="0" w:color="auto"/>
            </w:tcBorders>
          </w:tcPr>
          <w:p w14:paraId="70EA3EAD" w14:textId="77777777" w:rsidR="00980D3B" w:rsidRDefault="00980D3B">
            <w:pPr>
              <w:pStyle w:val="HL7TableBody"/>
            </w:pPr>
          </w:p>
        </w:tc>
      </w:tr>
      <w:tr w:rsidR="00980D3B" w14:paraId="78794565"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18D24E51" w14:textId="77777777" w:rsidR="00980D3B" w:rsidRDefault="00980D3B">
            <w:pPr>
              <w:pStyle w:val="HL7TableBody"/>
              <w:jc w:val="center"/>
            </w:pPr>
            <w:r>
              <w:t>F</w:t>
            </w:r>
          </w:p>
        </w:tc>
        <w:tc>
          <w:tcPr>
            <w:tcW w:w="5367" w:type="dxa"/>
            <w:tcBorders>
              <w:top w:val="single" w:sz="4" w:space="0" w:color="auto"/>
              <w:bottom w:val="single" w:sz="4" w:space="0" w:color="auto"/>
            </w:tcBorders>
          </w:tcPr>
          <w:p w14:paraId="5713415B" w14:textId="77777777" w:rsidR="00980D3B" w:rsidRDefault="00980D3B">
            <w:pPr>
              <w:pStyle w:val="HL7TableBody"/>
            </w:pPr>
            <w:r>
              <w:t>Country Of Origin</w:t>
            </w:r>
          </w:p>
        </w:tc>
        <w:tc>
          <w:tcPr>
            <w:tcW w:w="2700" w:type="dxa"/>
            <w:tcBorders>
              <w:top w:val="single" w:sz="4" w:space="0" w:color="auto"/>
              <w:bottom w:val="single" w:sz="4" w:space="0" w:color="auto"/>
            </w:tcBorders>
          </w:tcPr>
          <w:p w14:paraId="18BF2849" w14:textId="77777777" w:rsidR="00980D3B" w:rsidRDefault="00980D3B">
            <w:pPr>
              <w:pStyle w:val="HL7TableBody"/>
            </w:pPr>
          </w:p>
        </w:tc>
      </w:tr>
      <w:tr w:rsidR="00980D3B" w14:paraId="58986EDC"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5F681B77" w14:textId="77777777" w:rsidR="00980D3B" w:rsidRDefault="00980D3B">
            <w:pPr>
              <w:pStyle w:val="HL7TableBody"/>
              <w:jc w:val="center"/>
            </w:pPr>
            <w:r>
              <w:t>C</w:t>
            </w:r>
          </w:p>
        </w:tc>
        <w:tc>
          <w:tcPr>
            <w:tcW w:w="5367" w:type="dxa"/>
            <w:tcBorders>
              <w:top w:val="single" w:sz="4" w:space="0" w:color="auto"/>
              <w:bottom w:val="single" w:sz="4" w:space="0" w:color="auto"/>
            </w:tcBorders>
          </w:tcPr>
          <w:p w14:paraId="37F29419" w14:textId="77777777" w:rsidR="00980D3B" w:rsidRDefault="00980D3B">
            <w:pPr>
              <w:pStyle w:val="HL7TableBody"/>
            </w:pPr>
            <w:r>
              <w:t>Current Or Temporary</w:t>
            </w:r>
          </w:p>
        </w:tc>
        <w:tc>
          <w:tcPr>
            <w:tcW w:w="2700" w:type="dxa"/>
            <w:tcBorders>
              <w:top w:val="single" w:sz="4" w:space="0" w:color="auto"/>
              <w:bottom w:val="single" w:sz="4" w:space="0" w:color="auto"/>
            </w:tcBorders>
          </w:tcPr>
          <w:p w14:paraId="70286430" w14:textId="77777777" w:rsidR="00980D3B" w:rsidRDefault="00980D3B">
            <w:pPr>
              <w:pStyle w:val="HL7TableBody"/>
            </w:pPr>
          </w:p>
        </w:tc>
      </w:tr>
      <w:tr w:rsidR="00980D3B" w14:paraId="5D70B56E"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6AE1DDA3" w14:textId="77777777" w:rsidR="00980D3B" w:rsidRDefault="00980D3B">
            <w:pPr>
              <w:pStyle w:val="HL7TableBody"/>
              <w:jc w:val="center"/>
            </w:pPr>
            <w:r>
              <w:t>B</w:t>
            </w:r>
          </w:p>
        </w:tc>
        <w:tc>
          <w:tcPr>
            <w:tcW w:w="5367" w:type="dxa"/>
            <w:tcBorders>
              <w:top w:val="single" w:sz="4" w:space="0" w:color="auto"/>
              <w:bottom w:val="single" w:sz="4" w:space="0" w:color="auto"/>
            </w:tcBorders>
          </w:tcPr>
          <w:p w14:paraId="7600AFBF" w14:textId="77777777" w:rsidR="00980D3B" w:rsidRDefault="00980D3B">
            <w:pPr>
              <w:pStyle w:val="HL7TableBody"/>
            </w:pPr>
            <w:r>
              <w:t>Firm/Business</w:t>
            </w:r>
          </w:p>
        </w:tc>
        <w:tc>
          <w:tcPr>
            <w:tcW w:w="2700" w:type="dxa"/>
            <w:tcBorders>
              <w:top w:val="single" w:sz="4" w:space="0" w:color="auto"/>
              <w:bottom w:val="single" w:sz="4" w:space="0" w:color="auto"/>
            </w:tcBorders>
          </w:tcPr>
          <w:p w14:paraId="13632435" w14:textId="77777777" w:rsidR="00980D3B" w:rsidRDefault="00980D3B">
            <w:pPr>
              <w:pStyle w:val="HL7TableBody"/>
            </w:pPr>
          </w:p>
        </w:tc>
      </w:tr>
      <w:tr w:rsidR="00980D3B" w14:paraId="1CE95822"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47ED354C" w14:textId="77777777" w:rsidR="00980D3B" w:rsidRDefault="00980D3B">
            <w:pPr>
              <w:pStyle w:val="HL7TableBody"/>
              <w:jc w:val="center"/>
            </w:pPr>
            <w:r>
              <w:lastRenderedPageBreak/>
              <w:t>H</w:t>
            </w:r>
          </w:p>
        </w:tc>
        <w:tc>
          <w:tcPr>
            <w:tcW w:w="5367" w:type="dxa"/>
            <w:tcBorders>
              <w:top w:val="single" w:sz="4" w:space="0" w:color="auto"/>
              <w:bottom w:val="single" w:sz="4" w:space="0" w:color="auto"/>
            </w:tcBorders>
          </w:tcPr>
          <w:p w14:paraId="72227382" w14:textId="77777777" w:rsidR="00980D3B" w:rsidRDefault="00980D3B">
            <w:pPr>
              <w:pStyle w:val="HL7TableBody"/>
            </w:pPr>
            <w:r>
              <w:t>Home</w:t>
            </w:r>
          </w:p>
        </w:tc>
        <w:tc>
          <w:tcPr>
            <w:tcW w:w="2700" w:type="dxa"/>
            <w:tcBorders>
              <w:top w:val="single" w:sz="4" w:space="0" w:color="auto"/>
              <w:bottom w:val="single" w:sz="4" w:space="0" w:color="auto"/>
            </w:tcBorders>
          </w:tcPr>
          <w:p w14:paraId="2EB62655" w14:textId="77777777" w:rsidR="00980D3B" w:rsidRDefault="00980D3B">
            <w:pPr>
              <w:pStyle w:val="HL7TableBody"/>
            </w:pPr>
          </w:p>
        </w:tc>
      </w:tr>
      <w:tr w:rsidR="00980D3B" w14:paraId="7BD83AEC"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3EE6CE3E" w14:textId="77777777" w:rsidR="00980D3B" w:rsidRDefault="00980D3B">
            <w:pPr>
              <w:pStyle w:val="HL7TableBody"/>
              <w:jc w:val="center"/>
            </w:pPr>
            <w:r>
              <w:t>L</w:t>
            </w:r>
          </w:p>
        </w:tc>
        <w:tc>
          <w:tcPr>
            <w:tcW w:w="5367" w:type="dxa"/>
            <w:tcBorders>
              <w:top w:val="single" w:sz="4" w:space="0" w:color="auto"/>
              <w:bottom w:val="single" w:sz="4" w:space="0" w:color="auto"/>
            </w:tcBorders>
          </w:tcPr>
          <w:p w14:paraId="3782FBB6" w14:textId="77777777" w:rsidR="00980D3B" w:rsidRDefault="00980D3B">
            <w:pPr>
              <w:pStyle w:val="HL7TableBody"/>
            </w:pPr>
            <w:r>
              <w:t>Legal Address</w:t>
            </w:r>
          </w:p>
        </w:tc>
        <w:tc>
          <w:tcPr>
            <w:tcW w:w="2700" w:type="dxa"/>
            <w:tcBorders>
              <w:top w:val="single" w:sz="4" w:space="0" w:color="auto"/>
              <w:bottom w:val="single" w:sz="4" w:space="0" w:color="auto"/>
            </w:tcBorders>
          </w:tcPr>
          <w:p w14:paraId="36FF5121" w14:textId="77777777" w:rsidR="00980D3B" w:rsidRDefault="00980D3B">
            <w:pPr>
              <w:pStyle w:val="HL7TableBody"/>
            </w:pPr>
          </w:p>
        </w:tc>
      </w:tr>
      <w:tr w:rsidR="00980D3B" w14:paraId="355C61E4"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31596B11" w14:textId="77777777" w:rsidR="00980D3B" w:rsidRDefault="00980D3B">
            <w:pPr>
              <w:pStyle w:val="HL7TableBody"/>
              <w:jc w:val="center"/>
            </w:pPr>
            <w:r>
              <w:t>M</w:t>
            </w:r>
          </w:p>
        </w:tc>
        <w:tc>
          <w:tcPr>
            <w:tcW w:w="5367" w:type="dxa"/>
            <w:tcBorders>
              <w:top w:val="single" w:sz="4" w:space="0" w:color="auto"/>
              <w:bottom w:val="single" w:sz="4" w:space="0" w:color="auto"/>
            </w:tcBorders>
          </w:tcPr>
          <w:p w14:paraId="4E6D446A" w14:textId="77777777" w:rsidR="00980D3B" w:rsidRDefault="00980D3B">
            <w:pPr>
              <w:pStyle w:val="HL7TableBody"/>
            </w:pPr>
            <w:r>
              <w:t>Mailing</w:t>
            </w:r>
          </w:p>
        </w:tc>
        <w:tc>
          <w:tcPr>
            <w:tcW w:w="2700" w:type="dxa"/>
            <w:tcBorders>
              <w:top w:val="single" w:sz="4" w:space="0" w:color="auto"/>
              <w:bottom w:val="single" w:sz="4" w:space="0" w:color="auto"/>
            </w:tcBorders>
          </w:tcPr>
          <w:p w14:paraId="50E67D29" w14:textId="77777777" w:rsidR="00980D3B" w:rsidRDefault="00980D3B">
            <w:pPr>
              <w:pStyle w:val="HL7TableBody"/>
            </w:pPr>
          </w:p>
        </w:tc>
      </w:tr>
      <w:tr w:rsidR="00980D3B" w14:paraId="4F00048D"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3424330F" w14:textId="77777777" w:rsidR="00980D3B" w:rsidRDefault="00980D3B">
            <w:pPr>
              <w:pStyle w:val="HL7TableBody"/>
              <w:jc w:val="center"/>
            </w:pPr>
            <w:r>
              <w:t>O</w:t>
            </w:r>
          </w:p>
        </w:tc>
        <w:tc>
          <w:tcPr>
            <w:tcW w:w="5367" w:type="dxa"/>
            <w:tcBorders>
              <w:top w:val="single" w:sz="4" w:space="0" w:color="auto"/>
              <w:bottom w:val="single" w:sz="4" w:space="0" w:color="auto"/>
            </w:tcBorders>
          </w:tcPr>
          <w:p w14:paraId="6BC78802" w14:textId="77777777" w:rsidR="00980D3B" w:rsidRDefault="00980D3B">
            <w:pPr>
              <w:pStyle w:val="HL7TableBody"/>
            </w:pPr>
            <w:r>
              <w:t>Office</w:t>
            </w:r>
          </w:p>
        </w:tc>
        <w:tc>
          <w:tcPr>
            <w:tcW w:w="2700" w:type="dxa"/>
            <w:tcBorders>
              <w:top w:val="single" w:sz="4" w:space="0" w:color="auto"/>
              <w:bottom w:val="single" w:sz="4" w:space="0" w:color="auto"/>
            </w:tcBorders>
          </w:tcPr>
          <w:p w14:paraId="60B9B274" w14:textId="77777777" w:rsidR="00980D3B" w:rsidRDefault="00980D3B">
            <w:pPr>
              <w:pStyle w:val="HL7TableBody"/>
            </w:pPr>
          </w:p>
        </w:tc>
      </w:tr>
      <w:tr w:rsidR="00980D3B" w14:paraId="69FE4C2A"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4EBB6B17" w14:textId="77777777" w:rsidR="00980D3B" w:rsidRDefault="00980D3B">
            <w:pPr>
              <w:pStyle w:val="HL7TableBody"/>
              <w:jc w:val="center"/>
              <w:rPr>
                <w:lang w:val="fr-FR"/>
              </w:rPr>
            </w:pPr>
            <w:r>
              <w:rPr>
                <w:lang w:val="fr-FR"/>
              </w:rPr>
              <w:t>P</w:t>
            </w:r>
          </w:p>
        </w:tc>
        <w:tc>
          <w:tcPr>
            <w:tcW w:w="5367" w:type="dxa"/>
            <w:tcBorders>
              <w:top w:val="single" w:sz="4" w:space="0" w:color="auto"/>
              <w:bottom w:val="single" w:sz="4" w:space="0" w:color="auto"/>
            </w:tcBorders>
          </w:tcPr>
          <w:p w14:paraId="07083158" w14:textId="77777777" w:rsidR="00980D3B" w:rsidRDefault="00980D3B">
            <w:pPr>
              <w:pStyle w:val="HL7TableBody"/>
              <w:rPr>
                <w:lang w:val="fr-FR"/>
              </w:rPr>
            </w:pPr>
            <w:r>
              <w:rPr>
                <w:lang w:val="fr-FR"/>
              </w:rPr>
              <w:t>Permanent</w:t>
            </w:r>
          </w:p>
        </w:tc>
        <w:tc>
          <w:tcPr>
            <w:tcW w:w="2700" w:type="dxa"/>
            <w:tcBorders>
              <w:top w:val="single" w:sz="4" w:space="0" w:color="auto"/>
              <w:bottom w:val="single" w:sz="4" w:space="0" w:color="auto"/>
            </w:tcBorders>
          </w:tcPr>
          <w:p w14:paraId="6059A43B" w14:textId="77777777" w:rsidR="00980D3B" w:rsidRDefault="00980D3B">
            <w:pPr>
              <w:pStyle w:val="HL7TableBody"/>
              <w:rPr>
                <w:lang w:val="fr-FR"/>
              </w:rPr>
            </w:pPr>
          </w:p>
        </w:tc>
      </w:tr>
      <w:tr w:rsidR="00980D3B" w14:paraId="34576CCB" w14:textId="77777777">
        <w:tblPrEx>
          <w:tblCellMar>
            <w:top w:w="0" w:type="dxa"/>
            <w:bottom w:w="0" w:type="dxa"/>
          </w:tblCellMar>
        </w:tblPrEx>
        <w:trPr>
          <w:jc w:val="center"/>
        </w:trPr>
        <w:tc>
          <w:tcPr>
            <w:tcW w:w="981" w:type="dxa"/>
            <w:tcBorders>
              <w:top w:val="single" w:sz="4" w:space="0" w:color="auto"/>
              <w:bottom w:val="single" w:sz="4" w:space="0" w:color="auto"/>
            </w:tcBorders>
          </w:tcPr>
          <w:p w14:paraId="5BBCD434" w14:textId="77777777" w:rsidR="00980D3B" w:rsidRDefault="00980D3B">
            <w:pPr>
              <w:pStyle w:val="HL7TableBody"/>
              <w:jc w:val="center"/>
              <w:rPr>
                <w:lang w:val="fr-FR"/>
              </w:rPr>
            </w:pPr>
            <w:r>
              <w:rPr>
                <w:lang w:val="fr-FR"/>
              </w:rPr>
              <w:t>RH</w:t>
            </w:r>
          </w:p>
        </w:tc>
        <w:tc>
          <w:tcPr>
            <w:tcW w:w="5367" w:type="dxa"/>
            <w:tcBorders>
              <w:top w:val="single" w:sz="4" w:space="0" w:color="auto"/>
              <w:bottom w:val="single" w:sz="4" w:space="0" w:color="auto"/>
            </w:tcBorders>
          </w:tcPr>
          <w:p w14:paraId="7625ACC6" w14:textId="77777777" w:rsidR="00980D3B" w:rsidRDefault="00980D3B">
            <w:pPr>
              <w:pStyle w:val="HL7TableBody"/>
            </w:pPr>
            <w:r>
              <w:t>Registry home. Refers to the information system, typically managed by a public health agency, that stores patient information such as immunization histories or cancer data, regar</w:t>
            </w:r>
            <w:r>
              <w:t>d</w:t>
            </w:r>
            <w:r>
              <w:t>less of where the patient obtains services.</w:t>
            </w:r>
          </w:p>
        </w:tc>
        <w:tc>
          <w:tcPr>
            <w:tcW w:w="2700" w:type="dxa"/>
            <w:tcBorders>
              <w:top w:val="single" w:sz="4" w:space="0" w:color="auto"/>
              <w:bottom w:val="single" w:sz="4" w:space="0" w:color="auto"/>
            </w:tcBorders>
          </w:tcPr>
          <w:p w14:paraId="1E6218A0" w14:textId="77777777" w:rsidR="00980D3B" w:rsidRDefault="00980D3B">
            <w:pPr>
              <w:pStyle w:val="HL7TableBody"/>
            </w:pPr>
          </w:p>
        </w:tc>
      </w:tr>
      <w:tr w:rsidR="00980D3B" w14:paraId="721FFAD8" w14:textId="77777777">
        <w:tblPrEx>
          <w:tblCellMar>
            <w:top w:w="0" w:type="dxa"/>
            <w:bottom w:w="0" w:type="dxa"/>
          </w:tblCellMar>
        </w:tblPrEx>
        <w:trPr>
          <w:jc w:val="center"/>
        </w:trPr>
        <w:tc>
          <w:tcPr>
            <w:tcW w:w="981" w:type="dxa"/>
            <w:tcBorders>
              <w:top w:val="single" w:sz="4" w:space="0" w:color="auto"/>
              <w:bottom w:val="double" w:sz="4" w:space="0" w:color="auto"/>
            </w:tcBorders>
          </w:tcPr>
          <w:p w14:paraId="18F58A34" w14:textId="77777777" w:rsidR="00980D3B" w:rsidRDefault="00980D3B">
            <w:pPr>
              <w:pStyle w:val="HL7TableBody"/>
              <w:jc w:val="center"/>
            </w:pPr>
            <w:r>
              <w:t>BR</w:t>
            </w:r>
          </w:p>
        </w:tc>
        <w:tc>
          <w:tcPr>
            <w:tcW w:w="5367" w:type="dxa"/>
            <w:tcBorders>
              <w:top w:val="single" w:sz="4" w:space="0" w:color="auto"/>
              <w:bottom w:val="double" w:sz="4" w:space="0" w:color="auto"/>
            </w:tcBorders>
          </w:tcPr>
          <w:p w14:paraId="1EC3BA4B" w14:textId="77777777" w:rsidR="00980D3B" w:rsidRDefault="00980D3B">
            <w:pPr>
              <w:pStyle w:val="HL7TableBody"/>
            </w:pPr>
            <w:r>
              <w:t>Residence at birth (home address at time of birth)</w:t>
            </w:r>
          </w:p>
        </w:tc>
        <w:tc>
          <w:tcPr>
            <w:tcW w:w="2700" w:type="dxa"/>
            <w:tcBorders>
              <w:top w:val="single" w:sz="4" w:space="0" w:color="auto"/>
              <w:bottom w:val="double" w:sz="4" w:space="0" w:color="auto"/>
            </w:tcBorders>
          </w:tcPr>
          <w:p w14:paraId="55CE9B13" w14:textId="77777777" w:rsidR="00980D3B" w:rsidRDefault="00980D3B">
            <w:pPr>
              <w:pStyle w:val="HL7TableBody"/>
            </w:pPr>
          </w:p>
        </w:tc>
      </w:tr>
    </w:tbl>
    <w:p w14:paraId="4FE73398" w14:textId="77777777" w:rsidR="00980D3B" w:rsidRDefault="00980D3B">
      <w:pPr>
        <w:pStyle w:val="Heading4"/>
      </w:pPr>
      <w:bookmarkStart w:id="110" w:name="_Toc498145878"/>
      <w:bookmarkStart w:id="111" w:name="_Toc527864446"/>
      <w:bookmarkStart w:id="112" w:name="_Toc527865918"/>
      <w:r>
        <w:t>Other geographic designation (ST)</w:t>
      </w:r>
      <w:bookmarkEnd w:id="110"/>
      <w:bookmarkEnd w:id="111"/>
      <w:bookmarkEnd w:id="112"/>
    </w:p>
    <w:p w14:paraId="73B32342" w14:textId="77777777" w:rsidR="00980D3B" w:rsidRDefault="00980D3B">
      <w:pPr>
        <w:pStyle w:val="NormalIndented"/>
      </w:pPr>
      <w:r>
        <w:t>Definition: This component specifies any other geographic designation that may be necessary. It includes county, bioregion, SMSA, etc.</w:t>
      </w:r>
    </w:p>
    <w:bookmarkStart w:id="113" w:name="_Ref174701"/>
    <w:p w14:paraId="3A5CA166" w14:textId="77777777" w:rsidR="00980D3B" w:rsidRDefault="00980D3B">
      <w:pPr>
        <w:pStyle w:val="Heading3"/>
        <w:rPr>
          <w:snapToGrid w:val="0"/>
        </w:rPr>
      </w:pPr>
      <w:r>
        <w:fldChar w:fldCharType="begin"/>
      </w:r>
      <w:r>
        <w:instrText>xe "AUI"</w:instrText>
      </w:r>
      <w:r>
        <w:fldChar w:fldCharType="end"/>
      </w:r>
      <w:r>
        <w:fldChar w:fldCharType="begin"/>
      </w:r>
      <w:r>
        <w:instrText>xe "Data types: AUI"</w:instrText>
      </w:r>
      <w:r>
        <w:fldChar w:fldCharType="end"/>
      </w:r>
      <w:bookmarkStart w:id="114" w:name="_Toc496453"/>
      <w:bookmarkStart w:id="115" w:name="_Toc524800"/>
      <w:bookmarkStart w:id="116" w:name="_Toc1802383"/>
      <w:bookmarkStart w:id="117" w:name="_Toc22448378"/>
      <w:bookmarkStart w:id="118" w:name="_Toc22697570"/>
      <w:bookmarkStart w:id="119" w:name="_Toc24273605"/>
      <w:r>
        <w:t xml:space="preserve">AUI - </w:t>
      </w:r>
      <w:r>
        <w:rPr>
          <w:snapToGrid w:val="0"/>
        </w:rPr>
        <w:t>authorization information</w:t>
      </w:r>
      <w:bookmarkEnd w:id="113"/>
      <w:bookmarkEnd w:id="114"/>
      <w:bookmarkEnd w:id="115"/>
      <w:bookmarkEnd w:id="116"/>
      <w:bookmarkEnd w:id="117"/>
      <w:bookmarkEnd w:id="118"/>
      <w:bookmarkEnd w:id="119"/>
    </w:p>
    <w:p w14:paraId="0EA89ACD" w14:textId="77777777" w:rsidR="00980D3B" w:rsidRDefault="00980D3B">
      <w:pPr>
        <w:pStyle w:val="ComponentTableCaption"/>
      </w:pPr>
      <w:bookmarkStart w:id="120" w:name="AUI"/>
      <w:r>
        <w:t xml:space="preserve">HL7 Component Table - AUI – Authorization Information </w:t>
      </w:r>
      <w:r>
        <w:fldChar w:fldCharType="begin"/>
      </w:r>
      <w:r>
        <w:instrText xml:space="preserve"> XE "HL7 Component Table - AUI" </w:instrText>
      </w:r>
      <w:r>
        <w:fldChar w:fldCharType="end"/>
      </w:r>
      <w:bookmarkEnd w:id="12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631FD9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5476EA8"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506D081C"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01DCF55D"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14BDA670"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4AA6CC4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BF7124F"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0865716"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CC7C088" w14:textId="77777777" w:rsidR="00980D3B" w:rsidRDefault="00980D3B">
            <w:pPr>
              <w:pStyle w:val="ComponentTableHeader"/>
              <w:rPr>
                <w:lang w:val="fr-FR"/>
              </w:rPr>
            </w:pPr>
            <w:r>
              <w:rPr>
                <w:lang w:val="fr-FR"/>
              </w:rPr>
              <w:t>SEC.REF.</w:t>
            </w:r>
          </w:p>
        </w:tc>
      </w:tr>
      <w:tr w:rsidR="00980D3B" w14:paraId="1B462D2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6D98D8C" w14:textId="77777777" w:rsidR="00980D3B" w:rsidRDefault="00980D3B">
            <w:pPr>
              <w:pStyle w:val="ComponentTableBody"/>
            </w:pPr>
            <w:r>
              <w:t>1</w:t>
            </w:r>
          </w:p>
        </w:tc>
        <w:tc>
          <w:tcPr>
            <w:tcW w:w="576" w:type="dxa"/>
            <w:tcBorders>
              <w:top w:val="single" w:sz="4" w:space="0" w:color="auto"/>
              <w:bottom w:val="single" w:sz="4" w:space="0" w:color="auto"/>
            </w:tcBorders>
          </w:tcPr>
          <w:p w14:paraId="431826F3" w14:textId="77777777" w:rsidR="00980D3B" w:rsidRDefault="00980D3B">
            <w:pPr>
              <w:pStyle w:val="ComponentTableBody"/>
            </w:pPr>
            <w:r>
              <w:t>30</w:t>
            </w:r>
          </w:p>
        </w:tc>
        <w:tc>
          <w:tcPr>
            <w:tcW w:w="720" w:type="dxa"/>
            <w:tcBorders>
              <w:top w:val="single" w:sz="4" w:space="0" w:color="auto"/>
              <w:bottom w:val="single" w:sz="4" w:space="0" w:color="auto"/>
            </w:tcBorders>
          </w:tcPr>
          <w:p w14:paraId="109B121F" w14:textId="77777777" w:rsidR="00980D3B" w:rsidRDefault="00980D3B">
            <w:pPr>
              <w:pStyle w:val="ComponentTableBody"/>
            </w:pPr>
            <w:r>
              <w:t>ST</w:t>
            </w:r>
          </w:p>
        </w:tc>
        <w:tc>
          <w:tcPr>
            <w:tcW w:w="576" w:type="dxa"/>
            <w:tcBorders>
              <w:top w:val="single" w:sz="4" w:space="0" w:color="auto"/>
              <w:bottom w:val="single" w:sz="4" w:space="0" w:color="auto"/>
            </w:tcBorders>
          </w:tcPr>
          <w:p w14:paraId="2812DA92" w14:textId="77777777" w:rsidR="00980D3B" w:rsidRDefault="00980D3B">
            <w:pPr>
              <w:pStyle w:val="ComponentTableBody"/>
            </w:pPr>
            <w:r>
              <w:t>O</w:t>
            </w:r>
          </w:p>
        </w:tc>
        <w:tc>
          <w:tcPr>
            <w:tcW w:w="720" w:type="dxa"/>
            <w:tcBorders>
              <w:top w:val="single" w:sz="4" w:space="0" w:color="auto"/>
              <w:bottom w:val="single" w:sz="4" w:space="0" w:color="auto"/>
            </w:tcBorders>
          </w:tcPr>
          <w:p w14:paraId="7657EC6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6160630" w14:textId="77777777" w:rsidR="00980D3B" w:rsidRDefault="00980D3B">
            <w:pPr>
              <w:pStyle w:val="ComponentTableBody"/>
              <w:jc w:val="left"/>
            </w:pPr>
            <w:r>
              <w:rPr>
                <w:snapToGrid w:val="0"/>
              </w:rPr>
              <w:t>Authorization Number</w:t>
            </w:r>
          </w:p>
        </w:tc>
        <w:tc>
          <w:tcPr>
            <w:tcW w:w="1440" w:type="dxa"/>
            <w:tcBorders>
              <w:top w:val="single" w:sz="4" w:space="0" w:color="auto"/>
              <w:bottom w:val="single" w:sz="4" w:space="0" w:color="auto"/>
            </w:tcBorders>
          </w:tcPr>
          <w:p w14:paraId="35F82B3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C9DC2C8"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1AC5D7F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E3FEBDD"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2548794B" w14:textId="77777777" w:rsidR="00980D3B" w:rsidRDefault="00980D3B">
            <w:pPr>
              <w:pStyle w:val="ComponentTableBody"/>
              <w:rPr>
                <w:highlight w:val="cyan"/>
                <w:lang w:val="it-IT"/>
              </w:rPr>
            </w:pPr>
            <w:r>
              <w:rPr>
                <w:lang w:val="it-IT"/>
              </w:rPr>
              <w:t>8</w:t>
            </w:r>
          </w:p>
        </w:tc>
        <w:tc>
          <w:tcPr>
            <w:tcW w:w="720" w:type="dxa"/>
            <w:tcBorders>
              <w:top w:val="single" w:sz="4" w:space="0" w:color="auto"/>
              <w:bottom w:val="single" w:sz="4" w:space="0" w:color="auto"/>
            </w:tcBorders>
          </w:tcPr>
          <w:p w14:paraId="6861FD66" w14:textId="77777777" w:rsidR="00980D3B" w:rsidRDefault="00980D3B">
            <w:pPr>
              <w:pStyle w:val="ComponentTableBody"/>
              <w:rPr>
                <w:lang w:val="it-IT"/>
              </w:rPr>
            </w:pPr>
            <w:r>
              <w:rPr>
                <w:lang w:val="it-IT"/>
              </w:rPr>
              <w:t>DT</w:t>
            </w:r>
          </w:p>
        </w:tc>
        <w:tc>
          <w:tcPr>
            <w:tcW w:w="576" w:type="dxa"/>
            <w:tcBorders>
              <w:top w:val="single" w:sz="4" w:space="0" w:color="auto"/>
              <w:bottom w:val="single" w:sz="4" w:space="0" w:color="auto"/>
            </w:tcBorders>
          </w:tcPr>
          <w:p w14:paraId="12431304"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23D3594"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713D4049" w14:textId="77777777" w:rsidR="00980D3B" w:rsidRDefault="00980D3B">
            <w:pPr>
              <w:pStyle w:val="ComponentTableBody"/>
              <w:jc w:val="left"/>
            </w:pPr>
            <w:r>
              <w:rPr>
                <w:snapToGrid w:val="0"/>
              </w:rPr>
              <w:t>Date</w:t>
            </w:r>
          </w:p>
        </w:tc>
        <w:tc>
          <w:tcPr>
            <w:tcW w:w="1440" w:type="dxa"/>
            <w:tcBorders>
              <w:top w:val="single" w:sz="4" w:space="0" w:color="auto"/>
              <w:bottom w:val="single" w:sz="4" w:space="0" w:color="auto"/>
            </w:tcBorders>
          </w:tcPr>
          <w:p w14:paraId="55D8225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FAA13C8"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r w:rsidR="00980D3B" w14:paraId="153613EC"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2FBFA2D" w14:textId="77777777" w:rsidR="00980D3B" w:rsidRDefault="00980D3B">
            <w:pPr>
              <w:pStyle w:val="ComponentTableBody"/>
            </w:pPr>
            <w:r>
              <w:t>3</w:t>
            </w:r>
          </w:p>
        </w:tc>
        <w:tc>
          <w:tcPr>
            <w:tcW w:w="576" w:type="dxa"/>
            <w:tcBorders>
              <w:top w:val="single" w:sz="4" w:space="0" w:color="auto"/>
              <w:bottom w:val="double" w:sz="4" w:space="0" w:color="auto"/>
            </w:tcBorders>
          </w:tcPr>
          <w:p w14:paraId="07B94E18" w14:textId="77777777" w:rsidR="00980D3B" w:rsidRDefault="00980D3B">
            <w:pPr>
              <w:pStyle w:val="ComponentTableBody"/>
            </w:pPr>
            <w:r>
              <w:t>199</w:t>
            </w:r>
          </w:p>
        </w:tc>
        <w:tc>
          <w:tcPr>
            <w:tcW w:w="720" w:type="dxa"/>
            <w:tcBorders>
              <w:top w:val="single" w:sz="4" w:space="0" w:color="auto"/>
              <w:bottom w:val="double" w:sz="4" w:space="0" w:color="auto"/>
            </w:tcBorders>
          </w:tcPr>
          <w:p w14:paraId="6AF5959B" w14:textId="77777777" w:rsidR="00980D3B" w:rsidRDefault="00980D3B">
            <w:pPr>
              <w:pStyle w:val="ComponentTableBody"/>
            </w:pPr>
            <w:r>
              <w:t>ST</w:t>
            </w:r>
          </w:p>
        </w:tc>
        <w:tc>
          <w:tcPr>
            <w:tcW w:w="576" w:type="dxa"/>
            <w:tcBorders>
              <w:top w:val="single" w:sz="4" w:space="0" w:color="auto"/>
              <w:bottom w:val="double" w:sz="4" w:space="0" w:color="auto"/>
            </w:tcBorders>
          </w:tcPr>
          <w:p w14:paraId="6A793F8F" w14:textId="77777777" w:rsidR="00980D3B" w:rsidRDefault="00980D3B">
            <w:pPr>
              <w:pStyle w:val="ComponentTableBody"/>
            </w:pPr>
            <w:r>
              <w:t>O</w:t>
            </w:r>
          </w:p>
        </w:tc>
        <w:tc>
          <w:tcPr>
            <w:tcW w:w="720" w:type="dxa"/>
            <w:tcBorders>
              <w:top w:val="single" w:sz="4" w:space="0" w:color="auto"/>
              <w:bottom w:val="double" w:sz="4" w:space="0" w:color="auto"/>
            </w:tcBorders>
          </w:tcPr>
          <w:p w14:paraId="488852A6" w14:textId="77777777" w:rsidR="00980D3B" w:rsidRDefault="00980D3B">
            <w:pPr>
              <w:pStyle w:val="ComponentTableBody"/>
              <w:rPr>
                <w:sz w:val="16"/>
              </w:rPr>
            </w:pPr>
          </w:p>
        </w:tc>
        <w:tc>
          <w:tcPr>
            <w:tcW w:w="2880" w:type="dxa"/>
            <w:tcBorders>
              <w:top w:val="single" w:sz="4" w:space="0" w:color="auto"/>
              <w:bottom w:val="double" w:sz="4" w:space="0" w:color="auto"/>
            </w:tcBorders>
          </w:tcPr>
          <w:p w14:paraId="30D79441" w14:textId="77777777" w:rsidR="00980D3B" w:rsidRDefault="00980D3B">
            <w:pPr>
              <w:pStyle w:val="ComponentTableBody"/>
              <w:jc w:val="left"/>
            </w:pPr>
            <w:r>
              <w:t>Source</w:t>
            </w:r>
          </w:p>
        </w:tc>
        <w:tc>
          <w:tcPr>
            <w:tcW w:w="1440" w:type="dxa"/>
            <w:tcBorders>
              <w:top w:val="single" w:sz="4" w:space="0" w:color="auto"/>
              <w:bottom w:val="double" w:sz="4" w:space="0" w:color="auto"/>
            </w:tcBorders>
          </w:tcPr>
          <w:p w14:paraId="595F554F"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39588D6B"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56A6F43D" w14:textId="77777777" w:rsidR="00980D3B" w:rsidRDefault="00980D3B">
      <w:pPr>
        <w:pStyle w:val="NormalIndented"/>
      </w:pPr>
      <w:r>
        <w:t>Definition: This data type specifies the identifier or code for an insurance authorization instance and its a</w:t>
      </w:r>
      <w:r>
        <w:t>s</w:t>
      </w:r>
      <w:r>
        <w:t>sociated detail.</w:t>
      </w:r>
    </w:p>
    <w:p w14:paraId="5DF4A824" w14:textId="77777777" w:rsidR="00980D3B" w:rsidRDefault="00980D3B">
      <w:pPr>
        <w:pStyle w:val="Note"/>
      </w:pPr>
      <w:r>
        <w:rPr>
          <w:rStyle w:val="Strong"/>
        </w:rPr>
        <w:t>Maximum Length</w:t>
      </w:r>
      <w:r>
        <w:t>: 239</w:t>
      </w:r>
    </w:p>
    <w:p w14:paraId="0DE36112" w14:textId="77777777" w:rsidR="00980D3B" w:rsidRDefault="00980D3B"/>
    <w:p w14:paraId="670FA9E8" w14:textId="77777777" w:rsidR="00980D3B" w:rsidRDefault="00980D3B">
      <w:pPr>
        <w:pStyle w:val="Note"/>
        <w:tabs>
          <w:tab w:val="left" w:pos="1440"/>
        </w:tabs>
        <w:rPr>
          <w:snapToGrid w:val="0"/>
        </w:rPr>
      </w:pPr>
      <w:r>
        <w:rPr>
          <w:rStyle w:val="Strong"/>
        </w:rPr>
        <w:t>Note:</w:t>
      </w:r>
      <w:r>
        <w:t xml:space="preserve"> Replaces the CM data type used in sections 6.5.6.14 IN1-14, as of v 2.5.</w:t>
      </w:r>
    </w:p>
    <w:p w14:paraId="5EF6163A" w14:textId="77777777" w:rsidR="00980D3B" w:rsidRDefault="00980D3B">
      <w:pPr>
        <w:pStyle w:val="Heading4"/>
        <w:rPr>
          <w:vanish/>
        </w:rPr>
      </w:pPr>
    </w:p>
    <w:p w14:paraId="21BF8CF5" w14:textId="77777777" w:rsidR="00980D3B" w:rsidRDefault="00980D3B">
      <w:pPr>
        <w:pStyle w:val="Heading4"/>
      </w:pPr>
      <w:r>
        <w:t>Authorization Number (ST)</w:t>
      </w:r>
    </w:p>
    <w:p w14:paraId="4C8F5D55" w14:textId="77777777" w:rsidR="00980D3B" w:rsidRDefault="00980D3B">
      <w:pPr>
        <w:pStyle w:val="NormalIndented"/>
        <w:rPr>
          <w:b/>
        </w:rPr>
      </w:pPr>
      <w:r>
        <w:t>Definition: Identifier assigned to the authorization.</w:t>
      </w:r>
    </w:p>
    <w:p w14:paraId="32FC66EA" w14:textId="77777777" w:rsidR="00980D3B" w:rsidRDefault="00980D3B">
      <w:pPr>
        <w:pStyle w:val="Heading4"/>
      </w:pPr>
      <w:r>
        <w:t>Date (DT)</w:t>
      </w:r>
    </w:p>
    <w:p w14:paraId="1804DB1A" w14:textId="77777777" w:rsidR="00980D3B" w:rsidRDefault="00980D3B">
      <w:pPr>
        <w:pStyle w:val="NormalIndented"/>
      </w:pPr>
      <w:r>
        <w:t>Definition: Date of authorization.</w:t>
      </w:r>
    </w:p>
    <w:p w14:paraId="0D5641DA" w14:textId="77777777" w:rsidR="00980D3B" w:rsidRDefault="00980D3B">
      <w:pPr>
        <w:pStyle w:val="Heading4"/>
      </w:pPr>
      <w:r>
        <w:rPr>
          <w:snapToGrid w:val="0"/>
        </w:rPr>
        <w:t>Source</w:t>
      </w:r>
      <w:r>
        <w:t xml:space="preserve"> (ST)</w:t>
      </w:r>
    </w:p>
    <w:p w14:paraId="4128EDA9" w14:textId="77777777" w:rsidR="00980D3B" w:rsidRDefault="00980D3B">
      <w:pPr>
        <w:pStyle w:val="NormalIndented"/>
      </w:pPr>
      <w:r>
        <w:t>Definition: Source of authorization.</w:t>
      </w:r>
    </w:p>
    <w:p w14:paraId="5A323F57" w14:textId="77777777" w:rsidR="00980D3B" w:rsidRDefault="00980D3B">
      <w:pPr>
        <w:pStyle w:val="Heading3"/>
      </w:pPr>
      <w:r>
        <w:fldChar w:fldCharType="begin"/>
      </w:r>
      <w:r>
        <w:instrText xml:space="preserve"> XE "CCD" </w:instrText>
      </w:r>
      <w:r>
        <w:fldChar w:fldCharType="end"/>
      </w:r>
      <w:r>
        <w:fldChar w:fldCharType="begin"/>
      </w:r>
      <w:r>
        <w:instrText xml:space="preserve"> XE "Data types: CCD" </w:instrText>
      </w:r>
      <w:r>
        <w:fldChar w:fldCharType="end"/>
      </w:r>
      <w:bookmarkStart w:id="121" w:name="_Ref174744"/>
      <w:bookmarkStart w:id="122" w:name="_Toc496454"/>
      <w:bookmarkStart w:id="123" w:name="_Toc524801"/>
      <w:bookmarkStart w:id="124" w:name="_Toc1802384"/>
      <w:bookmarkStart w:id="125" w:name="_Toc22448379"/>
      <w:bookmarkStart w:id="126" w:name="_Toc22697571"/>
      <w:bookmarkStart w:id="127" w:name="_Toc24273606"/>
      <w:r>
        <w:t>CCD - charge code and date</w:t>
      </w:r>
      <w:bookmarkEnd w:id="121"/>
      <w:bookmarkEnd w:id="122"/>
      <w:bookmarkEnd w:id="123"/>
      <w:bookmarkEnd w:id="124"/>
      <w:bookmarkEnd w:id="125"/>
      <w:bookmarkEnd w:id="126"/>
      <w:bookmarkEnd w:id="127"/>
      <w:r>
        <w:t xml:space="preserve"> </w:t>
      </w:r>
    </w:p>
    <w:p w14:paraId="54B4C95E" w14:textId="77777777" w:rsidR="00980D3B" w:rsidRDefault="00980D3B">
      <w:pPr>
        <w:pStyle w:val="ComponentTableCaption"/>
      </w:pPr>
      <w:bookmarkStart w:id="128" w:name="CCD"/>
      <w:r>
        <w:t xml:space="preserve">HL7 Component Table - CCD – Charge Code and Date </w:t>
      </w:r>
      <w:r>
        <w:fldChar w:fldCharType="begin"/>
      </w:r>
      <w:r>
        <w:instrText xml:space="preserve"> XE "HL7 Component Table - CCD" </w:instrText>
      </w:r>
      <w:r>
        <w:fldChar w:fldCharType="end"/>
      </w:r>
      <w:bookmarkEnd w:id="12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51910E3"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69DF00B"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640EA81E"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215463BD"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3D82FF29"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58395E5"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41A4F68"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064FAC3"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3CF4C43C" w14:textId="77777777" w:rsidR="00980D3B" w:rsidRDefault="00980D3B">
            <w:pPr>
              <w:pStyle w:val="ComponentTableHeader"/>
              <w:rPr>
                <w:lang w:val="fr-FR"/>
              </w:rPr>
            </w:pPr>
            <w:r>
              <w:rPr>
                <w:lang w:val="fr-FR"/>
              </w:rPr>
              <w:t>SEC.REF.</w:t>
            </w:r>
          </w:p>
        </w:tc>
      </w:tr>
      <w:tr w:rsidR="00980D3B" w14:paraId="36C410C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DA98337" w14:textId="77777777" w:rsidR="00980D3B" w:rsidRDefault="00980D3B">
            <w:pPr>
              <w:pStyle w:val="ComponentTableBody"/>
            </w:pPr>
            <w:r>
              <w:t>1</w:t>
            </w:r>
          </w:p>
        </w:tc>
        <w:tc>
          <w:tcPr>
            <w:tcW w:w="576" w:type="dxa"/>
            <w:tcBorders>
              <w:top w:val="single" w:sz="4" w:space="0" w:color="auto"/>
              <w:bottom w:val="single" w:sz="4" w:space="0" w:color="auto"/>
            </w:tcBorders>
          </w:tcPr>
          <w:p w14:paraId="6B1BE25E" w14:textId="77777777" w:rsidR="00980D3B" w:rsidRDefault="00980D3B">
            <w:pPr>
              <w:pStyle w:val="ComponentTableBody"/>
            </w:pPr>
            <w:r>
              <w:t>1</w:t>
            </w:r>
          </w:p>
        </w:tc>
        <w:tc>
          <w:tcPr>
            <w:tcW w:w="720" w:type="dxa"/>
            <w:tcBorders>
              <w:top w:val="single" w:sz="4" w:space="0" w:color="auto"/>
              <w:bottom w:val="single" w:sz="4" w:space="0" w:color="auto"/>
            </w:tcBorders>
          </w:tcPr>
          <w:p w14:paraId="27C82710" w14:textId="77777777" w:rsidR="00980D3B" w:rsidRDefault="00980D3B">
            <w:pPr>
              <w:pStyle w:val="ComponentTableBody"/>
            </w:pPr>
            <w:r>
              <w:t>ID</w:t>
            </w:r>
          </w:p>
        </w:tc>
        <w:tc>
          <w:tcPr>
            <w:tcW w:w="576" w:type="dxa"/>
            <w:tcBorders>
              <w:top w:val="single" w:sz="4" w:space="0" w:color="auto"/>
              <w:bottom w:val="single" w:sz="4" w:space="0" w:color="auto"/>
            </w:tcBorders>
          </w:tcPr>
          <w:p w14:paraId="448F4E7B" w14:textId="77777777" w:rsidR="00980D3B" w:rsidRDefault="00980D3B">
            <w:pPr>
              <w:pStyle w:val="ComponentTableBody"/>
            </w:pPr>
            <w:r>
              <w:t>R</w:t>
            </w:r>
          </w:p>
        </w:tc>
        <w:tc>
          <w:tcPr>
            <w:tcW w:w="720" w:type="dxa"/>
            <w:tcBorders>
              <w:top w:val="single" w:sz="4" w:space="0" w:color="auto"/>
              <w:bottom w:val="single" w:sz="4" w:space="0" w:color="auto"/>
            </w:tcBorders>
          </w:tcPr>
          <w:p w14:paraId="48C28AF7" w14:textId="77777777" w:rsidR="00980D3B" w:rsidRDefault="00980D3B">
            <w:pPr>
              <w:pStyle w:val="ComponentTableBody"/>
            </w:pPr>
            <w:r>
              <w:t>100</w:t>
            </w:r>
          </w:p>
        </w:tc>
        <w:tc>
          <w:tcPr>
            <w:tcW w:w="2880" w:type="dxa"/>
            <w:tcBorders>
              <w:top w:val="single" w:sz="4" w:space="0" w:color="auto"/>
              <w:bottom w:val="single" w:sz="4" w:space="0" w:color="auto"/>
            </w:tcBorders>
          </w:tcPr>
          <w:p w14:paraId="6A5A0E1A" w14:textId="77777777" w:rsidR="00980D3B" w:rsidRDefault="00980D3B">
            <w:pPr>
              <w:pStyle w:val="ComponentTableBody"/>
              <w:jc w:val="left"/>
            </w:pPr>
            <w:r>
              <w:rPr>
                <w:snapToGrid w:val="0"/>
              </w:rPr>
              <w:t xml:space="preserve">Invocation Event </w:t>
            </w:r>
          </w:p>
        </w:tc>
        <w:tc>
          <w:tcPr>
            <w:tcW w:w="1440" w:type="dxa"/>
            <w:tcBorders>
              <w:top w:val="single" w:sz="4" w:space="0" w:color="auto"/>
              <w:bottom w:val="single" w:sz="4" w:space="0" w:color="auto"/>
            </w:tcBorders>
          </w:tcPr>
          <w:p w14:paraId="1BDBFCA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1773F4B"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6EE58577"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AC4E87B" w14:textId="77777777" w:rsidR="00980D3B" w:rsidRDefault="00980D3B">
            <w:pPr>
              <w:pStyle w:val="ComponentTableBody"/>
              <w:rPr>
                <w:lang w:val="it-IT"/>
              </w:rPr>
            </w:pPr>
            <w:r>
              <w:rPr>
                <w:lang w:val="it-IT"/>
              </w:rPr>
              <w:t>2</w:t>
            </w:r>
          </w:p>
        </w:tc>
        <w:tc>
          <w:tcPr>
            <w:tcW w:w="576" w:type="dxa"/>
            <w:tcBorders>
              <w:top w:val="single" w:sz="4" w:space="0" w:color="auto"/>
              <w:bottom w:val="double" w:sz="4" w:space="0" w:color="auto"/>
            </w:tcBorders>
          </w:tcPr>
          <w:p w14:paraId="0F177B06" w14:textId="77777777" w:rsidR="00980D3B" w:rsidRDefault="00980D3B">
            <w:pPr>
              <w:pStyle w:val="ComponentTableBody"/>
              <w:rPr>
                <w:lang w:val="it-IT"/>
              </w:rPr>
            </w:pPr>
            <w:r>
              <w:rPr>
                <w:lang w:val="it-IT"/>
              </w:rPr>
              <w:t>26</w:t>
            </w:r>
          </w:p>
        </w:tc>
        <w:tc>
          <w:tcPr>
            <w:tcW w:w="720" w:type="dxa"/>
            <w:tcBorders>
              <w:top w:val="single" w:sz="4" w:space="0" w:color="auto"/>
              <w:bottom w:val="double" w:sz="4" w:space="0" w:color="auto"/>
            </w:tcBorders>
          </w:tcPr>
          <w:p w14:paraId="12D73B79" w14:textId="77777777" w:rsidR="00980D3B" w:rsidRDefault="00980D3B">
            <w:pPr>
              <w:pStyle w:val="ComponentTableBody"/>
              <w:rPr>
                <w:lang w:val="it-IT"/>
              </w:rPr>
            </w:pPr>
            <w:r>
              <w:rPr>
                <w:lang w:val="it-IT"/>
              </w:rPr>
              <w:t>TS</w:t>
            </w:r>
          </w:p>
        </w:tc>
        <w:tc>
          <w:tcPr>
            <w:tcW w:w="576" w:type="dxa"/>
            <w:tcBorders>
              <w:top w:val="single" w:sz="4" w:space="0" w:color="auto"/>
              <w:bottom w:val="double" w:sz="4" w:space="0" w:color="auto"/>
            </w:tcBorders>
          </w:tcPr>
          <w:p w14:paraId="66113D76"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3E6FD406"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6325C331" w14:textId="77777777" w:rsidR="00980D3B" w:rsidRDefault="00980D3B">
            <w:pPr>
              <w:pStyle w:val="ComponentTableBody"/>
              <w:jc w:val="left"/>
            </w:pPr>
            <w:r>
              <w:t>Date/time</w:t>
            </w:r>
          </w:p>
        </w:tc>
        <w:tc>
          <w:tcPr>
            <w:tcW w:w="1440" w:type="dxa"/>
            <w:tcBorders>
              <w:top w:val="single" w:sz="4" w:space="0" w:color="auto"/>
              <w:bottom w:val="double" w:sz="4" w:space="0" w:color="auto"/>
            </w:tcBorders>
          </w:tcPr>
          <w:p w14:paraId="3ABE26E9"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2BE79901"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bl>
    <w:p w14:paraId="763E18B8" w14:textId="77777777" w:rsidR="00980D3B" w:rsidRDefault="00980D3B">
      <w:pPr>
        <w:pStyle w:val="NormalIndented"/>
      </w:pPr>
      <w:r>
        <w:t>Definition: Specifies whether a charge action is based on an invocation event or is time-based.</w:t>
      </w:r>
    </w:p>
    <w:p w14:paraId="474739AA" w14:textId="77777777" w:rsidR="00980D3B" w:rsidRDefault="00980D3B">
      <w:pPr>
        <w:pStyle w:val="Note"/>
        <w:tabs>
          <w:tab w:val="left" w:pos="1440"/>
        </w:tabs>
        <w:rPr>
          <w:snapToGrid w:val="0"/>
        </w:rPr>
      </w:pPr>
      <w:r>
        <w:rPr>
          <w:rStyle w:val="Strong"/>
        </w:rPr>
        <w:t>Maximum Length:</w:t>
      </w:r>
      <w:r>
        <w:t xml:space="preserve"> 28</w:t>
      </w:r>
    </w:p>
    <w:p w14:paraId="127BFB1D" w14:textId="77777777" w:rsidR="00980D3B" w:rsidRDefault="00980D3B"/>
    <w:p w14:paraId="395D3E89" w14:textId="77777777" w:rsidR="00980D3B" w:rsidRDefault="00980D3B">
      <w:pPr>
        <w:pStyle w:val="Note"/>
        <w:tabs>
          <w:tab w:val="left" w:pos="1440"/>
        </w:tabs>
        <w:rPr>
          <w:snapToGrid w:val="0"/>
        </w:rPr>
      </w:pPr>
      <w:r>
        <w:rPr>
          <w:rStyle w:val="Strong"/>
        </w:rPr>
        <w:lastRenderedPageBreak/>
        <w:t>Note:</w:t>
      </w:r>
      <w:r>
        <w:t xml:space="preserve"> Replaces the CM data type used in section 4.5.2.1 BLG-1, as of v 2.5.</w:t>
      </w:r>
    </w:p>
    <w:p w14:paraId="4934CDAF" w14:textId="77777777" w:rsidR="00980D3B" w:rsidRDefault="00980D3B">
      <w:pPr>
        <w:pStyle w:val="Heading4"/>
        <w:rPr>
          <w:vanish/>
        </w:rPr>
      </w:pPr>
    </w:p>
    <w:p w14:paraId="09C38A18" w14:textId="77777777" w:rsidR="00980D3B" w:rsidRDefault="00980D3B">
      <w:pPr>
        <w:pStyle w:val="Heading4"/>
      </w:pPr>
      <w:r>
        <w:t>Invocation Event (ID)</w:t>
      </w:r>
    </w:p>
    <w:p w14:paraId="2D957431" w14:textId="77777777" w:rsidR="00980D3B" w:rsidRDefault="00980D3B">
      <w:pPr>
        <w:pStyle w:val="NormalIndented"/>
      </w:pPr>
      <w:r>
        <w:t xml:space="preserve">Definition: Specifies the code for the event precipitating/triggering the charge activity. Refer to </w:t>
      </w:r>
      <w:hyperlink w:anchor="HL70100" w:history="1">
        <w:r>
          <w:rPr>
            <w:rStyle w:val="HyperlinkText"/>
          </w:rPr>
          <w:t>HL</w:t>
        </w:r>
        <w:bookmarkStart w:id="129" w:name="_Hlt22360685"/>
        <w:r>
          <w:rPr>
            <w:rStyle w:val="HyperlinkText"/>
          </w:rPr>
          <w:t>7</w:t>
        </w:r>
        <w:bookmarkEnd w:id="129"/>
        <w:r>
          <w:rPr>
            <w:rStyle w:val="HyperlinkText"/>
          </w:rPr>
          <w:t xml:space="preserve"> Table 010</w:t>
        </w:r>
        <w:bookmarkStart w:id="130" w:name="_Hlt33417382"/>
        <w:r>
          <w:rPr>
            <w:rStyle w:val="HyperlinkText"/>
          </w:rPr>
          <w:t>0</w:t>
        </w:r>
        <w:bookmarkEnd w:id="130"/>
        <w:r>
          <w:rPr>
            <w:rStyle w:val="HyperlinkText"/>
          </w:rPr>
          <w:t xml:space="preserve"> - Invocation </w:t>
        </w:r>
        <w:bookmarkStart w:id="131" w:name="_Hlt23487470"/>
        <w:r>
          <w:rPr>
            <w:rStyle w:val="HyperlinkText"/>
          </w:rPr>
          <w:t>e</w:t>
        </w:r>
        <w:bookmarkEnd w:id="131"/>
        <w:r>
          <w:rPr>
            <w:rStyle w:val="HyperlinkText"/>
          </w:rPr>
          <w:t>vent</w:t>
        </w:r>
      </w:hyperlink>
      <w:r>
        <w:t xml:space="preserve"> for valid values.</w:t>
      </w:r>
    </w:p>
    <w:p w14:paraId="59973B7D" w14:textId="77777777" w:rsidR="00980D3B" w:rsidRDefault="00980D3B">
      <w:pPr>
        <w:pStyle w:val="HL7TableCaption"/>
      </w:pPr>
      <w:bookmarkStart w:id="132" w:name="_Toc349639813"/>
      <w:bookmarkStart w:id="133" w:name="_Toc349641838"/>
      <w:bookmarkStart w:id="134" w:name="HL70100"/>
      <w:r>
        <w:t xml:space="preserve">HL7 Table 0100 - </w:t>
      </w:r>
      <w:bookmarkEnd w:id="132"/>
      <w:bookmarkEnd w:id="133"/>
      <w:r>
        <w:t>Invocation event</w:t>
      </w:r>
      <w:bookmarkEnd w:id="134"/>
      <w:r>
        <w:fldChar w:fldCharType="begin"/>
      </w:r>
      <w:r>
        <w:instrText xml:space="preserve"> XE “HL7 Table 0100 – Invocation Event”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49" w:type="dxa"/>
          <w:right w:w="149" w:type="dxa"/>
        </w:tblCellMar>
        <w:tblLook w:val="0000" w:firstRow="0" w:lastRow="0" w:firstColumn="0" w:lastColumn="0" w:noHBand="0" w:noVBand="0"/>
      </w:tblPr>
      <w:tblGrid>
        <w:gridCol w:w="1013"/>
        <w:gridCol w:w="3352"/>
        <w:gridCol w:w="2520"/>
      </w:tblGrid>
      <w:tr w:rsidR="00980D3B" w14:paraId="059099D0" w14:textId="77777777">
        <w:tblPrEx>
          <w:tblCellMar>
            <w:top w:w="0" w:type="dxa"/>
            <w:bottom w:w="0" w:type="dxa"/>
          </w:tblCellMar>
        </w:tblPrEx>
        <w:trPr>
          <w:tblHeader/>
          <w:jc w:val="center"/>
        </w:trPr>
        <w:tc>
          <w:tcPr>
            <w:tcW w:w="1013" w:type="dxa"/>
            <w:tcBorders>
              <w:top w:val="double" w:sz="4" w:space="0" w:color="auto"/>
              <w:bottom w:val="single" w:sz="4" w:space="0" w:color="auto"/>
            </w:tcBorders>
            <w:shd w:val="pct10" w:color="auto" w:fill="FFFFFF"/>
          </w:tcPr>
          <w:p w14:paraId="19D21363" w14:textId="77777777" w:rsidR="00980D3B" w:rsidRDefault="00980D3B">
            <w:pPr>
              <w:pStyle w:val="HL7TableHeader"/>
              <w:jc w:val="center"/>
              <w:rPr>
                <w:lang w:val="fr-FR"/>
              </w:rPr>
            </w:pPr>
            <w:r>
              <w:rPr>
                <w:lang w:val="fr-FR"/>
              </w:rPr>
              <w:t>Value</w:t>
            </w:r>
          </w:p>
        </w:tc>
        <w:tc>
          <w:tcPr>
            <w:tcW w:w="3352" w:type="dxa"/>
            <w:tcBorders>
              <w:top w:val="double" w:sz="4" w:space="0" w:color="auto"/>
              <w:bottom w:val="single" w:sz="4" w:space="0" w:color="auto"/>
            </w:tcBorders>
            <w:shd w:val="pct10" w:color="auto" w:fill="FFFFFF"/>
          </w:tcPr>
          <w:p w14:paraId="2B3E82CD" w14:textId="77777777" w:rsidR="00980D3B" w:rsidRDefault="00980D3B">
            <w:pPr>
              <w:pStyle w:val="HL7TableHeader"/>
              <w:rPr>
                <w:lang w:val="fr-FR"/>
              </w:rPr>
            </w:pPr>
            <w:r>
              <w:rPr>
                <w:lang w:val="fr-FR"/>
              </w:rPr>
              <w:t>Description</w:t>
            </w:r>
          </w:p>
        </w:tc>
        <w:tc>
          <w:tcPr>
            <w:tcW w:w="2520" w:type="dxa"/>
            <w:tcBorders>
              <w:top w:val="double" w:sz="4" w:space="0" w:color="auto"/>
              <w:bottom w:val="single" w:sz="4" w:space="0" w:color="auto"/>
            </w:tcBorders>
            <w:shd w:val="pct10" w:color="auto" w:fill="FFFFFF"/>
          </w:tcPr>
          <w:p w14:paraId="182CB10A" w14:textId="77777777" w:rsidR="00980D3B" w:rsidRDefault="00980D3B">
            <w:pPr>
              <w:pStyle w:val="HL7TableHeader"/>
              <w:rPr>
                <w:lang w:val="fr-FR"/>
              </w:rPr>
            </w:pPr>
            <w:r>
              <w:rPr>
                <w:lang w:val="fr-FR"/>
              </w:rPr>
              <w:t>Comment</w:t>
            </w:r>
          </w:p>
        </w:tc>
      </w:tr>
      <w:tr w:rsidR="00980D3B" w14:paraId="61D8B91F" w14:textId="77777777">
        <w:tblPrEx>
          <w:tblCellMar>
            <w:top w:w="0" w:type="dxa"/>
            <w:bottom w:w="0" w:type="dxa"/>
          </w:tblCellMar>
        </w:tblPrEx>
        <w:trPr>
          <w:jc w:val="center"/>
        </w:trPr>
        <w:tc>
          <w:tcPr>
            <w:tcW w:w="1013" w:type="dxa"/>
            <w:tcBorders>
              <w:top w:val="single" w:sz="4" w:space="0" w:color="auto"/>
              <w:bottom w:val="single" w:sz="4" w:space="0" w:color="auto"/>
            </w:tcBorders>
          </w:tcPr>
          <w:p w14:paraId="1769777D" w14:textId="77777777" w:rsidR="00980D3B" w:rsidRDefault="00980D3B">
            <w:pPr>
              <w:pStyle w:val="HL7TableBody"/>
              <w:jc w:val="center"/>
            </w:pPr>
            <w:r>
              <w:t>D</w:t>
            </w:r>
          </w:p>
        </w:tc>
        <w:tc>
          <w:tcPr>
            <w:tcW w:w="3352" w:type="dxa"/>
            <w:tcBorders>
              <w:top w:val="single" w:sz="4" w:space="0" w:color="auto"/>
              <w:bottom w:val="single" w:sz="4" w:space="0" w:color="auto"/>
            </w:tcBorders>
          </w:tcPr>
          <w:p w14:paraId="4419AF5B" w14:textId="77777777" w:rsidR="00980D3B" w:rsidRDefault="00980D3B">
            <w:pPr>
              <w:pStyle w:val="HL7TableBody"/>
            </w:pPr>
            <w:r>
              <w:t>On discharge</w:t>
            </w:r>
          </w:p>
        </w:tc>
        <w:tc>
          <w:tcPr>
            <w:tcW w:w="2520" w:type="dxa"/>
            <w:tcBorders>
              <w:top w:val="single" w:sz="4" w:space="0" w:color="auto"/>
              <w:bottom w:val="single" w:sz="4" w:space="0" w:color="auto"/>
            </w:tcBorders>
          </w:tcPr>
          <w:p w14:paraId="286911B3" w14:textId="77777777" w:rsidR="00980D3B" w:rsidRDefault="00980D3B">
            <w:pPr>
              <w:pStyle w:val="HL7TableBody"/>
              <w:rPr>
                <w:sz w:val="14"/>
              </w:rPr>
            </w:pPr>
          </w:p>
        </w:tc>
      </w:tr>
      <w:tr w:rsidR="00980D3B" w14:paraId="6C36DAB0" w14:textId="77777777">
        <w:tblPrEx>
          <w:tblCellMar>
            <w:top w:w="0" w:type="dxa"/>
            <w:bottom w:w="0" w:type="dxa"/>
          </w:tblCellMar>
        </w:tblPrEx>
        <w:trPr>
          <w:jc w:val="center"/>
        </w:trPr>
        <w:tc>
          <w:tcPr>
            <w:tcW w:w="1013" w:type="dxa"/>
            <w:tcBorders>
              <w:top w:val="single" w:sz="4" w:space="0" w:color="auto"/>
              <w:bottom w:val="single" w:sz="4" w:space="0" w:color="auto"/>
            </w:tcBorders>
          </w:tcPr>
          <w:p w14:paraId="5242C3D6" w14:textId="77777777" w:rsidR="00980D3B" w:rsidRDefault="00980D3B">
            <w:pPr>
              <w:pStyle w:val="HL7TableBody"/>
              <w:jc w:val="center"/>
            </w:pPr>
            <w:r>
              <w:t>O</w:t>
            </w:r>
          </w:p>
        </w:tc>
        <w:tc>
          <w:tcPr>
            <w:tcW w:w="3352" w:type="dxa"/>
            <w:tcBorders>
              <w:top w:val="single" w:sz="4" w:space="0" w:color="auto"/>
              <w:bottom w:val="single" w:sz="4" w:space="0" w:color="auto"/>
            </w:tcBorders>
          </w:tcPr>
          <w:p w14:paraId="665FBFF5" w14:textId="77777777" w:rsidR="00980D3B" w:rsidRDefault="00980D3B">
            <w:pPr>
              <w:pStyle w:val="HL7TableBody"/>
            </w:pPr>
            <w:r>
              <w:t>On receipt of order</w:t>
            </w:r>
          </w:p>
        </w:tc>
        <w:tc>
          <w:tcPr>
            <w:tcW w:w="2520" w:type="dxa"/>
            <w:tcBorders>
              <w:top w:val="single" w:sz="4" w:space="0" w:color="auto"/>
              <w:bottom w:val="single" w:sz="4" w:space="0" w:color="auto"/>
            </w:tcBorders>
          </w:tcPr>
          <w:p w14:paraId="02540455" w14:textId="77777777" w:rsidR="00980D3B" w:rsidRDefault="00980D3B">
            <w:pPr>
              <w:pStyle w:val="HL7TableBody"/>
              <w:rPr>
                <w:sz w:val="14"/>
              </w:rPr>
            </w:pPr>
          </w:p>
        </w:tc>
      </w:tr>
      <w:tr w:rsidR="00980D3B" w14:paraId="3749CFD3" w14:textId="77777777">
        <w:tblPrEx>
          <w:tblCellMar>
            <w:top w:w="0" w:type="dxa"/>
            <w:bottom w:w="0" w:type="dxa"/>
          </w:tblCellMar>
        </w:tblPrEx>
        <w:trPr>
          <w:jc w:val="center"/>
        </w:trPr>
        <w:tc>
          <w:tcPr>
            <w:tcW w:w="1013" w:type="dxa"/>
            <w:tcBorders>
              <w:top w:val="single" w:sz="4" w:space="0" w:color="auto"/>
              <w:bottom w:val="single" w:sz="4" w:space="0" w:color="auto"/>
            </w:tcBorders>
          </w:tcPr>
          <w:p w14:paraId="0F70796B" w14:textId="77777777" w:rsidR="00980D3B" w:rsidRDefault="00980D3B">
            <w:pPr>
              <w:pStyle w:val="HL7TableBody"/>
              <w:jc w:val="center"/>
            </w:pPr>
            <w:r>
              <w:t>R</w:t>
            </w:r>
          </w:p>
        </w:tc>
        <w:tc>
          <w:tcPr>
            <w:tcW w:w="3352" w:type="dxa"/>
            <w:tcBorders>
              <w:top w:val="single" w:sz="4" w:space="0" w:color="auto"/>
              <w:bottom w:val="single" w:sz="4" w:space="0" w:color="auto"/>
            </w:tcBorders>
          </w:tcPr>
          <w:p w14:paraId="68EEC26E" w14:textId="77777777" w:rsidR="00980D3B" w:rsidRDefault="00980D3B">
            <w:pPr>
              <w:pStyle w:val="HL7TableBody"/>
            </w:pPr>
            <w:r>
              <w:t>At time service is completed</w:t>
            </w:r>
          </w:p>
        </w:tc>
        <w:tc>
          <w:tcPr>
            <w:tcW w:w="2520" w:type="dxa"/>
            <w:tcBorders>
              <w:top w:val="single" w:sz="4" w:space="0" w:color="auto"/>
              <w:bottom w:val="single" w:sz="4" w:space="0" w:color="auto"/>
            </w:tcBorders>
          </w:tcPr>
          <w:p w14:paraId="2AA5D785" w14:textId="77777777" w:rsidR="00980D3B" w:rsidRDefault="00980D3B">
            <w:pPr>
              <w:pStyle w:val="HL7TableBody"/>
              <w:rPr>
                <w:sz w:val="14"/>
              </w:rPr>
            </w:pPr>
          </w:p>
        </w:tc>
      </w:tr>
      <w:tr w:rsidR="00980D3B" w14:paraId="08F2CD4F" w14:textId="77777777">
        <w:tblPrEx>
          <w:tblCellMar>
            <w:top w:w="0" w:type="dxa"/>
            <w:bottom w:w="0" w:type="dxa"/>
          </w:tblCellMar>
        </w:tblPrEx>
        <w:trPr>
          <w:jc w:val="center"/>
        </w:trPr>
        <w:tc>
          <w:tcPr>
            <w:tcW w:w="1013" w:type="dxa"/>
            <w:tcBorders>
              <w:top w:val="single" w:sz="4" w:space="0" w:color="auto"/>
              <w:bottom w:val="single" w:sz="4" w:space="0" w:color="auto"/>
            </w:tcBorders>
          </w:tcPr>
          <w:p w14:paraId="25B6A892" w14:textId="77777777" w:rsidR="00980D3B" w:rsidRDefault="00980D3B">
            <w:pPr>
              <w:pStyle w:val="HL7TableBody"/>
              <w:jc w:val="center"/>
            </w:pPr>
            <w:r>
              <w:t>S</w:t>
            </w:r>
          </w:p>
        </w:tc>
        <w:tc>
          <w:tcPr>
            <w:tcW w:w="3352" w:type="dxa"/>
            <w:tcBorders>
              <w:top w:val="single" w:sz="4" w:space="0" w:color="auto"/>
              <w:bottom w:val="single" w:sz="4" w:space="0" w:color="auto"/>
            </w:tcBorders>
          </w:tcPr>
          <w:p w14:paraId="6B6DB77D" w14:textId="77777777" w:rsidR="00980D3B" w:rsidRDefault="00980D3B">
            <w:pPr>
              <w:pStyle w:val="HL7TableBody"/>
            </w:pPr>
            <w:r>
              <w:t>At time service is started</w:t>
            </w:r>
          </w:p>
        </w:tc>
        <w:tc>
          <w:tcPr>
            <w:tcW w:w="2520" w:type="dxa"/>
            <w:tcBorders>
              <w:top w:val="single" w:sz="4" w:space="0" w:color="auto"/>
              <w:bottom w:val="single" w:sz="4" w:space="0" w:color="auto"/>
            </w:tcBorders>
          </w:tcPr>
          <w:p w14:paraId="6B251711" w14:textId="77777777" w:rsidR="00980D3B" w:rsidRDefault="00980D3B">
            <w:pPr>
              <w:pStyle w:val="HL7TableBody"/>
              <w:rPr>
                <w:sz w:val="14"/>
              </w:rPr>
            </w:pPr>
          </w:p>
        </w:tc>
      </w:tr>
      <w:tr w:rsidR="00980D3B" w14:paraId="5F02C7AE" w14:textId="77777777">
        <w:tblPrEx>
          <w:tblCellMar>
            <w:top w:w="0" w:type="dxa"/>
            <w:bottom w:w="0" w:type="dxa"/>
          </w:tblCellMar>
        </w:tblPrEx>
        <w:trPr>
          <w:jc w:val="center"/>
        </w:trPr>
        <w:tc>
          <w:tcPr>
            <w:tcW w:w="1013" w:type="dxa"/>
            <w:tcBorders>
              <w:top w:val="single" w:sz="4" w:space="0" w:color="auto"/>
              <w:bottom w:val="double" w:sz="4" w:space="0" w:color="auto"/>
            </w:tcBorders>
          </w:tcPr>
          <w:p w14:paraId="65BAF2FD" w14:textId="77777777" w:rsidR="00980D3B" w:rsidRDefault="00980D3B">
            <w:pPr>
              <w:pStyle w:val="HL7TableBody"/>
              <w:jc w:val="center"/>
            </w:pPr>
            <w:r>
              <w:t>T</w:t>
            </w:r>
          </w:p>
        </w:tc>
        <w:tc>
          <w:tcPr>
            <w:tcW w:w="3352" w:type="dxa"/>
            <w:tcBorders>
              <w:top w:val="single" w:sz="4" w:space="0" w:color="auto"/>
              <w:bottom w:val="double" w:sz="4" w:space="0" w:color="auto"/>
            </w:tcBorders>
          </w:tcPr>
          <w:p w14:paraId="5008C2F4" w14:textId="77777777" w:rsidR="00980D3B" w:rsidRDefault="00980D3B">
            <w:pPr>
              <w:pStyle w:val="HL7TableBody"/>
            </w:pPr>
            <w:r>
              <w:t>At a designated date/time</w:t>
            </w:r>
          </w:p>
        </w:tc>
        <w:tc>
          <w:tcPr>
            <w:tcW w:w="2520" w:type="dxa"/>
            <w:tcBorders>
              <w:top w:val="single" w:sz="4" w:space="0" w:color="auto"/>
              <w:bottom w:val="double" w:sz="4" w:space="0" w:color="auto"/>
            </w:tcBorders>
          </w:tcPr>
          <w:p w14:paraId="7B2BEBD2" w14:textId="77777777" w:rsidR="00980D3B" w:rsidRDefault="00980D3B">
            <w:pPr>
              <w:pStyle w:val="HL7TableBody"/>
              <w:rPr>
                <w:sz w:val="14"/>
              </w:rPr>
            </w:pPr>
          </w:p>
        </w:tc>
      </w:tr>
    </w:tbl>
    <w:p w14:paraId="08B349BD" w14:textId="77777777" w:rsidR="00980D3B" w:rsidRDefault="00980D3B">
      <w:pPr>
        <w:pStyle w:val="Heading4"/>
      </w:pPr>
      <w:r>
        <w:t>Date/time (TS)</w:t>
      </w:r>
    </w:p>
    <w:p w14:paraId="61207DDF" w14:textId="77777777" w:rsidR="00980D3B" w:rsidRDefault="00980D3B">
      <w:pPr>
        <w:pStyle w:val="NormalIndented"/>
      </w:pPr>
      <w:r>
        <w:t>Definition: The second component is used to express the exact time to charge for the ordered service; it is used only when the</w:t>
      </w:r>
      <w:r>
        <w:rPr>
          <w:b/>
          <w:i/>
        </w:rPr>
        <w:t xml:space="preserve"> CCD.1 </w:t>
      </w:r>
      <w:r>
        <w:t>value is T. When used, it is e</w:t>
      </w:r>
      <w:r>
        <w:t>x</w:t>
      </w:r>
      <w:r>
        <w:t>pressed as a TS data type.</w:t>
      </w:r>
    </w:p>
    <w:p w14:paraId="3689C647" w14:textId="77777777" w:rsidR="00980D3B" w:rsidRDefault="00980D3B">
      <w:pPr>
        <w:pStyle w:val="Heading3"/>
      </w:pPr>
      <w:r>
        <w:fldChar w:fldCharType="begin"/>
      </w:r>
      <w:r>
        <w:instrText>XE "CCP"</w:instrText>
      </w:r>
      <w:r>
        <w:fldChar w:fldCharType="end"/>
      </w:r>
      <w:r>
        <w:fldChar w:fldCharType="begin"/>
      </w:r>
      <w:r>
        <w:instrText>XE "Data types: CCP"</w:instrText>
      </w:r>
      <w:r>
        <w:fldChar w:fldCharType="end"/>
      </w:r>
      <w:r>
        <w:t xml:space="preserve"> </w:t>
      </w:r>
      <w:bookmarkStart w:id="135" w:name="_Ref174781"/>
      <w:bookmarkStart w:id="136" w:name="_Toc496455"/>
      <w:bookmarkStart w:id="137" w:name="_Toc524802"/>
      <w:bookmarkStart w:id="138" w:name="_Toc1802385"/>
      <w:bookmarkStart w:id="139" w:name="_Toc22448380"/>
      <w:bookmarkStart w:id="140" w:name="_Toc22697572"/>
      <w:bookmarkStart w:id="141" w:name="_Toc24273607"/>
      <w:r>
        <w:t>CCP - channel calibration parameters</w:t>
      </w:r>
      <w:bookmarkEnd w:id="135"/>
      <w:bookmarkEnd w:id="136"/>
      <w:bookmarkEnd w:id="137"/>
      <w:bookmarkEnd w:id="138"/>
      <w:bookmarkEnd w:id="139"/>
      <w:bookmarkEnd w:id="140"/>
      <w:bookmarkEnd w:id="141"/>
      <w:r>
        <w:t xml:space="preserve"> </w:t>
      </w:r>
    </w:p>
    <w:p w14:paraId="5E886BB5" w14:textId="77777777" w:rsidR="00980D3B" w:rsidRDefault="00980D3B">
      <w:pPr>
        <w:pStyle w:val="ComponentTableCaption"/>
        <w:rPr>
          <w:snapToGrid w:val="0"/>
        </w:rPr>
      </w:pPr>
      <w:bookmarkStart w:id="142" w:name="CCP"/>
      <w:r>
        <w:t xml:space="preserve">HL7 Component Table – CCP - Channel Calibration Parameters </w:t>
      </w:r>
      <w:r>
        <w:fldChar w:fldCharType="begin"/>
      </w:r>
      <w:r>
        <w:instrText xml:space="preserve"> XE "HL7 Component Table – CCP" </w:instrText>
      </w:r>
      <w:r>
        <w:fldChar w:fldCharType="end"/>
      </w:r>
      <w:bookmarkEnd w:id="14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5F4DF40"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298D765"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2C8C12F6"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14C035F8"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2CE33353"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2334D4E4"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3CD7EB39"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267AC9E"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1E560B1B" w14:textId="77777777" w:rsidR="00980D3B" w:rsidRDefault="00980D3B">
            <w:pPr>
              <w:pStyle w:val="ComponentTableHeader"/>
            </w:pPr>
            <w:r>
              <w:t>SEC.REF.</w:t>
            </w:r>
          </w:p>
        </w:tc>
      </w:tr>
      <w:tr w:rsidR="00980D3B" w14:paraId="0629358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E258F49" w14:textId="77777777" w:rsidR="00980D3B" w:rsidRDefault="00980D3B">
            <w:pPr>
              <w:pStyle w:val="ComponentTableBody"/>
            </w:pPr>
            <w:r>
              <w:t>1</w:t>
            </w:r>
          </w:p>
        </w:tc>
        <w:tc>
          <w:tcPr>
            <w:tcW w:w="576" w:type="dxa"/>
            <w:tcBorders>
              <w:top w:val="single" w:sz="4" w:space="0" w:color="auto"/>
              <w:bottom w:val="single" w:sz="4" w:space="0" w:color="auto"/>
            </w:tcBorders>
          </w:tcPr>
          <w:p w14:paraId="01F6D916" w14:textId="77777777" w:rsidR="00980D3B" w:rsidRDefault="00980D3B">
            <w:pPr>
              <w:pStyle w:val="ComponentTableBody"/>
            </w:pPr>
            <w:r>
              <w:t xml:space="preserve">6 </w:t>
            </w:r>
          </w:p>
        </w:tc>
        <w:tc>
          <w:tcPr>
            <w:tcW w:w="720" w:type="dxa"/>
            <w:tcBorders>
              <w:top w:val="single" w:sz="4" w:space="0" w:color="auto"/>
              <w:bottom w:val="single" w:sz="4" w:space="0" w:color="auto"/>
            </w:tcBorders>
          </w:tcPr>
          <w:p w14:paraId="75F2D451" w14:textId="77777777" w:rsidR="00980D3B" w:rsidRDefault="00980D3B">
            <w:pPr>
              <w:pStyle w:val="ComponentTableBody"/>
            </w:pPr>
            <w:r>
              <w:t>NM</w:t>
            </w:r>
          </w:p>
        </w:tc>
        <w:tc>
          <w:tcPr>
            <w:tcW w:w="576" w:type="dxa"/>
            <w:tcBorders>
              <w:top w:val="single" w:sz="4" w:space="0" w:color="auto"/>
              <w:bottom w:val="single" w:sz="4" w:space="0" w:color="auto"/>
            </w:tcBorders>
          </w:tcPr>
          <w:p w14:paraId="7FC81186" w14:textId="77777777" w:rsidR="00980D3B" w:rsidRDefault="00980D3B">
            <w:pPr>
              <w:pStyle w:val="ComponentTableBody"/>
            </w:pPr>
            <w:r>
              <w:t>O</w:t>
            </w:r>
          </w:p>
        </w:tc>
        <w:tc>
          <w:tcPr>
            <w:tcW w:w="720" w:type="dxa"/>
            <w:tcBorders>
              <w:top w:val="single" w:sz="4" w:space="0" w:color="auto"/>
              <w:bottom w:val="single" w:sz="4" w:space="0" w:color="auto"/>
            </w:tcBorders>
          </w:tcPr>
          <w:p w14:paraId="39553A6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5ADD9C9" w14:textId="77777777" w:rsidR="00980D3B" w:rsidRDefault="00980D3B">
            <w:pPr>
              <w:pStyle w:val="ComponentTableBody"/>
              <w:jc w:val="left"/>
            </w:pPr>
            <w:r>
              <w:rPr>
                <w:snapToGrid w:val="0"/>
              </w:rPr>
              <w:t>Channel Calibration Sensitivity Correction Factor</w:t>
            </w:r>
          </w:p>
        </w:tc>
        <w:tc>
          <w:tcPr>
            <w:tcW w:w="1440" w:type="dxa"/>
            <w:tcBorders>
              <w:top w:val="single" w:sz="4" w:space="0" w:color="auto"/>
              <w:bottom w:val="single" w:sz="4" w:space="0" w:color="auto"/>
            </w:tcBorders>
          </w:tcPr>
          <w:p w14:paraId="4988A42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A0D2AA2"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7102CAF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5F69FF4"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11634AC8" w14:textId="77777777" w:rsidR="00980D3B" w:rsidRDefault="00980D3B">
            <w:pPr>
              <w:pStyle w:val="ComponentTableBody"/>
              <w:rPr>
                <w:lang w:val="it-IT"/>
              </w:rPr>
            </w:pPr>
            <w:r>
              <w:rPr>
                <w:lang w:val="it-IT"/>
              </w:rPr>
              <w:t xml:space="preserve">6 </w:t>
            </w:r>
          </w:p>
        </w:tc>
        <w:tc>
          <w:tcPr>
            <w:tcW w:w="720" w:type="dxa"/>
            <w:tcBorders>
              <w:top w:val="single" w:sz="4" w:space="0" w:color="auto"/>
              <w:bottom w:val="single" w:sz="4" w:space="0" w:color="auto"/>
            </w:tcBorders>
          </w:tcPr>
          <w:p w14:paraId="293886F1"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789D8C70"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F218A11"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54BA7EDF" w14:textId="77777777" w:rsidR="00980D3B" w:rsidRDefault="00980D3B">
            <w:pPr>
              <w:pStyle w:val="ComponentTableBody"/>
              <w:jc w:val="left"/>
              <w:rPr>
                <w:lang w:val="it-IT"/>
              </w:rPr>
            </w:pPr>
            <w:r>
              <w:rPr>
                <w:snapToGrid w:val="0"/>
                <w:lang w:val="it-IT"/>
              </w:rPr>
              <w:t>Channel Calibration Baseline</w:t>
            </w:r>
          </w:p>
        </w:tc>
        <w:tc>
          <w:tcPr>
            <w:tcW w:w="1440" w:type="dxa"/>
            <w:tcBorders>
              <w:top w:val="single" w:sz="4" w:space="0" w:color="auto"/>
              <w:bottom w:val="single" w:sz="4" w:space="0" w:color="auto"/>
            </w:tcBorders>
          </w:tcPr>
          <w:p w14:paraId="11A222E8"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1421D55B"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167DD6A1"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33052F3" w14:textId="77777777" w:rsidR="00980D3B" w:rsidRDefault="00980D3B">
            <w:pPr>
              <w:pStyle w:val="ComponentTableBody"/>
              <w:rPr>
                <w:lang w:val="it-IT"/>
              </w:rPr>
            </w:pPr>
            <w:r>
              <w:rPr>
                <w:lang w:val="it-IT"/>
              </w:rPr>
              <w:t>3</w:t>
            </w:r>
          </w:p>
        </w:tc>
        <w:tc>
          <w:tcPr>
            <w:tcW w:w="576" w:type="dxa"/>
            <w:tcBorders>
              <w:top w:val="single" w:sz="4" w:space="0" w:color="auto"/>
              <w:bottom w:val="double" w:sz="4" w:space="0" w:color="auto"/>
            </w:tcBorders>
          </w:tcPr>
          <w:p w14:paraId="3FEAEE32" w14:textId="77777777" w:rsidR="00980D3B" w:rsidRDefault="00980D3B">
            <w:pPr>
              <w:pStyle w:val="ComponentTableBody"/>
              <w:rPr>
                <w:lang w:val="it-IT"/>
              </w:rPr>
            </w:pPr>
            <w:r>
              <w:rPr>
                <w:lang w:val="it-IT"/>
              </w:rPr>
              <w:t xml:space="preserve">6 </w:t>
            </w:r>
          </w:p>
        </w:tc>
        <w:tc>
          <w:tcPr>
            <w:tcW w:w="720" w:type="dxa"/>
            <w:tcBorders>
              <w:top w:val="single" w:sz="4" w:space="0" w:color="auto"/>
              <w:bottom w:val="double" w:sz="4" w:space="0" w:color="auto"/>
            </w:tcBorders>
          </w:tcPr>
          <w:p w14:paraId="32C0DDAA" w14:textId="77777777" w:rsidR="00980D3B" w:rsidRDefault="00980D3B">
            <w:pPr>
              <w:pStyle w:val="ComponentTableBody"/>
              <w:rPr>
                <w:lang w:val="it-IT"/>
              </w:rPr>
            </w:pPr>
            <w:r>
              <w:rPr>
                <w:lang w:val="it-IT"/>
              </w:rPr>
              <w:t>NM</w:t>
            </w:r>
          </w:p>
        </w:tc>
        <w:tc>
          <w:tcPr>
            <w:tcW w:w="576" w:type="dxa"/>
            <w:tcBorders>
              <w:top w:val="single" w:sz="4" w:space="0" w:color="auto"/>
              <w:bottom w:val="double" w:sz="4" w:space="0" w:color="auto"/>
            </w:tcBorders>
          </w:tcPr>
          <w:p w14:paraId="2C049302"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46887BCF"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7D0283FF" w14:textId="77777777" w:rsidR="00980D3B" w:rsidRDefault="00980D3B">
            <w:pPr>
              <w:pStyle w:val="ComponentTableBody"/>
              <w:jc w:val="left"/>
            </w:pPr>
            <w:r>
              <w:rPr>
                <w:snapToGrid w:val="0"/>
              </w:rPr>
              <w:t>Channel Calibration Time Skew</w:t>
            </w:r>
          </w:p>
        </w:tc>
        <w:tc>
          <w:tcPr>
            <w:tcW w:w="1440" w:type="dxa"/>
            <w:tcBorders>
              <w:top w:val="single" w:sz="4" w:space="0" w:color="auto"/>
              <w:bottom w:val="double" w:sz="4" w:space="0" w:color="auto"/>
            </w:tcBorders>
          </w:tcPr>
          <w:p w14:paraId="648EB8A2"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24E0760"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749F8F6A" w14:textId="77777777" w:rsidR="00980D3B" w:rsidRDefault="00980D3B">
      <w:pPr>
        <w:pStyle w:val="NormalIndented"/>
      </w:pPr>
      <w:r>
        <w:rPr>
          <w:snapToGrid w:val="0"/>
        </w:rPr>
        <w:t xml:space="preserve">Definition: </w:t>
      </w:r>
      <w:r>
        <w:t>This data type identifies the corrections to channel sensitivity, the baseline, and the channel time skew when transmitting waveform results.</w:t>
      </w:r>
    </w:p>
    <w:p w14:paraId="284DC6CD" w14:textId="77777777" w:rsidR="00980D3B" w:rsidRDefault="00980D3B">
      <w:pPr>
        <w:pStyle w:val="Note"/>
        <w:tabs>
          <w:tab w:val="left" w:pos="1440"/>
        </w:tabs>
        <w:rPr>
          <w:snapToGrid w:val="0"/>
        </w:rPr>
      </w:pPr>
      <w:r>
        <w:rPr>
          <w:rStyle w:val="Strong"/>
        </w:rPr>
        <w:t>Maximum Length:</w:t>
      </w:r>
      <w:r>
        <w:t xml:space="preserve"> 20</w:t>
      </w:r>
    </w:p>
    <w:p w14:paraId="4AD07286" w14:textId="77777777" w:rsidR="00980D3B" w:rsidRDefault="00980D3B"/>
    <w:p w14:paraId="39C66688" w14:textId="77777777" w:rsidR="00980D3B" w:rsidRDefault="00980D3B">
      <w:pPr>
        <w:pStyle w:val="Note"/>
        <w:tabs>
          <w:tab w:val="left" w:pos="1440"/>
        </w:tabs>
        <w:rPr>
          <w:snapToGrid w:val="0"/>
        </w:rPr>
      </w:pPr>
      <w:r>
        <w:rPr>
          <w:rStyle w:val="Strong"/>
        </w:rPr>
        <w:t>Note:</w:t>
      </w:r>
      <w:r>
        <w:t xml:space="preserve"> Replaces the CM data type used in 7.14.1.5 OBX-5.3 where OBX-5 Observation value (*) is data type CD as of v 2.5.</w:t>
      </w:r>
    </w:p>
    <w:p w14:paraId="0B583FCF" w14:textId="77777777" w:rsidR="00980D3B" w:rsidRDefault="00980D3B">
      <w:pPr>
        <w:pStyle w:val="Heading4"/>
        <w:rPr>
          <w:vanish/>
        </w:rPr>
      </w:pPr>
    </w:p>
    <w:p w14:paraId="539497DA" w14:textId="77777777" w:rsidR="00980D3B" w:rsidRDefault="00980D3B">
      <w:pPr>
        <w:pStyle w:val="Heading4"/>
      </w:pPr>
      <w:r>
        <w:t>Channel Calibration Sensitivity Correction Factor (NM)</w:t>
      </w:r>
    </w:p>
    <w:p w14:paraId="0692741E" w14:textId="77777777" w:rsidR="00980D3B" w:rsidRDefault="00980D3B">
      <w:pPr>
        <w:pStyle w:val="NormalIndented"/>
      </w:pPr>
      <w:r>
        <w:t>Definition: This component defines a correction factor for channel sensitivity, which may be d</w:t>
      </w:r>
      <w:r>
        <w:t>e</w:t>
      </w:r>
      <w:r>
        <w:t>rived from the last calibration procedure performed. The actual channel sensitivity is the nominal channel sensitivity given in the previous component multiplied by the unitless correction fa</w:t>
      </w:r>
      <w:r>
        <w:t>c</w:t>
      </w:r>
      <w:r>
        <w:t>tor.</w:t>
      </w:r>
    </w:p>
    <w:p w14:paraId="3B7D6848" w14:textId="77777777" w:rsidR="00980D3B" w:rsidRDefault="00980D3B">
      <w:pPr>
        <w:pStyle w:val="Heading4"/>
      </w:pPr>
      <w:r>
        <w:t>Channel Calibration Baseline (NM)</w:t>
      </w:r>
    </w:p>
    <w:p w14:paraId="551673A3" w14:textId="77777777" w:rsidR="00980D3B" w:rsidRDefault="00980D3B">
      <w:pPr>
        <w:pStyle w:val="NormalIndented"/>
      </w:pPr>
      <w:r>
        <w:t>Definition: This component defines the actual channel baseline (the data value which corresponds to a nominal input signal of zero). The actual baseline may differ from the ideal because of a dc offset in the amplifier connected to the ADC. The actual baseline values for all channels (which need not be integers) may be determined at the time of calibration as the average digitized values obtained when a zero input si</w:t>
      </w:r>
      <w:r>
        <w:t>g</w:t>
      </w:r>
      <w:r>
        <w:t>nal is connected to each channel.</w:t>
      </w:r>
    </w:p>
    <w:p w14:paraId="595F1A1E" w14:textId="77777777" w:rsidR="00980D3B" w:rsidRDefault="00980D3B">
      <w:pPr>
        <w:pStyle w:val="Heading4"/>
      </w:pPr>
      <w:r>
        <w:t xml:space="preserve">Channel Calibration Time Skew (NM) </w:t>
      </w:r>
    </w:p>
    <w:p w14:paraId="3079CBF0" w14:textId="77777777" w:rsidR="00980D3B" w:rsidRDefault="00980D3B">
      <w:pPr>
        <w:pStyle w:val="NormalIndented"/>
      </w:pPr>
      <w:r>
        <w:t xml:space="preserve">Definition: This component defines the time difference between the nominal sampling (digitization) time (which would be the same for all channels) and the actual sampling time of the channel, in seconds (or fractions thereof). This value will differ from zero when all channels in the montage are not sampled </w:t>
      </w:r>
      <w:r>
        <w:lastRenderedPageBreak/>
        <w:t>s</w:t>
      </w:r>
      <w:r>
        <w:t>i</w:t>
      </w:r>
      <w:r>
        <w:t>multaneously, as occurs in systems, which sample successive channels at regular time intervals. This value may be determined from a calibration procedure in which an identical time-varying signal is applied to all channels and interchannel time differences are estimated, or more commonly it may be taken from the manufacturer’s specifications for the digitizing system used. For example, for a system which samples successive channels at regular time intervals t, the time skew of channel number n would be (n</w:t>
      </w:r>
      <w:r>
        <w:noBreakHyphen/>
        <w:t>1)t. The actual time of sampling (digitization) of sample number m of channel number n in such a system would be R + (m-1)/f + (n-1)t, where R is the reference time at the start of the epoch and f is the channel sampling frequency (t &lt; 1/f).</w:t>
      </w:r>
    </w:p>
    <w:p w14:paraId="4B918443" w14:textId="77777777" w:rsidR="00980D3B" w:rsidRDefault="00980D3B">
      <w:pPr>
        <w:pStyle w:val="Heading3"/>
      </w:pPr>
      <w:r>
        <w:fldChar w:fldCharType="begin"/>
      </w:r>
      <w:r>
        <w:instrText xml:space="preserve"> XE "CD" </w:instrText>
      </w:r>
      <w:r>
        <w:fldChar w:fldCharType="end"/>
      </w:r>
      <w:r>
        <w:fldChar w:fldCharType="begin"/>
      </w:r>
      <w:r>
        <w:instrText xml:space="preserve"> XE "Data types: CD" </w:instrText>
      </w:r>
      <w:r>
        <w:fldChar w:fldCharType="end"/>
      </w:r>
      <w:bookmarkStart w:id="143" w:name="_Ref358258136"/>
      <w:bookmarkStart w:id="144" w:name="_Toc359236007"/>
      <w:bookmarkStart w:id="145" w:name="_Toc498145879"/>
      <w:bookmarkStart w:id="146" w:name="_Toc527864447"/>
      <w:bookmarkStart w:id="147" w:name="_Toc527865919"/>
      <w:bookmarkStart w:id="148" w:name="_Toc528481870"/>
      <w:bookmarkStart w:id="149" w:name="_Toc528482375"/>
      <w:bookmarkStart w:id="150" w:name="_Toc528482674"/>
      <w:bookmarkStart w:id="151" w:name="_Toc528482799"/>
      <w:bookmarkStart w:id="152" w:name="_Toc528486107"/>
      <w:bookmarkStart w:id="153" w:name="_Toc536689711"/>
      <w:bookmarkStart w:id="154" w:name="_Toc496456"/>
      <w:bookmarkStart w:id="155" w:name="_Toc524803"/>
      <w:bookmarkStart w:id="156" w:name="_Toc1802386"/>
      <w:bookmarkStart w:id="157" w:name="_Toc22448381"/>
      <w:bookmarkStart w:id="158" w:name="_Toc22697573"/>
      <w:bookmarkStart w:id="159" w:name="_Toc24273608"/>
      <w:r>
        <w:t>CD - channel definition</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288BE285" w14:textId="77777777" w:rsidR="00980D3B" w:rsidRDefault="00980D3B">
      <w:pPr>
        <w:pStyle w:val="ComponentTableCaption"/>
      </w:pPr>
      <w:bookmarkStart w:id="160" w:name="CD"/>
      <w:r>
        <w:t>HL7 Component Table - CD – Channel Definition</w:t>
      </w:r>
      <w:r>
        <w:fldChar w:fldCharType="begin"/>
      </w:r>
      <w:r>
        <w:instrText xml:space="preserve"> XE "HL7 Component Table - CD" </w:instrText>
      </w:r>
      <w:r>
        <w:fldChar w:fldCharType="end"/>
      </w:r>
      <w:bookmarkEnd w:id="16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BA5945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97DDC8A"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0C8253E8"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7ED9A07A"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7DEE672C"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3DF8F0C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238FA00"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2EDB9C55"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3A09238C" w14:textId="77777777" w:rsidR="00980D3B" w:rsidRDefault="00980D3B">
            <w:pPr>
              <w:pStyle w:val="ComponentTableHeader"/>
              <w:jc w:val="left"/>
              <w:rPr>
                <w:b w:val="0"/>
              </w:rPr>
            </w:pPr>
            <w:r>
              <w:t>SEC.REF.</w:t>
            </w:r>
          </w:p>
        </w:tc>
      </w:tr>
      <w:tr w:rsidR="00980D3B" w14:paraId="2EF9F0A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A37B4D3" w14:textId="77777777" w:rsidR="00980D3B" w:rsidRDefault="00980D3B">
            <w:pPr>
              <w:pStyle w:val="ComponentTableBody"/>
            </w:pPr>
            <w:r>
              <w:t>1</w:t>
            </w:r>
          </w:p>
        </w:tc>
        <w:tc>
          <w:tcPr>
            <w:tcW w:w="576" w:type="dxa"/>
            <w:tcBorders>
              <w:top w:val="single" w:sz="4" w:space="0" w:color="auto"/>
              <w:bottom w:val="single" w:sz="4" w:space="0" w:color="auto"/>
            </w:tcBorders>
          </w:tcPr>
          <w:p w14:paraId="7620F4D7" w14:textId="77777777" w:rsidR="00980D3B" w:rsidRDefault="00980D3B">
            <w:pPr>
              <w:pStyle w:val="ComponentTableBody"/>
            </w:pPr>
            <w:r>
              <w:t>22</w:t>
            </w:r>
          </w:p>
        </w:tc>
        <w:tc>
          <w:tcPr>
            <w:tcW w:w="720" w:type="dxa"/>
            <w:tcBorders>
              <w:top w:val="single" w:sz="4" w:space="0" w:color="auto"/>
              <w:bottom w:val="single" w:sz="4" w:space="0" w:color="auto"/>
            </w:tcBorders>
          </w:tcPr>
          <w:p w14:paraId="695DD56A" w14:textId="77777777" w:rsidR="00980D3B" w:rsidRDefault="00980D3B">
            <w:pPr>
              <w:pStyle w:val="ComponentTableBody"/>
            </w:pPr>
            <w:r>
              <w:t>WVI</w:t>
            </w:r>
          </w:p>
        </w:tc>
        <w:tc>
          <w:tcPr>
            <w:tcW w:w="576" w:type="dxa"/>
            <w:tcBorders>
              <w:top w:val="single" w:sz="4" w:space="0" w:color="auto"/>
              <w:bottom w:val="single" w:sz="4" w:space="0" w:color="auto"/>
            </w:tcBorders>
          </w:tcPr>
          <w:p w14:paraId="4FD12058"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4D2ABD5"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116D861" w14:textId="77777777" w:rsidR="00980D3B" w:rsidRDefault="00980D3B">
            <w:pPr>
              <w:pStyle w:val="ComponentTableBody"/>
              <w:jc w:val="left"/>
              <w:rPr>
                <w:lang w:val="it-IT"/>
              </w:rPr>
            </w:pPr>
            <w:r>
              <w:rPr>
                <w:lang w:val="it-IT"/>
              </w:rPr>
              <w:t>Channel Identifier</w:t>
            </w:r>
          </w:p>
        </w:tc>
        <w:tc>
          <w:tcPr>
            <w:tcW w:w="1440" w:type="dxa"/>
            <w:tcBorders>
              <w:top w:val="single" w:sz="4" w:space="0" w:color="auto"/>
              <w:bottom w:val="single" w:sz="4" w:space="0" w:color="auto"/>
            </w:tcBorders>
          </w:tcPr>
          <w:p w14:paraId="2477DE73"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259DBA1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_Ref174130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2.A.83</w:t>
            </w:r>
            <w:r>
              <w:rPr>
                <w:rStyle w:val="Hyperlink"/>
              </w:rPr>
              <w:fldChar w:fldCharType="end"/>
            </w:r>
          </w:p>
        </w:tc>
      </w:tr>
      <w:tr w:rsidR="00980D3B" w14:paraId="334E8DC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5923C1E"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161911A2" w14:textId="77777777" w:rsidR="00980D3B" w:rsidRDefault="00980D3B">
            <w:pPr>
              <w:pStyle w:val="ComponentTableBody"/>
              <w:rPr>
                <w:lang w:val="it-IT"/>
              </w:rPr>
            </w:pPr>
            <w:r>
              <w:rPr>
                <w:lang w:val="it-IT"/>
              </w:rPr>
              <w:t xml:space="preserve">17 </w:t>
            </w:r>
          </w:p>
        </w:tc>
        <w:tc>
          <w:tcPr>
            <w:tcW w:w="720" w:type="dxa"/>
            <w:tcBorders>
              <w:top w:val="single" w:sz="4" w:space="0" w:color="auto"/>
              <w:bottom w:val="single" w:sz="4" w:space="0" w:color="auto"/>
            </w:tcBorders>
          </w:tcPr>
          <w:p w14:paraId="5AC6394F" w14:textId="77777777" w:rsidR="00980D3B" w:rsidRDefault="00980D3B">
            <w:pPr>
              <w:pStyle w:val="ComponentTableBody"/>
              <w:rPr>
                <w:lang w:val="it-IT"/>
              </w:rPr>
            </w:pPr>
            <w:r>
              <w:rPr>
                <w:lang w:val="it-IT"/>
              </w:rPr>
              <w:t>WVS</w:t>
            </w:r>
          </w:p>
        </w:tc>
        <w:tc>
          <w:tcPr>
            <w:tcW w:w="576" w:type="dxa"/>
            <w:tcBorders>
              <w:top w:val="single" w:sz="4" w:space="0" w:color="auto"/>
              <w:bottom w:val="single" w:sz="4" w:space="0" w:color="auto"/>
            </w:tcBorders>
          </w:tcPr>
          <w:p w14:paraId="01917427"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421B796"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5C8CD0E8" w14:textId="77777777" w:rsidR="00980D3B" w:rsidRDefault="00980D3B">
            <w:pPr>
              <w:pStyle w:val="ComponentTableBody"/>
              <w:jc w:val="left"/>
            </w:pPr>
            <w:r>
              <w:t>Waveform Source</w:t>
            </w:r>
          </w:p>
        </w:tc>
        <w:tc>
          <w:tcPr>
            <w:tcW w:w="1440" w:type="dxa"/>
            <w:tcBorders>
              <w:top w:val="single" w:sz="4" w:space="0" w:color="auto"/>
              <w:bottom w:val="single" w:sz="4" w:space="0" w:color="auto"/>
            </w:tcBorders>
          </w:tcPr>
          <w:p w14:paraId="21372A4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C5E9387" w14:textId="77777777" w:rsidR="00980D3B" w:rsidRDefault="00980D3B">
            <w:pPr>
              <w:pStyle w:val="ComponentTableBody"/>
              <w:rPr>
                <w:rStyle w:val="Hyperlink"/>
              </w:rPr>
            </w:pPr>
            <w:r>
              <w:rPr>
                <w:rStyle w:val="Hyperlink"/>
              </w:rPr>
              <w:fldChar w:fldCharType="begin"/>
            </w:r>
            <w:r>
              <w:rPr>
                <w:rStyle w:val="Hyperlink"/>
              </w:rPr>
              <w:instrText xml:space="preserve"> REF _Ref174087 \r \h </w:instrText>
            </w:r>
            <w:r>
              <w:rPr>
                <w:rStyle w:val="Hyperlink"/>
              </w:rPr>
            </w:r>
            <w:r>
              <w:rPr>
                <w:rStyle w:val="Hyperlink"/>
              </w:rPr>
              <w:instrText xml:space="preserve"> \* MERGEFORMAT </w:instrText>
            </w:r>
            <w:r>
              <w:rPr>
                <w:rStyle w:val="Hyperlink"/>
              </w:rPr>
              <w:fldChar w:fldCharType="separate"/>
            </w:r>
            <w:r>
              <w:rPr>
                <w:rStyle w:val="Hyperlink"/>
              </w:rPr>
              <w:t>2.A.84</w:t>
            </w:r>
            <w:r>
              <w:rPr>
                <w:rStyle w:val="Hyperlink"/>
              </w:rPr>
              <w:fldChar w:fldCharType="end"/>
            </w:r>
          </w:p>
        </w:tc>
      </w:tr>
      <w:tr w:rsidR="00980D3B" w14:paraId="6AAA966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7A25FDD"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5B448730" w14:textId="77777777" w:rsidR="00980D3B" w:rsidRDefault="00980D3B">
            <w:pPr>
              <w:pStyle w:val="ComponentTableBody"/>
              <w:rPr>
                <w:lang w:val="it-IT"/>
              </w:rPr>
            </w:pPr>
            <w:r>
              <w:rPr>
                <w:lang w:val="it-IT"/>
              </w:rPr>
              <w:t xml:space="preserve">478 </w:t>
            </w:r>
          </w:p>
        </w:tc>
        <w:tc>
          <w:tcPr>
            <w:tcW w:w="720" w:type="dxa"/>
            <w:tcBorders>
              <w:top w:val="single" w:sz="4" w:space="0" w:color="auto"/>
              <w:bottom w:val="single" w:sz="4" w:space="0" w:color="auto"/>
            </w:tcBorders>
          </w:tcPr>
          <w:p w14:paraId="6F031779" w14:textId="77777777" w:rsidR="00980D3B" w:rsidRDefault="00980D3B">
            <w:pPr>
              <w:pStyle w:val="ComponentTableBody"/>
              <w:rPr>
                <w:lang w:val="it-IT"/>
              </w:rPr>
            </w:pPr>
            <w:r>
              <w:rPr>
                <w:lang w:val="it-IT"/>
              </w:rPr>
              <w:t>CSU</w:t>
            </w:r>
          </w:p>
        </w:tc>
        <w:tc>
          <w:tcPr>
            <w:tcW w:w="576" w:type="dxa"/>
            <w:tcBorders>
              <w:top w:val="single" w:sz="4" w:space="0" w:color="auto"/>
              <w:bottom w:val="single" w:sz="4" w:space="0" w:color="auto"/>
            </w:tcBorders>
          </w:tcPr>
          <w:p w14:paraId="64A8716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D131406"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FF3E5F9" w14:textId="77777777" w:rsidR="00980D3B" w:rsidRDefault="00980D3B">
            <w:pPr>
              <w:pStyle w:val="ComponentTableBody"/>
              <w:jc w:val="left"/>
              <w:rPr>
                <w:lang w:val="it-IT"/>
              </w:rPr>
            </w:pPr>
            <w:r>
              <w:rPr>
                <w:lang w:val="it-IT"/>
              </w:rPr>
              <w:t>Channel Sensiti</w:t>
            </w:r>
            <w:r>
              <w:rPr>
                <w:lang w:val="it-IT"/>
              </w:rPr>
              <w:t>v</w:t>
            </w:r>
            <w:r>
              <w:rPr>
                <w:lang w:val="it-IT"/>
              </w:rPr>
              <w:t>ity/Units</w:t>
            </w:r>
          </w:p>
        </w:tc>
        <w:tc>
          <w:tcPr>
            <w:tcW w:w="1440" w:type="dxa"/>
            <w:tcBorders>
              <w:top w:val="single" w:sz="4" w:space="0" w:color="auto"/>
              <w:bottom w:val="single" w:sz="4" w:space="0" w:color="auto"/>
            </w:tcBorders>
          </w:tcPr>
          <w:p w14:paraId="5ACA5959"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1FD287A5"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_Ref174854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2.A.12</w:t>
            </w:r>
            <w:r>
              <w:rPr>
                <w:rStyle w:val="Hyperlink"/>
              </w:rPr>
              <w:fldChar w:fldCharType="end"/>
            </w:r>
          </w:p>
        </w:tc>
      </w:tr>
      <w:tr w:rsidR="00980D3B" w14:paraId="4702316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D583ED0"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2D6E8C27" w14:textId="77777777" w:rsidR="00980D3B" w:rsidRDefault="00980D3B">
            <w:pPr>
              <w:pStyle w:val="ComponentTableBody"/>
              <w:rPr>
                <w:lang w:val="it-IT"/>
              </w:rPr>
            </w:pPr>
            <w:r>
              <w:rPr>
                <w:lang w:val="it-IT"/>
              </w:rPr>
              <w:t xml:space="preserve">20 </w:t>
            </w:r>
          </w:p>
        </w:tc>
        <w:tc>
          <w:tcPr>
            <w:tcW w:w="720" w:type="dxa"/>
            <w:tcBorders>
              <w:top w:val="single" w:sz="4" w:space="0" w:color="auto"/>
              <w:bottom w:val="single" w:sz="4" w:space="0" w:color="auto"/>
            </w:tcBorders>
          </w:tcPr>
          <w:p w14:paraId="05037ECD" w14:textId="77777777" w:rsidR="00980D3B" w:rsidRDefault="00980D3B">
            <w:pPr>
              <w:pStyle w:val="ComponentTableBody"/>
              <w:rPr>
                <w:lang w:val="it-IT"/>
              </w:rPr>
            </w:pPr>
            <w:r>
              <w:rPr>
                <w:lang w:val="it-IT"/>
              </w:rPr>
              <w:t>CCP</w:t>
            </w:r>
          </w:p>
        </w:tc>
        <w:tc>
          <w:tcPr>
            <w:tcW w:w="576" w:type="dxa"/>
            <w:tcBorders>
              <w:top w:val="single" w:sz="4" w:space="0" w:color="auto"/>
              <w:bottom w:val="single" w:sz="4" w:space="0" w:color="auto"/>
            </w:tcBorders>
          </w:tcPr>
          <w:p w14:paraId="72242EA6"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11E8EA3"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C52F8A1" w14:textId="77777777" w:rsidR="00980D3B" w:rsidRDefault="00980D3B">
            <w:pPr>
              <w:pStyle w:val="ComponentTableBody"/>
              <w:jc w:val="left"/>
            </w:pPr>
            <w:r>
              <w:t>Channel Calibration Parameters</w:t>
            </w:r>
          </w:p>
        </w:tc>
        <w:tc>
          <w:tcPr>
            <w:tcW w:w="1440" w:type="dxa"/>
            <w:tcBorders>
              <w:top w:val="single" w:sz="4" w:space="0" w:color="auto"/>
              <w:bottom w:val="single" w:sz="4" w:space="0" w:color="auto"/>
            </w:tcBorders>
          </w:tcPr>
          <w:p w14:paraId="5619043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8C48A81" w14:textId="77777777" w:rsidR="00980D3B" w:rsidRDefault="00980D3B">
            <w:pPr>
              <w:pStyle w:val="ComponentTableBody"/>
              <w:rPr>
                <w:rStyle w:val="Hyperlink"/>
              </w:rPr>
            </w:pPr>
            <w:r>
              <w:rPr>
                <w:rStyle w:val="Hyperlink"/>
              </w:rPr>
              <w:fldChar w:fldCharType="begin"/>
            </w:r>
            <w:r>
              <w:rPr>
                <w:rStyle w:val="Hyperlink"/>
              </w:rPr>
              <w:instrText xml:space="preserve"> REF _Ref174781 \r \h </w:instrText>
            </w:r>
            <w:r>
              <w:rPr>
                <w:rStyle w:val="Hyperlink"/>
              </w:rPr>
            </w:r>
            <w:r>
              <w:rPr>
                <w:rStyle w:val="Hyperlink"/>
              </w:rPr>
              <w:instrText xml:space="preserve"> \* MERGEFORMAT </w:instrText>
            </w:r>
            <w:r>
              <w:rPr>
                <w:rStyle w:val="Hyperlink"/>
              </w:rPr>
              <w:fldChar w:fldCharType="separate"/>
            </w:r>
            <w:r>
              <w:rPr>
                <w:rStyle w:val="Hyperlink"/>
              </w:rPr>
              <w:t>2.A.4</w:t>
            </w:r>
            <w:r>
              <w:rPr>
                <w:rStyle w:val="Hyperlink"/>
              </w:rPr>
              <w:fldChar w:fldCharType="end"/>
            </w:r>
          </w:p>
        </w:tc>
      </w:tr>
      <w:tr w:rsidR="00980D3B" w14:paraId="50CF43A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A2D511F" w14:textId="77777777" w:rsidR="00980D3B" w:rsidRDefault="00980D3B">
            <w:pPr>
              <w:pStyle w:val="ComponentTableBody"/>
            </w:pPr>
            <w:r>
              <w:t>5</w:t>
            </w:r>
          </w:p>
        </w:tc>
        <w:tc>
          <w:tcPr>
            <w:tcW w:w="576" w:type="dxa"/>
            <w:tcBorders>
              <w:top w:val="single" w:sz="4" w:space="0" w:color="auto"/>
              <w:bottom w:val="single" w:sz="4" w:space="0" w:color="auto"/>
            </w:tcBorders>
          </w:tcPr>
          <w:p w14:paraId="778DE7E7" w14:textId="77777777" w:rsidR="00980D3B" w:rsidRDefault="00980D3B">
            <w:pPr>
              <w:pStyle w:val="ComponentTableBody"/>
            </w:pPr>
            <w:r>
              <w:t xml:space="preserve">6 </w:t>
            </w:r>
          </w:p>
        </w:tc>
        <w:tc>
          <w:tcPr>
            <w:tcW w:w="720" w:type="dxa"/>
            <w:tcBorders>
              <w:top w:val="single" w:sz="4" w:space="0" w:color="auto"/>
              <w:bottom w:val="single" w:sz="4" w:space="0" w:color="auto"/>
            </w:tcBorders>
          </w:tcPr>
          <w:p w14:paraId="1A067A5D" w14:textId="77777777" w:rsidR="00980D3B" w:rsidRDefault="00980D3B">
            <w:pPr>
              <w:pStyle w:val="ComponentTableBody"/>
            </w:pPr>
            <w:r>
              <w:t>NM</w:t>
            </w:r>
          </w:p>
        </w:tc>
        <w:tc>
          <w:tcPr>
            <w:tcW w:w="576" w:type="dxa"/>
            <w:tcBorders>
              <w:top w:val="single" w:sz="4" w:space="0" w:color="auto"/>
              <w:bottom w:val="single" w:sz="4" w:space="0" w:color="auto"/>
            </w:tcBorders>
          </w:tcPr>
          <w:p w14:paraId="0590F591" w14:textId="77777777" w:rsidR="00980D3B" w:rsidRDefault="00980D3B">
            <w:pPr>
              <w:pStyle w:val="ComponentTableBody"/>
            </w:pPr>
            <w:r>
              <w:t>O</w:t>
            </w:r>
          </w:p>
        </w:tc>
        <w:tc>
          <w:tcPr>
            <w:tcW w:w="720" w:type="dxa"/>
            <w:tcBorders>
              <w:top w:val="single" w:sz="4" w:space="0" w:color="auto"/>
              <w:bottom w:val="single" w:sz="4" w:space="0" w:color="auto"/>
            </w:tcBorders>
          </w:tcPr>
          <w:p w14:paraId="25295C7F"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ECE3D0B" w14:textId="77777777" w:rsidR="00980D3B" w:rsidRDefault="00980D3B">
            <w:pPr>
              <w:pStyle w:val="ComponentTableBody"/>
              <w:jc w:val="left"/>
            </w:pPr>
            <w:r>
              <w:t>Channel Sampling Frequency</w:t>
            </w:r>
          </w:p>
        </w:tc>
        <w:tc>
          <w:tcPr>
            <w:tcW w:w="1440" w:type="dxa"/>
            <w:tcBorders>
              <w:top w:val="single" w:sz="4" w:space="0" w:color="auto"/>
              <w:bottom w:val="single" w:sz="4" w:space="0" w:color="auto"/>
            </w:tcBorders>
          </w:tcPr>
          <w:p w14:paraId="09089EB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ABDDCE0"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2838196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A636C68" w14:textId="77777777" w:rsidR="00980D3B" w:rsidRDefault="00980D3B">
            <w:pPr>
              <w:pStyle w:val="ComponentTableBody"/>
            </w:pPr>
            <w:r>
              <w:t>6</w:t>
            </w:r>
          </w:p>
        </w:tc>
        <w:tc>
          <w:tcPr>
            <w:tcW w:w="576" w:type="dxa"/>
            <w:tcBorders>
              <w:top w:val="single" w:sz="4" w:space="0" w:color="auto"/>
              <w:bottom w:val="double" w:sz="4" w:space="0" w:color="auto"/>
            </w:tcBorders>
          </w:tcPr>
          <w:p w14:paraId="1342AC99" w14:textId="77777777" w:rsidR="00980D3B" w:rsidRDefault="00980D3B">
            <w:pPr>
              <w:pStyle w:val="ComponentTableBody"/>
            </w:pPr>
            <w:r>
              <w:t>33</w:t>
            </w:r>
          </w:p>
        </w:tc>
        <w:tc>
          <w:tcPr>
            <w:tcW w:w="720" w:type="dxa"/>
            <w:tcBorders>
              <w:top w:val="single" w:sz="4" w:space="0" w:color="auto"/>
              <w:bottom w:val="double" w:sz="4" w:space="0" w:color="auto"/>
            </w:tcBorders>
          </w:tcPr>
          <w:p w14:paraId="7FE422C0" w14:textId="77777777" w:rsidR="00980D3B" w:rsidRDefault="00980D3B">
            <w:pPr>
              <w:pStyle w:val="ComponentTableBody"/>
            </w:pPr>
            <w:r>
              <w:t>NR</w:t>
            </w:r>
          </w:p>
        </w:tc>
        <w:tc>
          <w:tcPr>
            <w:tcW w:w="576" w:type="dxa"/>
            <w:tcBorders>
              <w:top w:val="single" w:sz="4" w:space="0" w:color="auto"/>
              <w:bottom w:val="double" w:sz="4" w:space="0" w:color="auto"/>
            </w:tcBorders>
          </w:tcPr>
          <w:p w14:paraId="6E16104A" w14:textId="77777777" w:rsidR="00980D3B" w:rsidRDefault="00980D3B">
            <w:pPr>
              <w:pStyle w:val="ComponentTableBody"/>
            </w:pPr>
            <w:r>
              <w:t>O</w:t>
            </w:r>
          </w:p>
        </w:tc>
        <w:tc>
          <w:tcPr>
            <w:tcW w:w="720" w:type="dxa"/>
            <w:tcBorders>
              <w:top w:val="single" w:sz="4" w:space="0" w:color="auto"/>
              <w:bottom w:val="double" w:sz="4" w:space="0" w:color="auto"/>
            </w:tcBorders>
          </w:tcPr>
          <w:p w14:paraId="5F7BE07D" w14:textId="77777777" w:rsidR="00980D3B" w:rsidRDefault="00980D3B">
            <w:pPr>
              <w:pStyle w:val="ComponentTableBody"/>
              <w:rPr>
                <w:sz w:val="16"/>
              </w:rPr>
            </w:pPr>
          </w:p>
        </w:tc>
        <w:tc>
          <w:tcPr>
            <w:tcW w:w="2880" w:type="dxa"/>
            <w:tcBorders>
              <w:top w:val="single" w:sz="4" w:space="0" w:color="auto"/>
              <w:bottom w:val="double" w:sz="4" w:space="0" w:color="auto"/>
            </w:tcBorders>
          </w:tcPr>
          <w:p w14:paraId="2E60141F" w14:textId="77777777" w:rsidR="00980D3B" w:rsidRDefault="00980D3B">
            <w:pPr>
              <w:pStyle w:val="ComponentTableBody"/>
              <w:jc w:val="left"/>
            </w:pPr>
            <w:r>
              <w:t>Minimum/Maximum Data Values</w:t>
            </w:r>
          </w:p>
        </w:tc>
        <w:tc>
          <w:tcPr>
            <w:tcW w:w="1440" w:type="dxa"/>
            <w:tcBorders>
              <w:top w:val="single" w:sz="4" w:space="0" w:color="auto"/>
              <w:bottom w:val="double" w:sz="4" w:space="0" w:color="auto"/>
            </w:tcBorders>
          </w:tcPr>
          <w:p w14:paraId="36F0B4A4"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B4EC714" w14:textId="77777777" w:rsidR="00980D3B" w:rsidRDefault="00980D3B">
            <w:pPr>
              <w:pStyle w:val="ComponentTableBody"/>
              <w:rPr>
                <w:rStyle w:val="Hyperlink"/>
              </w:rPr>
            </w:pPr>
            <w:r>
              <w:rPr>
                <w:rStyle w:val="Hyperlink"/>
              </w:rPr>
              <w:fldChar w:fldCharType="begin"/>
            </w:r>
            <w:r>
              <w:rPr>
                <w:rStyle w:val="Hyperlink"/>
              </w:rPr>
              <w:instrText xml:space="preserve"> REF _Ref536835471 \r \h </w:instrText>
            </w:r>
            <w:r>
              <w:rPr>
                <w:rStyle w:val="Hyperlink"/>
              </w:rPr>
            </w:r>
            <w:r>
              <w:rPr>
                <w:rStyle w:val="Hyperlink"/>
              </w:rPr>
              <w:instrText xml:space="preserve"> \* MERGEFORMAT </w:instrText>
            </w:r>
            <w:r>
              <w:rPr>
                <w:rStyle w:val="Hyperlink"/>
              </w:rPr>
              <w:fldChar w:fldCharType="separate"/>
            </w:r>
            <w:r>
              <w:rPr>
                <w:rStyle w:val="Hyperlink"/>
              </w:rPr>
              <w:t>2.A.48</w:t>
            </w:r>
            <w:r>
              <w:rPr>
                <w:rStyle w:val="Hyperlink"/>
              </w:rPr>
              <w:fldChar w:fldCharType="end"/>
            </w:r>
          </w:p>
        </w:tc>
      </w:tr>
    </w:tbl>
    <w:p w14:paraId="0B32E3FA" w14:textId="77777777" w:rsidR="00980D3B" w:rsidRDefault="00980D3B">
      <w:pPr>
        <w:pStyle w:val="NormalIndented"/>
      </w:pPr>
      <w:r>
        <w:t>Definition: This data type is used for labeling of digital waveform data. It defines a recording channel, which is associated with one of the values in each time sample of waveform data. Each channel has a number (which generally defines its position in a multichannel display) and an optional name or label (also used in displays). One or two named waveform sources may also be associated with a channel (providing for the use of differential amplifiers with two inputs). The other components of the channel definition data type are optional. The individual components are defined as fo</w:t>
      </w:r>
      <w:r>
        <w:t>l</w:t>
      </w:r>
      <w:r>
        <w:t>lows:</w:t>
      </w:r>
    </w:p>
    <w:p w14:paraId="3A60AEB5" w14:textId="77777777" w:rsidR="00980D3B" w:rsidRDefault="00980D3B">
      <w:pPr>
        <w:pStyle w:val="Note"/>
        <w:tabs>
          <w:tab w:val="left" w:pos="1440"/>
        </w:tabs>
        <w:rPr>
          <w:snapToGrid w:val="0"/>
        </w:rPr>
      </w:pPr>
      <w:r>
        <w:rPr>
          <w:rStyle w:val="Strong"/>
        </w:rPr>
        <w:t>Maximum Length:</w:t>
      </w:r>
      <w:r>
        <w:t xml:space="preserve"> 581 </w:t>
      </w:r>
    </w:p>
    <w:p w14:paraId="2A1B3B22" w14:textId="77777777" w:rsidR="00980D3B" w:rsidRDefault="00980D3B">
      <w:pPr>
        <w:pStyle w:val="Heading4"/>
        <w:rPr>
          <w:vanish/>
        </w:rPr>
      </w:pPr>
    </w:p>
    <w:p w14:paraId="71B857F9" w14:textId="77777777" w:rsidR="00980D3B" w:rsidRDefault="00980D3B">
      <w:pPr>
        <w:pStyle w:val="Heading4"/>
      </w:pPr>
      <w:r>
        <w:t>Channel Identifier (WVI)</w:t>
      </w:r>
    </w:p>
    <w:p w14:paraId="4813D661" w14:textId="77777777" w:rsidR="00980D3B" w:rsidRDefault="00980D3B">
      <w:pPr>
        <w:pStyle w:val="NormalIndented"/>
      </w:pPr>
      <w:r>
        <w:t xml:space="preserve">Definition: This component specifies the number and name of the recording channel where waveform data is transmitted. </w:t>
      </w:r>
      <w:bookmarkStart w:id="161" w:name="_Toc497017204"/>
      <w:r>
        <w:t>Waveform Source (WVS)</w:t>
      </w:r>
      <w:bookmarkEnd w:id="161"/>
    </w:p>
    <w:p w14:paraId="3C1428DF" w14:textId="77777777" w:rsidR="00980D3B" w:rsidRDefault="00980D3B">
      <w:pPr>
        <w:pStyle w:val="NormalIndented"/>
      </w:pPr>
      <w:r>
        <w:t>Definition: This component identifies the source of the waveform connected to the channel. Two names may be specified if it is necessary to individually identify the two inputs for a waveform. Only one name need be specified if the channel is connected to a single input. For example, in EKG recordings typically only one name is used (such as I or II); in electroencephalography, two names are typically used, one for each input of the diffe</w:t>
      </w:r>
      <w:r>
        <w:t>r</w:t>
      </w:r>
      <w:r>
        <w:t xml:space="preserve">ential amplifier (such as F3 and C3). </w:t>
      </w:r>
    </w:p>
    <w:p w14:paraId="6C70C07C" w14:textId="77777777" w:rsidR="00980D3B" w:rsidRDefault="00980D3B">
      <w:pPr>
        <w:pStyle w:val="Heading4"/>
      </w:pPr>
      <w:bookmarkStart w:id="162" w:name="_Toc497017205"/>
      <w:r>
        <w:t>Channel Sensitivity and Units (CSU)</w:t>
      </w:r>
      <w:bookmarkEnd w:id="162"/>
    </w:p>
    <w:p w14:paraId="3C954E35" w14:textId="77777777" w:rsidR="00980D3B" w:rsidRDefault="00980D3B">
      <w:pPr>
        <w:pStyle w:val="NormalIndented"/>
      </w:pPr>
      <w:r>
        <w:t>Definition: This component defines the channel sensitivity (gain) and the units in which it is measured.</w:t>
      </w:r>
    </w:p>
    <w:p w14:paraId="46E61627" w14:textId="77777777" w:rsidR="00980D3B" w:rsidRDefault="00980D3B">
      <w:pPr>
        <w:pStyle w:val="Heading4"/>
      </w:pPr>
      <w:bookmarkStart w:id="163" w:name="_Toc497017206"/>
      <w:r>
        <w:t>Channel Calibration P</w:t>
      </w:r>
      <w:r>
        <w:t>a</w:t>
      </w:r>
      <w:r>
        <w:t>rameters (CCP)</w:t>
      </w:r>
      <w:bookmarkEnd w:id="163"/>
    </w:p>
    <w:p w14:paraId="03ECBA47" w14:textId="77777777" w:rsidR="00980D3B" w:rsidRDefault="00980D3B">
      <w:pPr>
        <w:pStyle w:val="NormalIndented"/>
      </w:pPr>
      <w:r>
        <w:t xml:space="preserve">Definition: This component identifies the corrections to channel sensitivity, the baseline, and the channel time skew. </w:t>
      </w:r>
    </w:p>
    <w:p w14:paraId="2BB2DCAF" w14:textId="77777777" w:rsidR="00980D3B" w:rsidRDefault="00980D3B">
      <w:pPr>
        <w:pStyle w:val="Heading4"/>
      </w:pPr>
      <w:bookmarkStart w:id="164" w:name="_Toc497017207"/>
      <w:r>
        <w:t>Channel Sampling Fr</w:t>
      </w:r>
      <w:r>
        <w:t>e</w:t>
      </w:r>
      <w:r>
        <w:t>quency (NM)</w:t>
      </w:r>
      <w:bookmarkEnd w:id="164"/>
    </w:p>
    <w:p w14:paraId="07C8E378" w14:textId="77777777" w:rsidR="00980D3B" w:rsidRDefault="00980D3B">
      <w:pPr>
        <w:pStyle w:val="NormalIndented"/>
      </w:pPr>
      <w:r>
        <w:t>Definition: This component defines the sampling frequency in hertz of the channel, that is, the reciprocal of the time in seconds between successive samples. Note that this is the frequency of transmitted data, which may or may not be the actual frequency at which the data was acquired by an analog-to-digital converter or other digital data source (i.e. the data transmitted may be su</w:t>
      </w:r>
      <w:r>
        <w:t>b</w:t>
      </w:r>
      <w:r>
        <w:t>sampled, or interpolated, from the originally a</w:t>
      </w:r>
      <w:r>
        <w:t>c</w:t>
      </w:r>
      <w:r>
        <w:t>quired data.)</w:t>
      </w:r>
    </w:p>
    <w:p w14:paraId="40CB276B" w14:textId="77777777" w:rsidR="00980D3B" w:rsidRDefault="00980D3B">
      <w:pPr>
        <w:pStyle w:val="Heading4"/>
      </w:pPr>
      <w:bookmarkStart w:id="165" w:name="_Toc497017208"/>
      <w:r>
        <w:lastRenderedPageBreak/>
        <w:t>Minimum and Maximum Data Values (NR)</w:t>
      </w:r>
      <w:bookmarkEnd w:id="165"/>
    </w:p>
    <w:p w14:paraId="4CB40FE2" w14:textId="77777777" w:rsidR="00980D3B" w:rsidRDefault="00980D3B">
      <w:pPr>
        <w:pStyle w:val="NormalIndented"/>
      </w:pPr>
      <w:r>
        <w:t>Definition: This component defines the minimum and maximum data values which can occur in this channel in the digital waveform data, that is, the range of the ADC, and also specifies whether or not non-integral data values may occur in this channel in the wav</w:t>
      </w:r>
      <w:r>
        <w:t>e</w:t>
      </w:r>
      <w:r>
        <w:t>form data. If the minimum and maximum values are both integers (or not present), only integral data va</w:t>
      </w:r>
      <w:r>
        <w:t>l</w:t>
      </w:r>
      <w:r>
        <w:t>ues may be used in this channel. If either the minimum or the maximum value contains a decimal point, then non-integral as well as integral data values may be used in this channel. For an n-bit signed ADC, the nominal baseline B = 0, and the minimum (L) and maximum (H) values may be calc</w:t>
      </w:r>
      <w:r>
        <w:t>u</w:t>
      </w:r>
      <w:r>
        <w:t>lated as follows:</w:t>
      </w:r>
    </w:p>
    <w:p w14:paraId="32D22D0A" w14:textId="77777777" w:rsidR="00980D3B" w:rsidRDefault="00980D3B">
      <w:pPr>
        <w:pStyle w:val="NormalIndented"/>
        <w:ind w:left="2040"/>
        <w:rPr>
          <w:lang w:val="de-DE"/>
        </w:rPr>
      </w:pPr>
      <w:r>
        <w:rPr>
          <w:lang w:val="de-DE"/>
        </w:rPr>
        <w:t>L = -2n</w:t>
      </w:r>
      <w:r>
        <w:rPr>
          <w:vertAlign w:val="superscript"/>
          <w:lang w:val="de-DE"/>
        </w:rPr>
        <w:t>-1</w:t>
      </w:r>
    </w:p>
    <w:p w14:paraId="4416AD9A" w14:textId="77777777" w:rsidR="00980D3B" w:rsidRDefault="00980D3B">
      <w:pPr>
        <w:pStyle w:val="NormalIndented"/>
        <w:ind w:left="2040"/>
        <w:rPr>
          <w:lang w:val="de-DE"/>
        </w:rPr>
      </w:pPr>
      <w:r>
        <w:rPr>
          <w:lang w:val="de-DE"/>
        </w:rPr>
        <w:t>H = 2n</w:t>
      </w:r>
      <w:r>
        <w:rPr>
          <w:vertAlign w:val="superscript"/>
          <w:lang w:val="de-DE"/>
        </w:rPr>
        <w:t>-1</w:t>
      </w:r>
      <w:r>
        <w:rPr>
          <w:lang w:val="de-DE"/>
        </w:rPr>
        <w:t xml:space="preserve"> - 1</w:t>
      </w:r>
    </w:p>
    <w:p w14:paraId="350EC609" w14:textId="77777777" w:rsidR="00980D3B" w:rsidRDefault="00980D3B">
      <w:pPr>
        <w:pStyle w:val="NormalIndented"/>
      </w:pPr>
      <w:r>
        <w:t>For an unsigned n-bit ADC, the minimum value L = 0, and the nominal baseline value (B) and maximum value (H) may be calculated from the formulas,</w:t>
      </w:r>
    </w:p>
    <w:p w14:paraId="12D01FFD" w14:textId="77777777" w:rsidR="00980D3B" w:rsidRDefault="00980D3B">
      <w:pPr>
        <w:pStyle w:val="NormalIndented"/>
        <w:ind w:left="2040"/>
        <w:rPr>
          <w:lang w:val="de-DE"/>
        </w:rPr>
      </w:pPr>
      <w:r>
        <w:rPr>
          <w:lang w:val="de-DE"/>
        </w:rPr>
        <w:t>B = 2n</w:t>
      </w:r>
      <w:r>
        <w:rPr>
          <w:vertAlign w:val="superscript"/>
          <w:lang w:val="de-DE"/>
        </w:rPr>
        <w:t>-1</w:t>
      </w:r>
    </w:p>
    <w:p w14:paraId="5567E2C8" w14:textId="77777777" w:rsidR="00980D3B" w:rsidRDefault="00980D3B">
      <w:pPr>
        <w:pStyle w:val="NormalIndented"/>
        <w:ind w:left="2040"/>
        <w:rPr>
          <w:lang w:val="de-DE"/>
        </w:rPr>
      </w:pPr>
      <w:r>
        <w:rPr>
          <w:lang w:val="de-DE"/>
        </w:rPr>
        <w:t>H = 2n - 1</w:t>
      </w:r>
    </w:p>
    <w:p w14:paraId="0D740380" w14:textId="77777777" w:rsidR="00980D3B" w:rsidRDefault="00980D3B">
      <w:pPr>
        <w:pStyle w:val="NormalIndented"/>
      </w:pPr>
      <w:r>
        <w:t>The actual signal amplitude A (for differentially amplified potential measurements, the potential at ele</w:t>
      </w:r>
      <w:r>
        <w:t>c</w:t>
      </w:r>
      <w:r>
        <w:t>trode number one minus that at electrode number two) may be calculated from the value D (range L to H) in the waveform data using the actual baseline value B and the nominal sensitivity S and actual sensitivity correction factor C by the formula,</w:t>
      </w:r>
    </w:p>
    <w:p w14:paraId="36B70E1B" w14:textId="77777777" w:rsidR="00980D3B" w:rsidRDefault="00980D3B">
      <w:pPr>
        <w:pStyle w:val="NormalIndented"/>
        <w:ind w:left="2040"/>
        <w:rPr>
          <w:rStyle w:val="Emphasis"/>
          <w:lang w:val="fr-FR"/>
        </w:rPr>
      </w:pPr>
      <w:r>
        <w:rPr>
          <w:rStyle w:val="Emphasis"/>
          <w:lang w:val="fr-FR"/>
        </w:rPr>
        <w:t>A = SC(D-B)</w:t>
      </w:r>
    </w:p>
    <w:p w14:paraId="27A4FC06" w14:textId="77777777" w:rsidR="00980D3B" w:rsidRDefault="00980D3B">
      <w:pPr>
        <w:pStyle w:val="Heading3"/>
        <w:rPr>
          <w:lang w:val="fr-FR"/>
        </w:rPr>
      </w:pPr>
      <w:r>
        <w:fldChar w:fldCharType="begin"/>
      </w:r>
      <w:r>
        <w:rPr>
          <w:lang w:val="fr-FR"/>
        </w:rPr>
        <w:instrText>xe "CE"</w:instrText>
      </w:r>
      <w:r>
        <w:fldChar w:fldCharType="end"/>
      </w:r>
      <w:r>
        <w:fldChar w:fldCharType="begin"/>
      </w:r>
      <w:r>
        <w:rPr>
          <w:lang w:val="fr-FR"/>
        </w:rPr>
        <w:instrText>xe "Data types: CE"</w:instrText>
      </w:r>
      <w:r>
        <w:fldChar w:fldCharType="end"/>
      </w:r>
      <w:bookmarkStart w:id="166" w:name="_Ref358257932"/>
      <w:bookmarkStart w:id="167" w:name="_Toc359236008"/>
      <w:bookmarkStart w:id="168" w:name="_Toc498145880"/>
      <w:bookmarkStart w:id="169" w:name="_Toc527864448"/>
      <w:bookmarkStart w:id="170" w:name="_Toc527865920"/>
      <w:bookmarkStart w:id="171" w:name="_Toc528481871"/>
      <w:bookmarkStart w:id="172" w:name="_Toc528482376"/>
      <w:bookmarkStart w:id="173" w:name="_Toc528482675"/>
      <w:bookmarkStart w:id="174" w:name="_Toc528482800"/>
      <w:bookmarkStart w:id="175" w:name="_Toc528486108"/>
      <w:bookmarkStart w:id="176" w:name="_Toc536689712"/>
      <w:bookmarkStart w:id="177" w:name="_Toc496457"/>
      <w:bookmarkStart w:id="178" w:name="_Toc524804"/>
      <w:bookmarkStart w:id="179" w:name="_Toc1802387"/>
      <w:bookmarkStart w:id="180" w:name="_Toc22448382"/>
      <w:bookmarkStart w:id="181" w:name="_Toc22697574"/>
      <w:bookmarkStart w:id="182" w:name="_Toc24273609"/>
      <w:r>
        <w:rPr>
          <w:lang w:val="fr-FR"/>
        </w:rPr>
        <w:t>CE - coded element</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Pr>
          <w:lang w:val="fr-FR"/>
        </w:rPr>
        <w:t xml:space="preserve">  </w:t>
      </w:r>
    </w:p>
    <w:p w14:paraId="7F654054" w14:textId="77777777" w:rsidR="00980D3B" w:rsidRDefault="00980D3B">
      <w:pPr>
        <w:pStyle w:val="ComponentTableCaption"/>
        <w:rPr>
          <w:lang w:val="fr-FR"/>
        </w:rPr>
      </w:pPr>
      <w:bookmarkStart w:id="183" w:name="CE"/>
      <w:r>
        <w:rPr>
          <w:lang w:val="fr-FR"/>
        </w:rPr>
        <w:t>HL7 Component Table - CE – Coded Element</w:t>
      </w:r>
      <w:r>
        <w:fldChar w:fldCharType="begin"/>
      </w:r>
      <w:r>
        <w:rPr>
          <w:lang w:val="fr-FR"/>
        </w:rPr>
        <w:instrText xml:space="preserve"> XE "HL7 Component Table - CE" </w:instrText>
      </w:r>
      <w:r>
        <w:fldChar w:fldCharType="end"/>
      </w:r>
      <w:bookmarkEnd w:id="18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8E2EA8B"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A61C1A9"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434F6702"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582F7FCE"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3146F800"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AA4DCA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1B11B60"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2741AA0"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2B2E4391" w14:textId="77777777" w:rsidR="00980D3B" w:rsidRDefault="00980D3B">
            <w:pPr>
              <w:pStyle w:val="ComponentTableHeader"/>
              <w:jc w:val="left"/>
              <w:rPr>
                <w:b w:val="0"/>
                <w:lang w:val="fr-FR"/>
              </w:rPr>
            </w:pPr>
            <w:r>
              <w:rPr>
                <w:lang w:val="fr-FR"/>
              </w:rPr>
              <w:t>SEC.REF.</w:t>
            </w:r>
          </w:p>
        </w:tc>
      </w:tr>
      <w:tr w:rsidR="00980D3B" w14:paraId="344451F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44C9A4F" w14:textId="77777777" w:rsidR="00980D3B" w:rsidRDefault="00980D3B">
            <w:pPr>
              <w:pStyle w:val="ComponentTableBody"/>
            </w:pPr>
            <w:r>
              <w:t>1</w:t>
            </w:r>
          </w:p>
        </w:tc>
        <w:tc>
          <w:tcPr>
            <w:tcW w:w="576" w:type="dxa"/>
            <w:tcBorders>
              <w:top w:val="single" w:sz="4" w:space="0" w:color="auto"/>
              <w:bottom w:val="single" w:sz="4" w:space="0" w:color="auto"/>
            </w:tcBorders>
          </w:tcPr>
          <w:p w14:paraId="29C88AF0" w14:textId="77777777" w:rsidR="00980D3B" w:rsidRDefault="00980D3B">
            <w:pPr>
              <w:pStyle w:val="ComponentTableBody"/>
            </w:pPr>
            <w:r>
              <w:t>20</w:t>
            </w:r>
          </w:p>
        </w:tc>
        <w:tc>
          <w:tcPr>
            <w:tcW w:w="720" w:type="dxa"/>
            <w:tcBorders>
              <w:top w:val="single" w:sz="4" w:space="0" w:color="auto"/>
              <w:bottom w:val="single" w:sz="4" w:space="0" w:color="auto"/>
            </w:tcBorders>
          </w:tcPr>
          <w:p w14:paraId="0D86E28C" w14:textId="77777777" w:rsidR="00980D3B" w:rsidRDefault="00980D3B">
            <w:pPr>
              <w:pStyle w:val="ComponentTableBody"/>
            </w:pPr>
            <w:r>
              <w:t>ST</w:t>
            </w:r>
          </w:p>
        </w:tc>
        <w:tc>
          <w:tcPr>
            <w:tcW w:w="576" w:type="dxa"/>
            <w:tcBorders>
              <w:top w:val="single" w:sz="4" w:space="0" w:color="auto"/>
              <w:bottom w:val="single" w:sz="4" w:space="0" w:color="auto"/>
            </w:tcBorders>
          </w:tcPr>
          <w:p w14:paraId="0AADC1AC" w14:textId="77777777" w:rsidR="00980D3B" w:rsidRDefault="00980D3B">
            <w:pPr>
              <w:pStyle w:val="ComponentTableBody"/>
            </w:pPr>
            <w:r>
              <w:t>O</w:t>
            </w:r>
          </w:p>
        </w:tc>
        <w:tc>
          <w:tcPr>
            <w:tcW w:w="720" w:type="dxa"/>
            <w:tcBorders>
              <w:top w:val="single" w:sz="4" w:space="0" w:color="auto"/>
              <w:bottom w:val="single" w:sz="4" w:space="0" w:color="auto"/>
            </w:tcBorders>
          </w:tcPr>
          <w:p w14:paraId="46EB886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4DD8621" w14:textId="77777777" w:rsidR="00980D3B" w:rsidRDefault="00980D3B">
            <w:pPr>
              <w:pStyle w:val="ComponentTableBody"/>
              <w:jc w:val="left"/>
            </w:pPr>
            <w:r>
              <w:t>Identifier</w:t>
            </w:r>
          </w:p>
        </w:tc>
        <w:tc>
          <w:tcPr>
            <w:tcW w:w="1440" w:type="dxa"/>
            <w:tcBorders>
              <w:top w:val="single" w:sz="4" w:space="0" w:color="auto"/>
              <w:bottom w:val="single" w:sz="4" w:space="0" w:color="auto"/>
            </w:tcBorders>
          </w:tcPr>
          <w:p w14:paraId="516F733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BA4971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28960F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C08AAE6" w14:textId="77777777" w:rsidR="00980D3B" w:rsidRDefault="00980D3B">
            <w:pPr>
              <w:pStyle w:val="ComponentTableBody"/>
            </w:pPr>
            <w:r>
              <w:t>2</w:t>
            </w:r>
          </w:p>
        </w:tc>
        <w:tc>
          <w:tcPr>
            <w:tcW w:w="576" w:type="dxa"/>
            <w:tcBorders>
              <w:top w:val="single" w:sz="4" w:space="0" w:color="auto"/>
              <w:bottom w:val="single" w:sz="4" w:space="0" w:color="auto"/>
            </w:tcBorders>
          </w:tcPr>
          <w:p w14:paraId="3391084E" w14:textId="77777777" w:rsidR="00980D3B" w:rsidRDefault="00980D3B">
            <w:pPr>
              <w:pStyle w:val="ComponentTableBody"/>
            </w:pPr>
            <w:r>
              <w:t>199</w:t>
            </w:r>
          </w:p>
        </w:tc>
        <w:tc>
          <w:tcPr>
            <w:tcW w:w="720" w:type="dxa"/>
            <w:tcBorders>
              <w:top w:val="single" w:sz="4" w:space="0" w:color="auto"/>
              <w:bottom w:val="single" w:sz="4" w:space="0" w:color="auto"/>
            </w:tcBorders>
          </w:tcPr>
          <w:p w14:paraId="5DF86E81" w14:textId="77777777" w:rsidR="00980D3B" w:rsidRDefault="00980D3B">
            <w:pPr>
              <w:pStyle w:val="ComponentTableBody"/>
            </w:pPr>
            <w:r>
              <w:t>ST</w:t>
            </w:r>
          </w:p>
        </w:tc>
        <w:tc>
          <w:tcPr>
            <w:tcW w:w="576" w:type="dxa"/>
            <w:tcBorders>
              <w:top w:val="single" w:sz="4" w:space="0" w:color="auto"/>
              <w:bottom w:val="single" w:sz="4" w:space="0" w:color="auto"/>
            </w:tcBorders>
          </w:tcPr>
          <w:p w14:paraId="1EB4205C"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F4A268F"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5AB6448B" w14:textId="77777777" w:rsidR="00980D3B" w:rsidRDefault="00980D3B">
            <w:pPr>
              <w:pStyle w:val="ComponentTableBody"/>
              <w:jc w:val="left"/>
              <w:rPr>
                <w:lang w:val="it-IT"/>
              </w:rPr>
            </w:pPr>
            <w:r>
              <w:rPr>
                <w:lang w:val="it-IT"/>
              </w:rPr>
              <w:t>Text</w:t>
            </w:r>
          </w:p>
        </w:tc>
        <w:tc>
          <w:tcPr>
            <w:tcW w:w="1440" w:type="dxa"/>
            <w:tcBorders>
              <w:top w:val="single" w:sz="4" w:space="0" w:color="auto"/>
              <w:bottom w:val="single" w:sz="4" w:space="0" w:color="auto"/>
            </w:tcBorders>
          </w:tcPr>
          <w:p w14:paraId="1D70676F"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7C3CC61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062539E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B59A525"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292145DF" w14:textId="77777777" w:rsidR="00980D3B" w:rsidRDefault="00980D3B">
            <w:pPr>
              <w:pStyle w:val="ComponentTableBody"/>
              <w:rPr>
                <w:lang w:val="it-IT"/>
              </w:rPr>
            </w:pPr>
            <w:r>
              <w:rPr>
                <w:lang w:val="it-IT"/>
              </w:rPr>
              <w:t>20</w:t>
            </w:r>
          </w:p>
        </w:tc>
        <w:tc>
          <w:tcPr>
            <w:tcW w:w="720" w:type="dxa"/>
            <w:tcBorders>
              <w:top w:val="single" w:sz="4" w:space="0" w:color="auto"/>
              <w:bottom w:val="single" w:sz="4" w:space="0" w:color="auto"/>
            </w:tcBorders>
          </w:tcPr>
          <w:p w14:paraId="7C825626"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2F2FDD5A"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A4B8EC0" w14:textId="77777777" w:rsidR="00980D3B" w:rsidRDefault="00980D3B">
            <w:pPr>
              <w:pStyle w:val="ComponentTableBody"/>
            </w:pPr>
            <w:r>
              <w:t>0396</w:t>
            </w:r>
          </w:p>
        </w:tc>
        <w:tc>
          <w:tcPr>
            <w:tcW w:w="2880" w:type="dxa"/>
            <w:tcBorders>
              <w:top w:val="single" w:sz="4" w:space="0" w:color="auto"/>
              <w:bottom w:val="single" w:sz="4" w:space="0" w:color="auto"/>
            </w:tcBorders>
          </w:tcPr>
          <w:p w14:paraId="1FB0396A" w14:textId="77777777" w:rsidR="00980D3B" w:rsidRDefault="00980D3B">
            <w:pPr>
              <w:pStyle w:val="ComponentTableBody"/>
              <w:jc w:val="left"/>
            </w:pPr>
            <w:r>
              <w:t>Name of Coding System</w:t>
            </w:r>
          </w:p>
        </w:tc>
        <w:tc>
          <w:tcPr>
            <w:tcW w:w="1440" w:type="dxa"/>
            <w:tcBorders>
              <w:top w:val="single" w:sz="4" w:space="0" w:color="auto"/>
              <w:bottom w:val="single" w:sz="4" w:space="0" w:color="auto"/>
            </w:tcBorders>
          </w:tcPr>
          <w:p w14:paraId="46974CE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56F33DB"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72F2600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D2AB7CB" w14:textId="77777777" w:rsidR="00980D3B" w:rsidRDefault="00980D3B">
            <w:pPr>
              <w:pStyle w:val="ComponentTableBody"/>
            </w:pPr>
            <w:r>
              <w:t>4</w:t>
            </w:r>
          </w:p>
        </w:tc>
        <w:tc>
          <w:tcPr>
            <w:tcW w:w="576" w:type="dxa"/>
            <w:tcBorders>
              <w:top w:val="single" w:sz="4" w:space="0" w:color="auto"/>
              <w:bottom w:val="single" w:sz="4" w:space="0" w:color="auto"/>
            </w:tcBorders>
          </w:tcPr>
          <w:p w14:paraId="4AD9CA07" w14:textId="77777777" w:rsidR="00980D3B" w:rsidRDefault="00980D3B">
            <w:pPr>
              <w:pStyle w:val="ComponentTableBody"/>
            </w:pPr>
            <w:r>
              <w:t>20</w:t>
            </w:r>
          </w:p>
        </w:tc>
        <w:tc>
          <w:tcPr>
            <w:tcW w:w="720" w:type="dxa"/>
            <w:tcBorders>
              <w:top w:val="single" w:sz="4" w:space="0" w:color="auto"/>
              <w:bottom w:val="single" w:sz="4" w:space="0" w:color="auto"/>
            </w:tcBorders>
          </w:tcPr>
          <w:p w14:paraId="20283BDF" w14:textId="77777777" w:rsidR="00980D3B" w:rsidRDefault="00980D3B">
            <w:pPr>
              <w:pStyle w:val="ComponentTableBody"/>
            </w:pPr>
            <w:r>
              <w:t>ST</w:t>
            </w:r>
          </w:p>
        </w:tc>
        <w:tc>
          <w:tcPr>
            <w:tcW w:w="576" w:type="dxa"/>
            <w:tcBorders>
              <w:top w:val="single" w:sz="4" w:space="0" w:color="auto"/>
              <w:bottom w:val="single" w:sz="4" w:space="0" w:color="auto"/>
            </w:tcBorders>
          </w:tcPr>
          <w:p w14:paraId="428D9EDF" w14:textId="77777777" w:rsidR="00980D3B" w:rsidRDefault="00980D3B">
            <w:pPr>
              <w:pStyle w:val="ComponentTableBody"/>
            </w:pPr>
            <w:r>
              <w:t>O</w:t>
            </w:r>
          </w:p>
        </w:tc>
        <w:tc>
          <w:tcPr>
            <w:tcW w:w="720" w:type="dxa"/>
            <w:tcBorders>
              <w:top w:val="single" w:sz="4" w:space="0" w:color="auto"/>
              <w:bottom w:val="single" w:sz="4" w:space="0" w:color="auto"/>
            </w:tcBorders>
          </w:tcPr>
          <w:p w14:paraId="4E14A81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980E3A8" w14:textId="77777777" w:rsidR="00980D3B" w:rsidRDefault="00980D3B">
            <w:pPr>
              <w:pStyle w:val="ComponentTableBody"/>
              <w:jc w:val="left"/>
            </w:pPr>
            <w:r>
              <w:t>Alternate Identifier</w:t>
            </w:r>
          </w:p>
        </w:tc>
        <w:tc>
          <w:tcPr>
            <w:tcW w:w="1440" w:type="dxa"/>
            <w:tcBorders>
              <w:top w:val="single" w:sz="4" w:space="0" w:color="auto"/>
              <w:bottom w:val="single" w:sz="4" w:space="0" w:color="auto"/>
            </w:tcBorders>
          </w:tcPr>
          <w:p w14:paraId="30AA561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1B54A5C"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00684CE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75A8D49" w14:textId="77777777" w:rsidR="00980D3B" w:rsidRDefault="00980D3B">
            <w:pPr>
              <w:pStyle w:val="ComponentTableBody"/>
            </w:pPr>
            <w:r>
              <w:t>5</w:t>
            </w:r>
          </w:p>
        </w:tc>
        <w:tc>
          <w:tcPr>
            <w:tcW w:w="576" w:type="dxa"/>
            <w:tcBorders>
              <w:top w:val="single" w:sz="4" w:space="0" w:color="auto"/>
              <w:bottom w:val="single" w:sz="4" w:space="0" w:color="auto"/>
            </w:tcBorders>
          </w:tcPr>
          <w:p w14:paraId="47EB11E5" w14:textId="77777777" w:rsidR="00980D3B" w:rsidRDefault="00980D3B">
            <w:pPr>
              <w:pStyle w:val="ComponentTableBody"/>
            </w:pPr>
            <w:r>
              <w:t>199</w:t>
            </w:r>
          </w:p>
        </w:tc>
        <w:tc>
          <w:tcPr>
            <w:tcW w:w="720" w:type="dxa"/>
            <w:tcBorders>
              <w:top w:val="single" w:sz="4" w:space="0" w:color="auto"/>
              <w:bottom w:val="single" w:sz="4" w:space="0" w:color="auto"/>
            </w:tcBorders>
          </w:tcPr>
          <w:p w14:paraId="201A5902" w14:textId="77777777" w:rsidR="00980D3B" w:rsidRDefault="00980D3B">
            <w:pPr>
              <w:pStyle w:val="ComponentTableBody"/>
            </w:pPr>
            <w:r>
              <w:t>ST</w:t>
            </w:r>
          </w:p>
        </w:tc>
        <w:tc>
          <w:tcPr>
            <w:tcW w:w="576" w:type="dxa"/>
            <w:tcBorders>
              <w:top w:val="single" w:sz="4" w:space="0" w:color="auto"/>
              <w:bottom w:val="single" w:sz="4" w:space="0" w:color="auto"/>
            </w:tcBorders>
          </w:tcPr>
          <w:p w14:paraId="2DD55AE6" w14:textId="77777777" w:rsidR="00980D3B" w:rsidRDefault="00980D3B">
            <w:pPr>
              <w:pStyle w:val="ComponentTableBody"/>
            </w:pPr>
            <w:r>
              <w:t>O</w:t>
            </w:r>
          </w:p>
        </w:tc>
        <w:tc>
          <w:tcPr>
            <w:tcW w:w="720" w:type="dxa"/>
            <w:tcBorders>
              <w:top w:val="single" w:sz="4" w:space="0" w:color="auto"/>
              <w:bottom w:val="single" w:sz="4" w:space="0" w:color="auto"/>
            </w:tcBorders>
          </w:tcPr>
          <w:p w14:paraId="6D0CF3B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4EF4665" w14:textId="77777777" w:rsidR="00980D3B" w:rsidRDefault="00980D3B">
            <w:pPr>
              <w:pStyle w:val="ComponentTableBody"/>
              <w:jc w:val="left"/>
            </w:pPr>
            <w:r>
              <w:t>Alternate Text</w:t>
            </w:r>
          </w:p>
        </w:tc>
        <w:tc>
          <w:tcPr>
            <w:tcW w:w="1440" w:type="dxa"/>
            <w:tcBorders>
              <w:top w:val="single" w:sz="4" w:space="0" w:color="auto"/>
              <w:bottom w:val="single" w:sz="4" w:space="0" w:color="auto"/>
            </w:tcBorders>
          </w:tcPr>
          <w:p w14:paraId="0A6C551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9099A10"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15A8730"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C5BF657" w14:textId="77777777" w:rsidR="00980D3B" w:rsidRDefault="00980D3B">
            <w:pPr>
              <w:pStyle w:val="ComponentTableBody"/>
            </w:pPr>
            <w:r>
              <w:t>6</w:t>
            </w:r>
          </w:p>
        </w:tc>
        <w:tc>
          <w:tcPr>
            <w:tcW w:w="576" w:type="dxa"/>
            <w:tcBorders>
              <w:top w:val="single" w:sz="4" w:space="0" w:color="auto"/>
              <w:bottom w:val="double" w:sz="4" w:space="0" w:color="auto"/>
            </w:tcBorders>
          </w:tcPr>
          <w:p w14:paraId="2F064412" w14:textId="77777777" w:rsidR="00980D3B" w:rsidRDefault="00980D3B">
            <w:pPr>
              <w:pStyle w:val="ComponentTableBody"/>
            </w:pPr>
            <w:r>
              <w:t>20</w:t>
            </w:r>
          </w:p>
        </w:tc>
        <w:tc>
          <w:tcPr>
            <w:tcW w:w="720" w:type="dxa"/>
            <w:tcBorders>
              <w:top w:val="single" w:sz="4" w:space="0" w:color="auto"/>
              <w:bottom w:val="double" w:sz="4" w:space="0" w:color="auto"/>
            </w:tcBorders>
          </w:tcPr>
          <w:p w14:paraId="1E6E2DF3" w14:textId="77777777" w:rsidR="00980D3B" w:rsidRDefault="00980D3B">
            <w:pPr>
              <w:pStyle w:val="ComponentTableBody"/>
            </w:pPr>
            <w:r>
              <w:t>ID</w:t>
            </w:r>
          </w:p>
        </w:tc>
        <w:tc>
          <w:tcPr>
            <w:tcW w:w="576" w:type="dxa"/>
            <w:tcBorders>
              <w:top w:val="single" w:sz="4" w:space="0" w:color="auto"/>
              <w:bottom w:val="double" w:sz="4" w:space="0" w:color="auto"/>
            </w:tcBorders>
          </w:tcPr>
          <w:p w14:paraId="03E57ABA" w14:textId="77777777" w:rsidR="00980D3B" w:rsidRDefault="00980D3B">
            <w:pPr>
              <w:pStyle w:val="ComponentTableBody"/>
            </w:pPr>
            <w:r>
              <w:t>O</w:t>
            </w:r>
          </w:p>
        </w:tc>
        <w:tc>
          <w:tcPr>
            <w:tcW w:w="720" w:type="dxa"/>
            <w:tcBorders>
              <w:top w:val="single" w:sz="4" w:space="0" w:color="auto"/>
              <w:bottom w:val="double" w:sz="4" w:space="0" w:color="auto"/>
            </w:tcBorders>
          </w:tcPr>
          <w:p w14:paraId="15A1F4EF" w14:textId="77777777" w:rsidR="00980D3B" w:rsidRDefault="00980D3B">
            <w:pPr>
              <w:pStyle w:val="ComponentTableBody"/>
            </w:pPr>
            <w:r>
              <w:t>0396</w:t>
            </w:r>
          </w:p>
        </w:tc>
        <w:tc>
          <w:tcPr>
            <w:tcW w:w="2880" w:type="dxa"/>
            <w:tcBorders>
              <w:top w:val="single" w:sz="4" w:space="0" w:color="auto"/>
              <w:bottom w:val="double" w:sz="4" w:space="0" w:color="auto"/>
            </w:tcBorders>
          </w:tcPr>
          <w:p w14:paraId="013E339E" w14:textId="77777777" w:rsidR="00980D3B" w:rsidRDefault="00980D3B">
            <w:pPr>
              <w:pStyle w:val="ComponentTableBody"/>
              <w:jc w:val="left"/>
            </w:pPr>
            <w:r>
              <w:t>Name of Alternate Coding System</w:t>
            </w:r>
          </w:p>
        </w:tc>
        <w:tc>
          <w:tcPr>
            <w:tcW w:w="1440" w:type="dxa"/>
            <w:tcBorders>
              <w:top w:val="single" w:sz="4" w:space="0" w:color="auto"/>
              <w:bottom w:val="double" w:sz="4" w:space="0" w:color="auto"/>
            </w:tcBorders>
          </w:tcPr>
          <w:p w14:paraId="4A4EF01E"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15E7FD2"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7901057D" w14:textId="77777777" w:rsidR="00980D3B" w:rsidRDefault="00980D3B">
      <w:pPr>
        <w:pStyle w:val="NormalIndented"/>
      </w:pPr>
      <w:r>
        <w:t>Definition: This data type transmits codes and the text associated with the code.</w:t>
      </w:r>
    </w:p>
    <w:p w14:paraId="373C906F" w14:textId="77777777" w:rsidR="00980D3B" w:rsidRDefault="00980D3B">
      <w:pPr>
        <w:pStyle w:val="Note"/>
      </w:pPr>
      <w:r>
        <w:rPr>
          <w:rStyle w:val="Strong"/>
        </w:rPr>
        <w:t>Maximum Length:</w:t>
      </w:r>
      <w:r>
        <w:t xml:space="preserve"> 483</w:t>
      </w:r>
    </w:p>
    <w:p w14:paraId="297DCE43" w14:textId="77777777" w:rsidR="00980D3B" w:rsidRDefault="00980D3B"/>
    <w:p w14:paraId="5A5EB54F" w14:textId="77777777" w:rsidR="00980D3B" w:rsidRDefault="00980D3B">
      <w:pPr>
        <w:pStyle w:val="Note"/>
      </w:pPr>
      <w:r>
        <w:rPr>
          <w:rStyle w:val="Strong"/>
        </w:rPr>
        <w:t>Note:</w:t>
      </w:r>
      <w:r>
        <w:t xml:space="preserve"> retained for backward compatibility only as of v 2.5. Refer to the CNE and CWE data types.</w:t>
      </w:r>
    </w:p>
    <w:p w14:paraId="7E5E70C9" w14:textId="77777777" w:rsidR="00980D3B" w:rsidRDefault="00980D3B">
      <w:pPr>
        <w:pStyle w:val="NormalIndented"/>
      </w:pPr>
      <w:r>
        <w:t>Example:</w:t>
      </w:r>
    </w:p>
    <w:p w14:paraId="0819CE1A" w14:textId="77777777" w:rsidR="00980D3B" w:rsidRDefault="00980D3B">
      <w:pPr>
        <w:pStyle w:val="Example"/>
        <w:rPr>
          <w:noProof w:val="0"/>
        </w:rPr>
      </w:pPr>
      <w:r>
        <w:rPr>
          <w:noProof w:val="0"/>
        </w:rPr>
        <w:t>|F-11380^CREATININE^I9^2148-5^CREATININE^LN|</w:t>
      </w:r>
    </w:p>
    <w:p w14:paraId="61047151" w14:textId="77777777" w:rsidR="00980D3B" w:rsidRDefault="00980D3B">
      <w:pPr>
        <w:pStyle w:val="NormalIndented"/>
      </w:pPr>
      <w:r>
        <w:rPr>
          <w:rStyle w:val="Strong"/>
        </w:rPr>
        <w:t>Usage Note</w:t>
      </w:r>
      <w:r>
        <w:t xml:space="preserve"> on the A</w:t>
      </w:r>
      <w:r>
        <w:t>l</w:t>
      </w:r>
      <w:r>
        <w:t xml:space="preserve">ternate components (4, 5, 6) </w:t>
      </w:r>
    </w:p>
    <w:p w14:paraId="027C2146" w14:textId="77777777" w:rsidR="00980D3B" w:rsidRDefault="00980D3B">
      <w:pPr>
        <w:pStyle w:val="NormalIndented"/>
      </w:pPr>
      <w:r>
        <w:t>These three components are defined analogously to components 1, 2 and 3 for the alternate or local coding system. If the alternate text component is absent, and the alternate identifier is present, the alternate text will be taken to be the same as the text component. If the alternate coding system component is absent, it will be taken to mean the l</w:t>
      </w:r>
      <w:r>
        <w:t>o</w:t>
      </w:r>
      <w:r>
        <w:t xml:space="preserve">cally-defined system. </w:t>
      </w:r>
    </w:p>
    <w:p w14:paraId="6F151CAB" w14:textId="77777777" w:rsidR="00980D3B" w:rsidRDefault="00980D3B">
      <w:pPr>
        <w:pStyle w:val="Note"/>
      </w:pPr>
      <w:r>
        <w:rPr>
          <w:rStyle w:val="Strong"/>
        </w:rPr>
        <w:lastRenderedPageBreak/>
        <w:t>Note:</w:t>
      </w:r>
      <w:r>
        <w:tab/>
        <w:t>The presence of two sets of equivalent codes in this data type is semantically different from a repetition of a CE-type field. With repetition, several distinct codes (with distinct meanings) may be transmitted.</w:t>
      </w:r>
    </w:p>
    <w:p w14:paraId="17F9CCB4" w14:textId="77777777" w:rsidR="00980D3B" w:rsidRDefault="00980D3B">
      <w:pPr>
        <w:pStyle w:val="Heading4"/>
        <w:rPr>
          <w:vanish/>
        </w:rPr>
      </w:pPr>
      <w:bookmarkStart w:id="184" w:name="_Toc527864449"/>
      <w:bookmarkStart w:id="185" w:name="_Toc527865921"/>
      <w:bookmarkEnd w:id="184"/>
      <w:bookmarkEnd w:id="185"/>
    </w:p>
    <w:p w14:paraId="652ED441" w14:textId="77777777" w:rsidR="00980D3B" w:rsidRDefault="00980D3B">
      <w:pPr>
        <w:pStyle w:val="Heading4"/>
      </w:pPr>
      <w:bookmarkStart w:id="186" w:name="_Toc498145881"/>
      <w:bookmarkStart w:id="187" w:name="_Toc527864450"/>
      <w:bookmarkStart w:id="188" w:name="_Toc527865922"/>
      <w:r>
        <w:t>Identifier (ST)</w:t>
      </w:r>
      <w:bookmarkEnd w:id="186"/>
      <w:bookmarkEnd w:id="187"/>
      <w:bookmarkEnd w:id="188"/>
    </w:p>
    <w:p w14:paraId="5091AAA9" w14:textId="77777777" w:rsidR="00980D3B" w:rsidRDefault="00980D3B">
      <w:pPr>
        <w:pStyle w:val="NormalIndented"/>
      </w:pPr>
      <w:r>
        <w:t>Definition: Sequence of characters (the code) that uniquely identifies the item being referenced. Different coding schemes will have different el</w:t>
      </w:r>
      <w:r>
        <w:t>e</w:t>
      </w:r>
      <w:r>
        <w:t>ments here.</w:t>
      </w:r>
    </w:p>
    <w:p w14:paraId="7F4D088E" w14:textId="77777777" w:rsidR="00980D3B" w:rsidRDefault="00980D3B">
      <w:pPr>
        <w:pStyle w:val="Heading4"/>
      </w:pPr>
      <w:bookmarkStart w:id="189" w:name="_Toc498145882"/>
      <w:bookmarkStart w:id="190" w:name="_Toc527864451"/>
      <w:bookmarkStart w:id="191" w:name="_Toc527865923"/>
      <w:r>
        <w:t>Text (ST)</w:t>
      </w:r>
      <w:bookmarkEnd w:id="189"/>
      <w:bookmarkEnd w:id="190"/>
      <w:bookmarkEnd w:id="191"/>
    </w:p>
    <w:p w14:paraId="494E36C2" w14:textId="77777777" w:rsidR="00980D3B" w:rsidRDefault="00980D3B">
      <w:pPr>
        <w:pStyle w:val="NormalIndented"/>
      </w:pPr>
      <w:r>
        <w:t>Definition: The descriptive or textual name of the identifier, e.g., myocardial infarction or X-ray impre</w:t>
      </w:r>
      <w:r>
        <w:t>s</w:t>
      </w:r>
      <w:r>
        <w:t>sion.</w:t>
      </w:r>
    </w:p>
    <w:p w14:paraId="58977E07" w14:textId="77777777" w:rsidR="00980D3B" w:rsidRDefault="00980D3B">
      <w:pPr>
        <w:pStyle w:val="Heading4"/>
      </w:pPr>
      <w:bookmarkStart w:id="192" w:name="_Toc498145883"/>
      <w:bookmarkStart w:id="193" w:name="_Toc527864452"/>
      <w:bookmarkStart w:id="194" w:name="_Toc527865924"/>
      <w:r>
        <w:t>Name of Coding System (ID)</w:t>
      </w:r>
      <w:bookmarkEnd w:id="192"/>
      <w:bookmarkEnd w:id="193"/>
      <w:bookmarkEnd w:id="194"/>
    </w:p>
    <w:p w14:paraId="46CAAC4F" w14:textId="77777777" w:rsidR="00980D3B" w:rsidRDefault="00980D3B">
      <w:pPr>
        <w:pStyle w:val="NormalIndented"/>
      </w:pPr>
      <w:r>
        <w:t xml:space="preserve">Definition: Identifies the coding scheme being used in the identifier component. The combination of the </w:t>
      </w:r>
      <w:r>
        <w:rPr>
          <w:rStyle w:val="Strong"/>
        </w:rPr>
        <w:t>identifier</w:t>
      </w:r>
      <w:r>
        <w:t xml:space="preserve"> and </w:t>
      </w:r>
      <w:r>
        <w:rPr>
          <w:rStyle w:val="Strong"/>
        </w:rPr>
        <w:t>name of coding system</w:t>
      </w:r>
      <w:r>
        <w:t xml:space="preserve"> components will be a unique code for a data item. Each system has a unique ide</w:t>
      </w:r>
      <w:r>
        <w:t>n</w:t>
      </w:r>
      <w:r>
        <w:t xml:space="preserve">tifier. </w:t>
      </w:r>
    </w:p>
    <w:p w14:paraId="68411D67" w14:textId="77777777" w:rsidR="00980D3B" w:rsidRDefault="00980D3B">
      <w:pPr>
        <w:pStyle w:val="NormalIndented"/>
      </w:pPr>
      <w:bookmarkStart w:id="195" w:name="_Hlt465496108"/>
      <w:bookmarkEnd w:id="195"/>
      <w:r>
        <w:t>Refer to HL7 Table 0396 in section 2.17.5 for valid values. The table includes ASTM E1238-94, Diagnostic, procedure, observation, drug ID, health outcomes and other coding systems.</w:t>
      </w:r>
    </w:p>
    <w:p w14:paraId="2511D5EE" w14:textId="77777777" w:rsidR="00980D3B" w:rsidRDefault="00980D3B">
      <w:pPr>
        <w:pStyle w:val="NormalIndented"/>
      </w:pPr>
      <w:r>
        <w:t xml:space="preserve">Some organizations that publish code sets author more than one. The coding system, then, to be unique is a concatenation of the name of the coding authority organization and the name of its code set or table. When an HL7 table is used for a CE data type, the </w:t>
      </w:r>
      <w:r>
        <w:rPr>
          <w:b/>
          <w:i/>
        </w:rPr>
        <w:t>name of coding system</w:t>
      </w:r>
      <w:r>
        <w:t xml:space="preserve"> component is defined as </w:t>
      </w:r>
      <w:r>
        <w:rPr>
          <w:b/>
          <w:i/>
        </w:rPr>
        <w:t>HL7nnnn</w:t>
      </w:r>
      <w:r>
        <w:t xml:space="preserve"> where </w:t>
      </w:r>
      <w:r>
        <w:rPr>
          <w:b/>
          <w:i/>
        </w:rPr>
        <w:t>nnnn</w:t>
      </w:r>
      <w:r>
        <w:t xml:space="preserve"> is the HL7 table number. Similarly, ISO tables will be named ISOnnnn, where nnnn is the ISO table number.</w:t>
      </w:r>
    </w:p>
    <w:p w14:paraId="3848D950" w14:textId="77777777" w:rsidR="00980D3B" w:rsidRDefault="00980D3B">
      <w:pPr>
        <w:pStyle w:val="Heading4"/>
      </w:pPr>
      <w:bookmarkStart w:id="196" w:name="_Toc498145884"/>
      <w:bookmarkStart w:id="197" w:name="_Toc527864453"/>
      <w:bookmarkStart w:id="198" w:name="_Toc527865925"/>
      <w:r>
        <w:t>Alternate Identifier (ST)</w:t>
      </w:r>
      <w:bookmarkEnd w:id="196"/>
      <w:bookmarkEnd w:id="197"/>
      <w:bookmarkEnd w:id="198"/>
    </w:p>
    <w:p w14:paraId="5DC5A156" w14:textId="77777777" w:rsidR="00980D3B" w:rsidRDefault="00980D3B">
      <w:pPr>
        <w:pStyle w:val="NormalIndented"/>
      </w:pPr>
      <w:r>
        <w:t>Definition: An alternate sequence of characters (the code) that uniquely identifies the item being refe</w:t>
      </w:r>
      <w:r>
        <w:t>r</w:t>
      </w:r>
      <w:r>
        <w:t>enced. See usage note in section introduction.</w:t>
      </w:r>
    </w:p>
    <w:p w14:paraId="01CB40D4" w14:textId="77777777" w:rsidR="00980D3B" w:rsidRDefault="00980D3B">
      <w:pPr>
        <w:pStyle w:val="Heading4"/>
      </w:pPr>
      <w:bookmarkStart w:id="199" w:name="_Toc498145885"/>
      <w:bookmarkStart w:id="200" w:name="_Toc527864454"/>
      <w:bookmarkStart w:id="201" w:name="_Toc527865926"/>
      <w:r>
        <w:t>Alternate Text (ST)</w:t>
      </w:r>
      <w:bookmarkEnd w:id="199"/>
      <w:bookmarkEnd w:id="200"/>
      <w:bookmarkEnd w:id="201"/>
    </w:p>
    <w:p w14:paraId="6D82BDA9" w14:textId="77777777" w:rsidR="00980D3B" w:rsidRDefault="00980D3B">
      <w:pPr>
        <w:pStyle w:val="NormalIndented"/>
      </w:pPr>
      <w:r>
        <w:t>Definition: The descriptive or textual name of the alternate identifier. See u</w:t>
      </w:r>
      <w:r>
        <w:t>s</w:t>
      </w:r>
      <w:r>
        <w:t>age note in section introdu</w:t>
      </w:r>
      <w:r>
        <w:t>c</w:t>
      </w:r>
      <w:r>
        <w:t>tion.</w:t>
      </w:r>
    </w:p>
    <w:p w14:paraId="4BB2E286" w14:textId="77777777" w:rsidR="00980D3B" w:rsidRDefault="00980D3B">
      <w:pPr>
        <w:pStyle w:val="Heading4"/>
      </w:pPr>
      <w:bookmarkStart w:id="202" w:name="_Ref480162172"/>
      <w:bookmarkStart w:id="203" w:name="_Toc498145886"/>
      <w:bookmarkStart w:id="204" w:name="_Toc527864455"/>
      <w:bookmarkStart w:id="205" w:name="_Toc527865927"/>
      <w:r>
        <w:t>Name of Alternate Coding System (ID)</w:t>
      </w:r>
      <w:bookmarkEnd w:id="202"/>
      <w:bookmarkEnd w:id="203"/>
      <w:bookmarkEnd w:id="204"/>
      <w:bookmarkEnd w:id="205"/>
    </w:p>
    <w:p w14:paraId="28A90F44" w14:textId="77777777" w:rsidR="00980D3B" w:rsidRDefault="00980D3B">
      <w:pPr>
        <w:pStyle w:val="NormalIndented"/>
      </w:pPr>
      <w:r>
        <w:t>Definition: Identifies the coding scheme being used in the alternate identifier co</w:t>
      </w:r>
      <w:r>
        <w:t>m</w:t>
      </w:r>
      <w:r>
        <w:t>ponent.</w:t>
      </w:r>
    </w:p>
    <w:p w14:paraId="78BB5C59" w14:textId="77777777" w:rsidR="00980D3B" w:rsidRDefault="00980D3B">
      <w:pPr>
        <w:pStyle w:val="NormalIndented"/>
      </w:pPr>
      <w:r>
        <w:t xml:space="preserve">Refer to HL7 Table 0396 in section 2.17.5 for valid values. When an HL7 table is used for a CE data type, the </w:t>
      </w:r>
      <w:r>
        <w:rPr>
          <w:b/>
          <w:i/>
        </w:rPr>
        <w:t>name of coding system</w:t>
      </w:r>
      <w:r>
        <w:t xml:space="preserve"> component is defined as </w:t>
      </w:r>
      <w:r>
        <w:rPr>
          <w:b/>
          <w:i/>
        </w:rPr>
        <w:t>HL7nnnn</w:t>
      </w:r>
      <w:r>
        <w:t xml:space="preserve"> where </w:t>
      </w:r>
      <w:r>
        <w:rPr>
          <w:b/>
          <w:i/>
        </w:rPr>
        <w:t>nnnn</w:t>
      </w:r>
      <w:r>
        <w:t xml:space="preserve"> is the HL7 table number.</w:t>
      </w:r>
    </w:p>
    <w:p w14:paraId="46D2A876" w14:textId="77777777" w:rsidR="00980D3B" w:rsidRDefault="00980D3B">
      <w:pPr>
        <w:pStyle w:val="Heading3"/>
      </w:pPr>
      <w:r>
        <w:fldChar w:fldCharType="begin"/>
      </w:r>
      <w:r>
        <w:instrText>xe "CF"</w:instrText>
      </w:r>
      <w:r>
        <w:fldChar w:fldCharType="end"/>
      </w:r>
      <w:r>
        <w:fldChar w:fldCharType="begin"/>
      </w:r>
      <w:r>
        <w:instrText>xe "Data types: CF"</w:instrText>
      </w:r>
      <w:r>
        <w:fldChar w:fldCharType="end"/>
      </w:r>
      <w:bookmarkStart w:id="206" w:name="_Ref358257947"/>
      <w:bookmarkStart w:id="207" w:name="_Toc359236009"/>
      <w:bookmarkStart w:id="208" w:name="_Toc498145887"/>
      <w:bookmarkStart w:id="209" w:name="_Toc527864456"/>
      <w:bookmarkStart w:id="210" w:name="_Toc527865928"/>
      <w:bookmarkStart w:id="211" w:name="_Toc528481872"/>
      <w:bookmarkStart w:id="212" w:name="_Toc528482377"/>
      <w:bookmarkStart w:id="213" w:name="_Toc528482676"/>
      <w:bookmarkStart w:id="214" w:name="_Toc528482801"/>
      <w:bookmarkStart w:id="215" w:name="_Toc528486109"/>
      <w:bookmarkStart w:id="216" w:name="_Toc536689713"/>
      <w:bookmarkStart w:id="217" w:name="_Toc496458"/>
      <w:bookmarkStart w:id="218" w:name="_Toc524805"/>
      <w:bookmarkStart w:id="219" w:name="_Toc1802388"/>
      <w:bookmarkStart w:id="220" w:name="_Toc22448383"/>
      <w:bookmarkStart w:id="221" w:name="_Toc22697575"/>
      <w:bookmarkStart w:id="222" w:name="_Toc24273610"/>
      <w:r>
        <w:t>CF - coded element with formatted values</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1A958086" w14:textId="77777777" w:rsidR="00980D3B" w:rsidRDefault="00980D3B">
      <w:pPr>
        <w:pStyle w:val="ComponentTableCaption"/>
      </w:pPr>
      <w:bookmarkStart w:id="223" w:name="CF"/>
      <w:r>
        <w:t>HL7 Component Table - CF – Coded Element with Formatted Values</w:t>
      </w:r>
      <w:r>
        <w:fldChar w:fldCharType="begin"/>
      </w:r>
      <w:r>
        <w:instrText xml:space="preserve"> XE "HL7 Component Table - CF" </w:instrText>
      </w:r>
      <w:r>
        <w:fldChar w:fldCharType="end"/>
      </w:r>
      <w:bookmarkEnd w:id="22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593"/>
        <w:gridCol w:w="720"/>
        <w:gridCol w:w="630"/>
        <w:gridCol w:w="577"/>
        <w:gridCol w:w="720"/>
        <w:gridCol w:w="2880"/>
        <w:gridCol w:w="1440"/>
        <w:gridCol w:w="1008"/>
      </w:tblGrid>
      <w:tr w:rsidR="00980D3B" w14:paraId="19C5824E" w14:textId="77777777">
        <w:tblPrEx>
          <w:tblCellMar>
            <w:top w:w="0" w:type="dxa"/>
            <w:bottom w:w="0" w:type="dxa"/>
          </w:tblCellMar>
        </w:tblPrEx>
        <w:trPr>
          <w:cantSplit/>
          <w:tblHeader/>
          <w:jc w:val="center"/>
        </w:trPr>
        <w:tc>
          <w:tcPr>
            <w:tcW w:w="593" w:type="dxa"/>
            <w:tcBorders>
              <w:top w:val="double" w:sz="4" w:space="0" w:color="auto"/>
              <w:bottom w:val="single" w:sz="4" w:space="0" w:color="auto"/>
            </w:tcBorders>
            <w:shd w:val="pct10" w:color="auto" w:fill="FFFFFF"/>
          </w:tcPr>
          <w:p w14:paraId="74705D5B" w14:textId="77777777" w:rsidR="00980D3B" w:rsidRDefault="00980D3B">
            <w:pPr>
              <w:pStyle w:val="ComponentTableHeader"/>
              <w:rPr>
                <w:lang w:val="de-DE"/>
              </w:rPr>
            </w:pPr>
            <w:r>
              <w:rPr>
                <w:lang w:val="de-DE"/>
              </w:rPr>
              <w:t>SEQ</w:t>
            </w:r>
          </w:p>
        </w:tc>
        <w:tc>
          <w:tcPr>
            <w:tcW w:w="720" w:type="dxa"/>
            <w:tcBorders>
              <w:top w:val="double" w:sz="4" w:space="0" w:color="auto"/>
              <w:bottom w:val="single" w:sz="4" w:space="0" w:color="auto"/>
            </w:tcBorders>
            <w:shd w:val="pct10" w:color="auto" w:fill="FFFFFF"/>
          </w:tcPr>
          <w:p w14:paraId="15BA739B" w14:textId="77777777" w:rsidR="00980D3B" w:rsidRDefault="00980D3B">
            <w:pPr>
              <w:pStyle w:val="ComponentTableHeader"/>
              <w:rPr>
                <w:lang w:val="de-DE"/>
              </w:rPr>
            </w:pPr>
            <w:r>
              <w:rPr>
                <w:lang w:val="de-DE"/>
              </w:rPr>
              <w:t>LEN</w:t>
            </w:r>
          </w:p>
        </w:tc>
        <w:tc>
          <w:tcPr>
            <w:tcW w:w="630" w:type="dxa"/>
            <w:tcBorders>
              <w:top w:val="double" w:sz="4" w:space="0" w:color="auto"/>
              <w:bottom w:val="single" w:sz="4" w:space="0" w:color="auto"/>
            </w:tcBorders>
            <w:shd w:val="pct10" w:color="auto" w:fill="FFFFFF"/>
          </w:tcPr>
          <w:p w14:paraId="2CF1CB6A" w14:textId="77777777" w:rsidR="00980D3B" w:rsidRDefault="00980D3B">
            <w:pPr>
              <w:pStyle w:val="ComponentTableHeader"/>
              <w:rPr>
                <w:lang w:val="de-DE"/>
              </w:rPr>
            </w:pPr>
            <w:r>
              <w:rPr>
                <w:lang w:val="de-DE"/>
              </w:rPr>
              <w:t>DT</w:t>
            </w:r>
          </w:p>
        </w:tc>
        <w:tc>
          <w:tcPr>
            <w:tcW w:w="577" w:type="dxa"/>
            <w:tcBorders>
              <w:top w:val="double" w:sz="4" w:space="0" w:color="auto"/>
              <w:bottom w:val="single" w:sz="4" w:space="0" w:color="auto"/>
            </w:tcBorders>
            <w:shd w:val="pct10" w:color="auto" w:fill="FFFFFF"/>
          </w:tcPr>
          <w:p w14:paraId="53156DA2"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81BCEAB"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DD468C3"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8C3D762"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C2A9C93" w14:textId="77777777" w:rsidR="00980D3B" w:rsidRDefault="00980D3B">
            <w:pPr>
              <w:pStyle w:val="ComponentTableHeader"/>
              <w:jc w:val="left"/>
              <w:rPr>
                <w:b w:val="0"/>
                <w:lang w:val="fr-FR"/>
              </w:rPr>
            </w:pPr>
            <w:r>
              <w:rPr>
                <w:lang w:val="fr-FR"/>
              </w:rPr>
              <w:t>SEC.REF.</w:t>
            </w:r>
          </w:p>
        </w:tc>
      </w:tr>
      <w:tr w:rsidR="00980D3B" w14:paraId="6A407E89" w14:textId="77777777">
        <w:tblPrEx>
          <w:tblCellMar>
            <w:top w:w="0" w:type="dxa"/>
            <w:bottom w:w="0" w:type="dxa"/>
          </w:tblCellMar>
        </w:tblPrEx>
        <w:trPr>
          <w:cantSplit/>
          <w:jc w:val="center"/>
        </w:trPr>
        <w:tc>
          <w:tcPr>
            <w:tcW w:w="593" w:type="dxa"/>
            <w:tcBorders>
              <w:top w:val="single" w:sz="4" w:space="0" w:color="auto"/>
              <w:bottom w:val="single" w:sz="4" w:space="0" w:color="auto"/>
            </w:tcBorders>
          </w:tcPr>
          <w:p w14:paraId="4924A814" w14:textId="77777777" w:rsidR="00980D3B" w:rsidRDefault="00980D3B">
            <w:pPr>
              <w:pStyle w:val="ComponentTableBody"/>
            </w:pPr>
            <w:r>
              <w:t>1</w:t>
            </w:r>
          </w:p>
        </w:tc>
        <w:tc>
          <w:tcPr>
            <w:tcW w:w="720" w:type="dxa"/>
            <w:tcBorders>
              <w:top w:val="single" w:sz="4" w:space="0" w:color="auto"/>
              <w:bottom w:val="single" w:sz="4" w:space="0" w:color="auto"/>
            </w:tcBorders>
          </w:tcPr>
          <w:p w14:paraId="1E50D485" w14:textId="77777777" w:rsidR="00980D3B" w:rsidRDefault="00980D3B">
            <w:pPr>
              <w:pStyle w:val="ComponentTableBody"/>
            </w:pPr>
            <w:r>
              <w:t>20</w:t>
            </w:r>
          </w:p>
        </w:tc>
        <w:tc>
          <w:tcPr>
            <w:tcW w:w="630" w:type="dxa"/>
            <w:tcBorders>
              <w:top w:val="single" w:sz="4" w:space="0" w:color="auto"/>
              <w:bottom w:val="single" w:sz="4" w:space="0" w:color="auto"/>
            </w:tcBorders>
          </w:tcPr>
          <w:p w14:paraId="1DF5B036" w14:textId="77777777" w:rsidR="00980D3B" w:rsidRDefault="00980D3B">
            <w:pPr>
              <w:pStyle w:val="ComponentTableBody"/>
            </w:pPr>
            <w:r>
              <w:t>ST</w:t>
            </w:r>
          </w:p>
        </w:tc>
        <w:tc>
          <w:tcPr>
            <w:tcW w:w="577" w:type="dxa"/>
            <w:tcBorders>
              <w:top w:val="single" w:sz="4" w:space="0" w:color="auto"/>
              <w:bottom w:val="single" w:sz="4" w:space="0" w:color="auto"/>
            </w:tcBorders>
          </w:tcPr>
          <w:p w14:paraId="7575BC70" w14:textId="77777777" w:rsidR="00980D3B" w:rsidRDefault="00980D3B">
            <w:pPr>
              <w:pStyle w:val="ComponentTableBody"/>
            </w:pPr>
            <w:r>
              <w:t>O</w:t>
            </w:r>
          </w:p>
        </w:tc>
        <w:tc>
          <w:tcPr>
            <w:tcW w:w="720" w:type="dxa"/>
            <w:tcBorders>
              <w:top w:val="single" w:sz="4" w:space="0" w:color="auto"/>
              <w:bottom w:val="single" w:sz="4" w:space="0" w:color="auto"/>
            </w:tcBorders>
          </w:tcPr>
          <w:p w14:paraId="40CB1710"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A409CC0" w14:textId="77777777" w:rsidR="00980D3B" w:rsidRDefault="00980D3B">
            <w:pPr>
              <w:pStyle w:val="ComponentTableBody"/>
              <w:jc w:val="left"/>
            </w:pPr>
            <w:r>
              <w:t>Identifier</w:t>
            </w:r>
          </w:p>
        </w:tc>
        <w:tc>
          <w:tcPr>
            <w:tcW w:w="1440" w:type="dxa"/>
            <w:tcBorders>
              <w:top w:val="single" w:sz="4" w:space="0" w:color="auto"/>
              <w:bottom w:val="single" w:sz="4" w:space="0" w:color="auto"/>
            </w:tcBorders>
          </w:tcPr>
          <w:p w14:paraId="2BCA46B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A07D9F0"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FC2A234" w14:textId="77777777">
        <w:tblPrEx>
          <w:tblCellMar>
            <w:top w:w="0" w:type="dxa"/>
            <w:bottom w:w="0" w:type="dxa"/>
          </w:tblCellMar>
        </w:tblPrEx>
        <w:trPr>
          <w:cantSplit/>
          <w:jc w:val="center"/>
        </w:trPr>
        <w:tc>
          <w:tcPr>
            <w:tcW w:w="593" w:type="dxa"/>
            <w:tcBorders>
              <w:top w:val="single" w:sz="4" w:space="0" w:color="auto"/>
              <w:bottom w:val="single" w:sz="4" w:space="0" w:color="auto"/>
            </w:tcBorders>
          </w:tcPr>
          <w:p w14:paraId="4743505F" w14:textId="77777777" w:rsidR="00980D3B" w:rsidRDefault="00980D3B">
            <w:pPr>
              <w:pStyle w:val="ComponentTableBody"/>
            </w:pPr>
            <w:r>
              <w:t>2</w:t>
            </w:r>
          </w:p>
        </w:tc>
        <w:tc>
          <w:tcPr>
            <w:tcW w:w="720" w:type="dxa"/>
            <w:tcBorders>
              <w:top w:val="single" w:sz="4" w:space="0" w:color="auto"/>
              <w:bottom w:val="single" w:sz="4" w:space="0" w:color="auto"/>
            </w:tcBorders>
          </w:tcPr>
          <w:p w14:paraId="7C6F16FD" w14:textId="77777777" w:rsidR="00980D3B" w:rsidRDefault="00980D3B">
            <w:pPr>
              <w:pStyle w:val="ComponentTableBody"/>
            </w:pPr>
            <w:r>
              <w:t>65536</w:t>
            </w:r>
          </w:p>
        </w:tc>
        <w:tc>
          <w:tcPr>
            <w:tcW w:w="630" w:type="dxa"/>
            <w:tcBorders>
              <w:top w:val="single" w:sz="4" w:space="0" w:color="auto"/>
              <w:bottom w:val="single" w:sz="4" w:space="0" w:color="auto"/>
            </w:tcBorders>
          </w:tcPr>
          <w:p w14:paraId="4CD1D6E1" w14:textId="77777777" w:rsidR="00980D3B" w:rsidRDefault="00980D3B">
            <w:pPr>
              <w:pStyle w:val="ComponentTableBody"/>
            </w:pPr>
            <w:r>
              <w:t>FT</w:t>
            </w:r>
          </w:p>
        </w:tc>
        <w:tc>
          <w:tcPr>
            <w:tcW w:w="577" w:type="dxa"/>
            <w:tcBorders>
              <w:top w:val="single" w:sz="4" w:space="0" w:color="auto"/>
              <w:bottom w:val="single" w:sz="4" w:space="0" w:color="auto"/>
            </w:tcBorders>
          </w:tcPr>
          <w:p w14:paraId="292D5007" w14:textId="77777777" w:rsidR="00980D3B" w:rsidRDefault="00980D3B">
            <w:pPr>
              <w:pStyle w:val="ComponentTableBody"/>
            </w:pPr>
            <w:r>
              <w:t>O</w:t>
            </w:r>
          </w:p>
        </w:tc>
        <w:tc>
          <w:tcPr>
            <w:tcW w:w="720" w:type="dxa"/>
            <w:tcBorders>
              <w:top w:val="single" w:sz="4" w:space="0" w:color="auto"/>
              <w:bottom w:val="single" w:sz="4" w:space="0" w:color="auto"/>
            </w:tcBorders>
          </w:tcPr>
          <w:p w14:paraId="4A63F1A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73AC76B" w14:textId="77777777" w:rsidR="00980D3B" w:rsidRDefault="00980D3B">
            <w:pPr>
              <w:pStyle w:val="ComponentTableBody"/>
              <w:jc w:val="left"/>
            </w:pPr>
            <w:r>
              <w:t>Formatted Text</w:t>
            </w:r>
          </w:p>
        </w:tc>
        <w:tc>
          <w:tcPr>
            <w:tcW w:w="1440" w:type="dxa"/>
            <w:tcBorders>
              <w:top w:val="single" w:sz="4" w:space="0" w:color="auto"/>
              <w:bottom w:val="single" w:sz="4" w:space="0" w:color="auto"/>
            </w:tcBorders>
          </w:tcPr>
          <w:p w14:paraId="25014AB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D9BDEE4"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_Ref358257624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2.A.31</w:t>
            </w:r>
            <w:r>
              <w:rPr>
                <w:rStyle w:val="Hyperlink"/>
              </w:rPr>
              <w:fldChar w:fldCharType="end"/>
            </w:r>
          </w:p>
        </w:tc>
      </w:tr>
      <w:tr w:rsidR="00980D3B" w14:paraId="227B335C" w14:textId="77777777">
        <w:tblPrEx>
          <w:tblCellMar>
            <w:top w:w="0" w:type="dxa"/>
            <w:bottom w:w="0" w:type="dxa"/>
          </w:tblCellMar>
        </w:tblPrEx>
        <w:trPr>
          <w:cantSplit/>
          <w:jc w:val="center"/>
        </w:trPr>
        <w:tc>
          <w:tcPr>
            <w:tcW w:w="593" w:type="dxa"/>
            <w:tcBorders>
              <w:top w:val="single" w:sz="4" w:space="0" w:color="auto"/>
              <w:bottom w:val="single" w:sz="4" w:space="0" w:color="auto"/>
            </w:tcBorders>
          </w:tcPr>
          <w:p w14:paraId="08D56269"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7D2D0E7D" w14:textId="77777777" w:rsidR="00980D3B" w:rsidRDefault="00980D3B">
            <w:pPr>
              <w:pStyle w:val="ComponentTableBody"/>
              <w:rPr>
                <w:lang w:val="it-IT"/>
              </w:rPr>
            </w:pPr>
            <w:r>
              <w:rPr>
                <w:lang w:val="it-IT"/>
              </w:rPr>
              <w:t>20</w:t>
            </w:r>
          </w:p>
        </w:tc>
        <w:tc>
          <w:tcPr>
            <w:tcW w:w="630" w:type="dxa"/>
            <w:tcBorders>
              <w:top w:val="single" w:sz="4" w:space="0" w:color="auto"/>
              <w:bottom w:val="single" w:sz="4" w:space="0" w:color="auto"/>
            </w:tcBorders>
          </w:tcPr>
          <w:p w14:paraId="4491C207" w14:textId="77777777" w:rsidR="00980D3B" w:rsidRDefault="00980D3B">
            <w:pPr>
              <w:pStyle w:val="ComponentTableBody"/>
              <w:rPr>
                <w:lang w:val="it-IT"/>
              </w:rPr>
            </w:pPr>
            <w:r>
              <w:rPr>
                <w:lang w:val="it-IT"/>
              </w:rPr>
              <w:t>ID</w:t>
            </w:r>
          </w:p>
        </w:tc>
        <w:tc>
          <w:tcPr>
            <w:tcW w:w="577" w:type="dxa"/>
            <w:tcBorders>
              <w:top w:val="single" w:sz="4" w:space="0" w:color="auto"/>
              <w:bottom w:val="single" w:sz="4" w:space="0" w:color="auto"/>
            </w:tcBorders>
          </w:tcPr>
          <w:p w14:paraId="26CD60AF"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002E0C2" w14:textId="77777777" w:rsidR="00980D3B" w:rsidRDefault="00980D3B">
            <w:pPr>
              <w:pStyle w:val="ComponentTableBody"/>
            </w:pPr>
            <w:r>
              <w:t>0396</w:t>
            </w:r>
          </w:p>
        </w:tc>
        <w:tc>
          <w:tcPr>
            <w:tcW w:w="2880" w:type="dxa"/>
            <w:tcBorders>
              <w:top w:val="single" w:sz="4" w:space="0" w:color="auto"/>
              <w:bottom w:val="single" w:sz="4" w:space="0" w:color="auto"/>
            </w:tcBorders>
          </w:tcPr>
          <w:p w14:paraId="79753B61" w14:textId="77777777" w:rsidR="00980D3B" w:rsidRDefault="00980D3B">
            <w:pPr>
              <w:pStyle w:val="ComponentTableBody"/>
              <w:jc w:val="left"/>
            </w:pPr>
            <w:r>
              <w:t>Name of Coding System</w:t>
            </w:r>
          </w:p>
        </w:tc>
        <w:tc>
          <w:tcPr>
            <w:tcW w:w="1440" w:type="dxa"/>
            <w:tcBorders>
              <w:top w:val="single" w:sz="4" w:space="0" w:color="auto"/>
              <w:bottom w:val="single" w:sz="4" w:space="0" w:color="auto"/>
            </w:tcBorders>
          </w:tcPr>
          <w:p w14:paraId="2173EE5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78ACA2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6C2AFBA9" w14:textId="77777777">
        <w:tblPrEx>
          <w:tblCellMar>
            <w:top w:w="0" w:type="dxa"/>
            <w:bottom w:w="0" w:type="dxa"/>
          </w:tblCellMar>
        </w:tblPrEx>
        <w:trPr>
          <w:cantSplit/>
          <w:jc w:val="center"/>
        </w:trPr>
        <w:tc>
          <w:tcPr>
            <w:tcW w:w="593" w:type="dxa"/>
            <w:tcBorders>
              <w:top w:val="single" w:sz="4" w:space="0" w:color="auto"/>
              <w:bottom w:val="single" w:sz="4" w:space="0" w:color="auto"/>
            </w:tcBorders>
          </w:tcPr>
          <w:p w14:paraId="6B6E1295" w14:textId="77777777" w:rsidR="00980D3B" w:rsidRDefault="00980D3B">
            <w:pPr>
              <w:pStyle w:val="ComponentTableBody"/>
              <w:rPr>
                <w:lang w:val="it-IT"/>
              </w:rPr>
            </w:pPr>
            <w:r>
              <w:rPr>
                <w:lang w:val="it-IT"/>
              </w:rPr>
              <w:t>4</w:t>
            </w:r>
          </w:p>
        </w:tc>
        <w:tc>
          <w:tcPr>
            <w:tcW w:w="720" w:type="dxa"/>
            <w:tcBorders>
              <w:top w:val="single" w:sz="4" w:space="0" w:color="auto"/>
              <w:bottom w:val="single" w:sz="4" w:space="0" w:color="auto"/>
            </w:tcBorders>
          </w:tcPr>
          <w:p w14:paraId="78CBC6E0" w14:textId="77777777" w:rsidR="00980D3B" w:rsidRDefault="00980D3B">
            <w:pPr>
              <w:pStyle w:val="ComponentTableBody"/>
              <w:rPr>
                <w:lang w:val="it-IT"/>
              </w:rPr>
            </w:pPr>
            <w:r>
              <w:rPr>
                <w:lang w:val="it-IT"/>
              </w:rPr>
              <w:t>20</w:t>
            </w:r>
          </w:p>
        </w:tc>
        <w:tc>
          <w:tcPr>
            <w:tcW w:w="630" w:type="dxa"/>
            <w:tcBorders>
              <w:top w:val="single" w:sz="4" w:space="0" w:color="auto"/>
              <w:bottom w:val="single" w:sz="4" w:space="0" w:color="auto"/>
            </w:tcBorders>
          </w:tcPr>
          <w:p w14:paraId="3C997D2E" w14:textId="77777777" w:rsidR="00980D3B" w:rsidRDefault="00980D3B">
            <w:pPr>
              <w:pStyle w:val="ComponentTableBody"/>
              <w:rPr>
                <w:lang w:val="it-IT"/>
              </w:rPr>
            </w:pPr>
            <w:r>
              <w:rPr>
                <w:lang w:val="it-IT"/>
              </w:rPr>
              <w:t>ST</w:t>
            </w:r>
          </w:p>
        </w:tc>
        <w:tc>
          <w:tcPr>
            <w:tcW w:w="577" w:type="dxa"/>
            <w:tcBorders>
              <w:top w:val="single" w:sz="4" w:space="0" w:color="auto"/>
              <w:bottom w:val="single" w:sz="4" w:space="0" w:color="auto"/>
            </w:tcBorders>
          </w:tcPr>
          <w:p w14:paraId="676426A6"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82B9F73"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0C90BCE5" w14:textId="77777777" w:rsidR="00980D3B" w:rsidRDefault="00980D3B">
            <w:pPr>
              <w:pStyle w:val="ComponentTableBody"/>
              <w:jc w:val="left"/>
              <w:rPr>
                <w:lang w:val="it-IT"/>
              </w:rPr>
            </w:pPr>
            <w:r>
              <w:rPr>
                <w:lang w:val="it-IT"/>
              </w:rPr>
              <w:t>Alternate Identifier</w:t>
            </w:r>
          </w:p>
        </w:tc>
        <w:tc>
          <w:tcPr>
            <w:tcW w:w="1440" w:type="dxa"/>
            <w:tcBorders>
              <w:top w:val="single" w:sz="4" w:space="0" w:color="auto"/>
              <w:bottom w:val="single" w:sz="4" w:space="0" w:color="auto"/>
            </w:tcBorders>
          </w:tcPr>
          <w:p w14:paraId="27AB66EC"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75983B61"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2051D8E3" w14:textId="77777777">
        <w:tblPrEx>
          <w:tblCellMar>
            <w:top w:w="0" w:type="dxa"/>
            <w:bottom w:w="0" w:type="dxa"/>
          </w:tblCellMar>
        </w:tblPrEx>
        <w:trPr>
          <w:cantSplit/>
          <w:jc w:val="center"/>
        </w:trPr>
        <w:tc>
          <w:tcPr>
            <w:tcW w:w="593" w:type="dxa"/>
            <w:tcBorders>
              <w:top w:val="single" w:sz="4" w:space="0" w:color="auto"/>
              <w:bottom w:val="single" w:sz="4" w:space="0" w:color="auto"/>
            </w:tcBorders>
          </w:tcPr>
          <w:p w14:paraId="48057350" w14:textId="77777777" w:rsidR="00980D3B" w:rsidRDefault="00980D3B">
            <w:pPr>
              <w:pStyle w:val="ComponentTableBody"/>
              <w:rPr>
                <w:lang w:val="it-IT"/>
              </w:rPr>
            </w:pPr>
            <w:r>
              <w:rPr>
                <w:lang w:val="it-IT"/>
              </w:rPr>
              <w:t>5</w:t>
            </w:r>
          </w:p>
        </w:tc>
        <w:tc>
          <w:tcPr>
            <w:tcW w:w="720" w:type="dxa"/>
            <w:tcBorders>
              <w:top w:val="single" w:sz="4" w:space="0" w:color="auto"/>
              <w:bottom w:val="single" w:sz="4" w:space="0" w:color="auto"/>
            </w:tcBorders>
          </w:tcPr>
          <w:p w14:paraId="142593B7" w14:textId="77777777" w:rsidR="00980D3B" w:rsidRDefault="00980D3B">
            <w:pPr>
              <w:pStyle w:val="ComponentTableBody"/>
              <w:rPr>
                <w:lang w:val="it-IT"/>
              </w:rPr>
            </w:pPr>
            <w:r>
              <w:rPr>
                <w:lang w:val="it-IT"/>
              </w:rPr>
              <w:t>65536</w:t>
            </w:r>
          </w:p>
        </w:tc>
        <w:tc>
          <w:tcPr>
            <w:tcW w:w="630" w:type="dxa"/>
            <w:tcBorders>
              <w:top w:val="single" w:sz="4" w:space="0" w:color="auto"/>
              <w:bottom w:val="single" w:sz="4" w:space="0" w:color="auto"/>
            </w:tcBorders>
          </w:tcPr>
          <w:p w14:paraId="00A08A2F" w14:textId="77777777" w:rsidR="00980D3B" w:rsidRDefault="00980D3B">
            <w:pPr>
              <w:pStyle w:val="ComponentTableBody"/>
              <w:rPr>
                <w:lang w:val="it-IT"/>
              </w:rPr>
            </w:pPr>
            <w:r>
              <w:rPr>
                <w:lang w:val="it-IT"/>
              </w:rPr>
              <w:t>FT</w:t>
            </w:r>
          </w:p>
        </w:tc>
        <w:tc>
          <w:tcPr>
            <w:tcW w:w="577" w:type="dxa"/>
            <w:tcBorders>
              <w:top w:val="single" w:sz="4" w:space="0" w:color="auto"/>
              <w:bottom w:val="single" w:sz="4" w:space="0" w:color="auto"/>
            </w:tcBorders>
          </w:tcPr>
          <w:p w14:paraId="29E1D11E"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7202D89"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087FCA9C" w14:textId="77777777" w:rsidR="00980D3B" w:rsidRDefault="00980D3B">
            <w:pPr>
              <w:pStyle w:val="ComponentTableBody"/>
              <w:jc w:val="left"/>
            </w:pPr>
            <w:r>
              <w:t>Alternate Formatted Text</w:t>
            </w:r>
          </w:p>
        </w:tc>
        <w:tc>
          <w:tcPr>
            <w:tcW w:w="1440" w:type="dxa"/>
            <w:tcBorders>
              <w:top w:val="single" w:sz="4" w:space="0" w:color="auto"/>
              <w:bottom w:val="single" w:sz="4" w:space="0" w:color="auto"/>
            </w:tcBorders>
          </w:tcPr>
          <w:p w14:paraId="298C78C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D01FCF4"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_Ref358257624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2.A.31</w:t>
            </w:r>
            <w:r>
              <w:rPr>
                <w:rStyle w:val="Hyperlink"/>
              </w:rPr>
              <w:fldChar w:fldCharType="end"/>
            </w:r>
          </w:p>
        </w:tc>
      </w:tr>
      <w:tr w:rsidR="00980D3B" w14:paraId="190AB769" w14:textId="77777777">
        <w:tblPrEx>
          <w:tblCellMar>
            <w:top w:w="0" w:type="dxa"/>
            <w:bottom w:w="0" w:type="dxa"/>
          </w:tblCellMar>
        </w:tblPrEx>
        <w:trPr>
          <w:cantSplit/>
          <w:jc w:val="center"/>
        </w:trPr>
        <w:tc>
          <w:tcPr>
            <w:tcW w:w="593" w:type="dxa"/>
            <w:tcBorders>
              <w:top w:val="single" w:sz="4" w:space="0" w:color="auto"/>
              <w:bottom w:val="double" w:sz="4" w:space="0" w:color="auto"/>
            </w:tcBorders>
          </w:tcPr>
          <w:p w14:paraId="7EFA3170" w14:textId="77777777" w:rsidR="00980D3B" w:rsidRDefault="00980D3B">
            <w:pPr>
              <w:pStyle w:val="ComponentTableBody"/>
              <w:rPr>
                <w:lang w:val="it-IT"/>
              </w:rPr>
            </w:pPr>
            <w:r>
              <w:rPr>
                <w:lang w:val="it-IT"/>
              </w:rPr>
              <w:lastRenderedPageBreak/>
              <w:t>6</w:t>
            </w:r>
          </w:p>
        </w:tc>
        <w:tc>
          <w:tcPr>
            <w:tcW w:w="720" w:type="dxa"/>
            <w:tcBorders>
              <w:top w:val="single" w:sz="4" w:space="0" w:color="auto"/>
              <w:bottom w:val="double" w:sz="4" w:space="0" w:color="auto"/>
            </w:tcBorders>
          </w:tcPr>
          <w:p w14:paraId="5F477FA2" w14:textId="77777777" w:rsidR="00980D3B" w:rsidRDefault="00980D3B">
            <w:pPr>
              <w:pStyle w:val="ComponentTableBody"/>
              <w:rPr>
                <w:lang w:val="it-IT"/>
              </w:rPr>
            </w:pPr>
            <w:r>
              <w:rPr>
                <w:lang w:val="it-IT"/>
              </w:rPr>
              <w:t>20</w:t>
            </w:r>
          </w:p>
        </w:tc>
        <w:tc>
          <w:tcPr>
            <w:tcW w:w="630" w:type="dxa"/>
            <w:tcBorders>
              <w:top w:val="single" w:sz="4" w:space="0" w:color="auto"/>
              <w:bottom w:val="double" w:sz="4" w:space="0" w:color="auto"/>
            </w:tcBorders>
          </w:tcPr>
          <w:p w14:paraId="54F8640F" w14:textId="77777777" w:rsidR="00980D3B" w:rsidRDefault="00980D3B">
            <w:pPr>
              <w:pStyle w:val="ComponentTableBody"/>
              <w:rPr>
                <w:lang w:val="it-IT"/>
              </w:rPr>
            </w:pPr>
            <w:r>
              <w:rPr>
                <w:lang w:val="it-IT"/>
              </w:rPr>
              <w:t>ID</w:t>
            </w:r>
          </w:p>
        </w:tc>
        <w:tc>
          <w:tcPr>
            <w:tcW w:w="577" w:type="dxa"/>
            <w:tcBorders>
              <w:top w:val="single" w:sz="4" w:space="0" w:color="auto"/>
              <w:bottom w:val="double" w:sz="4" w:space="0" w:color="auto"/>
            </w:tcBorders>
          </w:tcPr>
          <w:p w14:paraId="5823771A"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639D109C" w14:textId="77777777" w:rsidR="00980D3B" w:rsidRDefault="00980D3B">
            <w:pPr>
              <w:pStyle w:val="ComponentTableBody"/>
            </w:pPr>
            <w:r>
              <w:t>0396</w:t>
            </w:r>
          </w:p>
        </w:tc>
        <w:tc>
          <w:tcPr>
            <w:tcW w:w="2880" w:type="dxa"/>
            <w:tcBorders>
              <w:top w:val="single" w:sz="4" w:space="0" w:color="auto"/>
              <w:bottom w:val="double" w:sz="4" w:space="0" w:color="auto"/>
            </w:tcBorders>
          </w:tcPr>
          <w:p w14:paraId="1B932DA8" w14:textId="77777777" w:rsidR="00980D3B" w:rsidRDefault="00980D3B">
            <w:pPr>
              <w:pStyle w:val="ComponentTableBody"/>
              <w:jc w:val="left"/>
            </w:pPr>
            <w:r>
              <w:t>Name of Alternate Coding System</w:t>
            </w:r>
          </w:p>
        </w:tc>
        <w:tc>
          <w:tcPr>
            <w:tcW w:w="1440" w:type="dxa"/>
            <w:tcBorders>
              <w:top w:val="single" w:sz="4" w:space="0" w:color="auto"/>
              <w:bottom w:val="double" w:sz="4" w:space="0" w:color="auto"/>
            </w:tcBorders>
          </w:tcPr>
          <w:p w14:paraId="784B389B"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8C78372"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4B2AE886" w14:textId="77777777" w:rsidR="00980D3B" w:rsidRDefault="00980D3B">
      <w:pPr>
        <w:pStyle w:val="NormalIndented"/>
      </w:pPr>
      <w:r>
        <w:t xml:space="preserve">Definition: This data type transmits codes and the formatted text associated with the code. This data type can be used to transmit for the first time the formatted text for the </w:t>
      </w:r>
      <w:r>
        <w:rPr>
          <w:rStyle w:val="Strong"/>
        </w:rPr>
        <w:t>canned text</w:t>
      </w:r>
      <w:r>
        <w:t xml:space="preserve"> portion of a report, for e</w:t>
      </w:r>
      <w:r>
        <w:t>x</w:t>
      </w:r>
      <w:r>
        <w:t>ample, a standard radiological description for a normal chest X</w:t>
      </w:r>
      <w:r>
        <w:noBreakHyphen/>
        <w:t>ray. The receiving system can store this information and in subsequent messages only the identifier need be sent. Another potential use of this data type is transmitting master file records that contain formatted text. This data type has six comp</w:t>
      </w:r>
      <w:r>
        <w:t>o</w:t>
      </w:r>
      <w:r>
        <w:t>nents as follows:</w:t>
      </w:r>
    </w:p>
    <w:p w14:paraId="48272B0E" w14:textId="77777777" w:rsidR="00980D3B" w:rsidRDefault="00980D3B">
      <w:pPr>
        <w:pStyle w:val="Note"/>
      </w:pPr>
      <w:r>
        <w:rPr>
          <w:rStyle w:val="Strong"/>
        </w:rPr>
        <w:t>Maximum Length:</w:t>
      </w:r>
      <w:r>
        <w:t xml:space="preserve"> 65536</w:t>
      </w:r>
    </w:p>
    <w:p w14:paraId="21AB91C7" w14:textId="77777777" w:rsidR="00980D3B" w:rsidRDefault="00980D3B">
      <w:pPr>
        <w:pStyle w:val="NormalIndented"/>
      </w:pPr>
      <w:r>
        <w:t>The components, primary and alternate, are defined exactly as in the CE data type with the exception of the second and fifth components, which are of the formatted text data type.</w:t>
      </w:r>
    </w:p>
    <w:p w14:paraId="4E044307" w14:textId="77777777" w:rsidR="00980D3B" w:rsidRDefault="00980D3B">
      <w:pPr>
        <w:pStyle w:val="NormalIndented"/>
      </w:pPr>
      <w:r>
        <w:t xml:space="preserve">Example: </w:t>
      </w:r>
    </w:p>
    <w:p w14:paraId="148C452D" w14:textId="77777777" w:rsidR="00980D3B" w:rsidRDefault="00980D3B">
      <w:pPr>
        <w:pStyle w:val="Example"/>
        <w:rPr>
          <w:noProof w:val="0"/>
          <w:lang w:val="it-IT"/>
        </w:rPr>
      </w:pPr>
      <w:r>
        <w:rPr>
          <w:noProof w:val="0"/>
        </w:rPr>
        <w:t>OBX||CF|71020^CXR^99CPMC||79989^\H\Description:\N\\.sp\\ti+4\Heart is not enlarged. There is no ev</w:t>
      </w:r>
      <w:r>
        <w:rPr>
          <w:noProof w:val="0"/>
        </w:rPr>
        <w:t>i</w:t>
      </w:r>
      <w:r>
        <w:rPr>
          <w:noProof w:val="0"/>
        </w:rPr>
        <w:t xml:space="preserve">dence of pneumonia, effusion, pneumothorax or any masses. </w:t>
      </w:r>
      <w:r>
        <w:rPr>
          <w:noProof w:val="0"/>
          <w:lang w:val="it-IT"/>
        </w:rPr>
        <w:t>\.sp+3\\H\Impression:\N\\.sp\\.ti+4\Negative chest.^99CPMC</w:t>
      </w:r>
    </w:p>
    <w:p w14:paraId="64469CD2" w14:textId="77777777" w:rsidR="00980D3B" w:rsidRDefault="00980D3B">
      <w:pPr>
        <w:pStyle w:val="Heading4"/>
        <w:rPr>
          <w:vanish/>
          <w:lang w:val="it-IT"/>
        </w:rPr>
      </w:pPr>
    </w:p>
    <w:p w14:paraId="03FB1D74" w14:textId="77777777" w:rsidR="00980D3B" w:rsidRDefault="00980D3B">
      <w:pPr>
        <w:pStyle w:val="Heading4"/>
      </w:pPr>
      <w:r>
        <w:t>Identifier (ST)</w:t>
      </w:r>
    </w:p>
    <w:p w14:paraId="53A5939A" w14:textId="77777777" w:rsidR="00980D3B" w:rsidRDefault="00980D3B">
      <w:pPr>
        <w:pStyle w:val="NormalIndented"/>
      </w:pPr>
      <w:r>
        <w:t>Definition: Sequence of characters (the code) that uniquely identifies the item being referenced by the &lt;text&gt;. Different coding schemes will have different el</w:t>
      </w:r>
      <w:r>
        <w:t>e</w:t>
      </w:r>
      <w:r>
        <w:t>ments here.</w:t>
      </w:r>
    </w:p>
    <w:p w14:paraId="121C5816" w14:textId="77777777" w:rsidR="00980D3B" w:rsidRDefault="00980D3B">
      <w:pPr>
        <w:pStyle w:val="Heading4"/>
      </w:pPr>
      <w:r>
        <w:t>Formatted Text (FT)</w:t>
      </w:r>
    </w:p>
    <w:p w14:paraId="646BEF00" w14:textId="77777777" w:rsidR="00980D3B" w:rsidRDefault="00980D3B">
      <w:pPr>
        <w:pStyle w:val="NormalIndented"/>
      </w:pPr>
      <w:r>
        <w:t>Definition: Name or description of the item in question with the addition of embedded formatting instru</w:t>
      </w:r>
      <w:r>
        <w:t>c</w:t>
      </w:r>
      <w:r>
        <w:t>tions.</w:t>
      </w:r>
    </w:p>
    <w:p w14:paraId="1BBCB6E2" w14:textId="77777777" w:rsidR="00980D3B" w:rsidRDefault="00980D3B">
      <w:pPr>
        <w:pStyle w:val="Heading4"/>
      </w:pPr>
      <w:r>
        <w:t>Name of Coding System (ID)</w:t>
      </w:r>
    </w:p>
    <w:p w14:paraId="31C0B473" w14:textId="77777777" w:rsidR="00980D3B" w:rsidRDefault="00980D3B">
      <w:pPr>
        <w:pStyle w:val="NormalIndented"/>
      </w:pPr>
      <w:r>
        <w:t xml:space="preserve">Definition: Contains the name of the coding system employed. </w:t>
      </w:r>
    </w:p>
    <w:p w14:paraId="48D76A08" w14:textId="77777777" w:rsidR="00980D3B" w:rsidRDefault="00980D3B">
      <w:pPr>
        <w:pStyle w:val="NormalIndented"/>
      </w:pPr>
      <w:r>
        <w:t xml:space="preserve">Refer to </w:t>
      </w:r>
      <w:bookmarkStart w:id="224" w:name="_Hlt23484641"/>
      <w:r>
        <w:t>HL7 Table 0396 in section 2.17.5</w:t>
      </w:r>
      <w:bookmarkEnd w:id="224"/>
      <w:r>
        <w:t xml:space="preserve"> for valid va</w:t>
      </w:r>
      <w:r>
        <w:t>l</w:t>
      </w:r>
      <w:r>
        <w:t>ues.</w:t>
      </w:r>
    </w:p>
    <w:p w14:paraId="0B0B8EF9" w14:textId="77777777" w:rsidR="00980D3B" w:rsidRDefault="00980D3B">
      <w:pPr>
        <w:pStyle w:val="Heading4"/>
      </w:pPr>
      <w:r>
        <w:t>Alternate Identifier (ST)</w:t>
      </w:r>
    </w:p>
    <w:p w14:paraId="5578A6AB" w14:textId="77777777" w:rsidR="00980D3B" w:rsidRDefault="00980D3B">
      <w:pPr>
        <w:pStyle w:val="NormalIndented"/>
      </w:pPr>
      <w:r>
        <w:t>Definition: Alternate sequence of characters (the code) that uniquely identifies the item being referenced by the &lt;text&gt;. This identifier is the equivalent of component one.</w:t>
      </w:r>
    </w:p>
    <w:p w14:paraId="109EE184" w14:textId="77777777" w:rsidR="00980D3B" w:rsidRDefault="00980D3B">
      <w:pPr>
        <w:pStyle w:val="Heading4"/>
      </w:pPr>
      <w:r>
        <w:t>Alternate Formatted Text (FT)</w:t>
      </w:r>
    </w:p>
    <w:p w14:paraId="3A3E2DF1" w14:textId="77777777" w:rsidR="00980D3B" w:rsidRDefault="00980D3B">
      <w:pPr>
        <w:pStyle w:val="NormalIndented"/>
      </w:pPr>
      <w:r>
        <w:t>Definition: Name or description of the alternate identifier in question with the addition of embedded fo</w:t>
      </w:r>
      <w:r>
        <w:t>r</w:t>
      </w:r>
      <w:r>
        <w:t>matting instru</w:t>
      </w:r>
      <w:r>
        <w:t>c</w:t>
      </w:r>
      <w:r>
        <w:t xml:space="preserve">tions. </w:t>
      </w:r>
    </w:p>
    <w:p w14:paraId="7E7537BC" w14:textId="77777777" w:rsidR="00980D3B" w:rsidRDefault="00980D3B">
      <w:pPr>
        <w:pStyle w:val="Heading4"/>
      </w:pPr>
      <w:r>
        <w:t>Name of Alternate Coding System (ID)</w:t>
      </w:r>
    </w:p>
    <w:p w14:paraId="71E8288C" w14:textId="77777777" w:rsidR="00980D3B" w:rsidRDefault="00980D3B">
      <w:pPr>
        <w:pStyle w:val="NormalIndented"/>
      </w:pPr>
      <w:r>
        <w:t>Definition: Contains the name of the coding system employed for the alternate identifier.</w:t>
      </w:r>
    </w:p>
    <w:p w14:paraId="7268696F" w14:textId="77777777" w:rsidR="00980D3B" w:rsidRDefault="00980D3B">
      <w:pPr>
        <w:pStyle w:val="NormalIndented"/>
      </w:pPr>
      <w:r>
        <w:t>Refer to HL7 Table 0396 in section 2.17.5 for valid va</w:t>
      </w:r>
      <w:r>
        <w:t>l</w:t>
      </w:r>
      <w:r>
        <w:t>ues.</w:t>
      </w:r>
    </w:p>
    <w:bookmarkStart w:id="225" w:name="_Hlt478362607"/>
    <w:bookmarkEnd w:id="225"/>
    <w:p w14:paraId="2AA1BACA" w14:textId="77777777" w:rsidR="00980D3B" w:rsidRDefault="00980D3B">
      <w:pPr>
        <w:pStyle w:val="Heading3"/>
      </w:pPr>
      <w:r>
        <w:lastRenderedPageBreak/>
        <w:fldChar w:fldCharType="begin"/>
      </w:r>
      <w:r>
        <w:instrText xml:space="preserve"> XE "CNE" </w:instrText>
      </w:r>
      <w:r>
        <w:fldChar w:fldCharType="end"/>
      </w:r>
      <w:bookmarkStart w:id="226" w:name="_Ref424028082"/>
      <w:r>
        <w:fldChar w:fldCharType="begin"/>
      </w:r>
      <w:r>
        <w:instrText xml:space="preserve"> XE "Data types: CNE" </w:instrText>
      </w:r>
      <w:r>
        <w:fldChar w:fldCharType="end"/>
      </w:r>
      <w:bookmarkStart w:id="227" w:name="_Ref485523549"/>
      <w:bookmarkStart w:id="228" w:name="_Toc498145904"/>
      <w:bookmarkStart w:id="229" w:name="_Toc527864473"/>
      <w:bookmarkStart w:id="230" w:name="_Toc527865945"/>
      <w:bookmarkStart w:id="231" w:name="_Toc528481876"/>
      <w:bookmarkStart w:id="232" w:name="_Toc528482381"/>
      <w:bookmarkStart w:id="233" w:name="_Toc528482680"/>
      <w:bookmarkStart w:id="234" w:name="_Toc528482805"/>
      <w:bookmarkStart w:id="235" w:name="_Toc528486113"/>
      <w:bookmarkStart w:id="236" w:name="_Toc536689717"/>
      <w:bookmarkStart w:id="237" w:name="_Toc496462"/>
      <w:bookmarkStart w:id="238" w:name="_Toc524809"/>
      <w:bookmarkStart w:id="239" w:name="_Toc1802392"/>
      <w:bookmarkStart w:id="240" w:name="_Toc22448387"/>
      <w:bookmarkStart w:id="241" w:name="_Toc22697579"/>
      <w:bookmarkStart w:id="242" w:name="_Toc24273614"/>
      <w:r>
        <w:t>CNE – coded with no exceptions</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1987ADC7" w14:textId="77777777" w:rsidR="00980D3B" w:rsidRDefault="00980D3B">
      <w:pPr>
        <w:pStyle w:val="ComponentTableCaption"/>
      </w:pPr>
      <w:bookmarkStart w:id="243" w:name="CNE"/>
      <w:r>
        <w:t>HL7 Component Table - CNE – Coded with No Exceptions</w:t>
      </w:r>
      <w:r>
        <w:fldChar w:fldCharType="begin"/>
      </w:r>
      <w:r>
        <w:instrText xml:space="preserve"> XE "HL7 Component Table - CNE" </w:instrText>
      </w:r>
      <w:r>
        <w:fldChar w:fldCharType="end"/>
      </w:r>
      <w:bookmarkEnd w:id="24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83B1F3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5226F55"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1515C0A9"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E8CD062"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B233A42"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17EDD28"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AF6FFA7"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0BA8562"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E9BC0AB" w14:textId="77777777" w:rsidR="00980D3B" w:rsidRDefault="00980D3B">
            <w:pPr>
              <w:pStyle w:val="ComponentTableHeader"/>
              <w:jc w:val="left"/>
              <w:rPr>
                <w:b w:val="0"/>
                <w:lang w:val="fr-FR"/>
              </w:rPr>
            </w:pPr>
            <w:r>
              <w:rPr>
                <w:lang w:val="fr-FR"/>
              </w:rPr>
              <w:t>SEC.REF.</w:t>
            </w:r>
          </w:p>
        </w:tc>
      </w:tr>
      <w:tr w:rsidR="00980D3B" w14:paraId="7CC3965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F293DB5" w14:textId="77777777" w:rsidR="00980D3B" w:rsidRDefault="00980D3B">
            <w:pPr>
              <w:pStyle w:val="ComponentTableBody"/>
            </w:pPr>
            <w:r>
              <w:t>1</w:t>
            </w:r>
          </w:p>
        </w:tc>
        <w:tc>
          <w:tcPr>
            <w:tcW w:w="576" w:type="dxa"/>
            <w:tcBorders>
              <w:top w:val="single" w:sz="4" w:space="0" w:color="auto"/>
              <w:bottom w:val="single" w:sz="4" w:space="0" w:color="auto"/>
            </w:tcBorders>
          </w:tcPr>
          <w:p w14:paraId="4C313E34" w14:textId="77777777" w:rsidR="00980D3B" w:rsidRDefault="00980D3B">
            <w:pPr>
              <w:pStyle w:val="ComponentTableBody"/>
            </w:pPr>
            <w:r>
              <w:t>20</w:t>
            </w:r>
          </w:p>
        </w:tc>
        <w:tc>
          <w:tcPr>
            <w:tcW w:w="720" w:type="dxa"/>
            <w:tcBorders>
              <w:top w:val="single" w:sz="4" w:space="0" w:color="auto"/>
              <w:bottom w:val="single" w:sz="4" w:space="0" w:color="auto"/>
            </w:tcBorders>
          </w:tcPr>
          <w:p w14:paraId="182C3333" w14:textId="77777777" w:rsidR="00980D3B" w:rsidRDefault="00980D3B">
            <w:pPr>
              <w:pStyle w:val="ComponentTableBody"/>
            </w:pPr>
            <w:r>
              <w:t>ST</w:t>
            </w:r>
          </w:p>
        </w:tc>
        <w:tc>
          <w:tcPr>
            <w:tcW w:w="576" w:type="dxa"/>
            <w:tcBorders>
              <w:top w:val="single" w:sz="4" w:space="0" w:color="auto"/>
              <w:bottom w:val="single" w:sz="4" w:space="0" w:color="auto"/>
            </w:tcBorders>
          </w:tcPr>
          <w:p w14:paraId="72B4EAFD" w14:textId="77777777" w:rsidR="00980D3B" w:rsidRDefault="00980D3B">
            <w:pPr>
              <w:pStyle w:val="ComponentTableBody"/>
            </w:pPr>
            <w:r>
              <w:t>R</w:t>
            </w:r>
          </w:p>
        </w:tc>
        <w:tc>
          <w:tcPr>
            <w:tcW w:w="720" w:type="dxa"/>
            <w:tcBorders>
              <w:top w:val="single" w:sz="4" w:space="0" w:color="auto"/>
              <w:bottom w:val="single" w:sz="4" w:space="0" w:color="auto"/>
            </w:tcBorders>
          </w:tcPr>
          <w:p w14:paraId="21A7E65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13C9051" w14:textId="77777777" w:rsidR="00980D3B" w:rsidRDefault="00980D3B">
            <w:pPr>
              <w:pStyle w:val="ComponentTableBody"/>
              <w:jc w:val="left"/>
            </w:pPr>
            <w:r>
              <w:t>Identifier</w:t>
            </w:r>
          </w:p>
        </w:tc>
        <w:tc>
          <w:tcPr>
            <w:tcW w:w="1440" w:type="dxa"/>
            <w:tcBorders>
              <w:top w:val="single" w:sz="4" w:space="0" w:color="auto"/>
              <w:bottom w:val="single" w:sz="4" w:space="0" w:color="auto"/>
            </w:tcBorders>
          </w:tcPr>
          <w:p w14:paraId="4B793EC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56B3457"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84CC00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66C66CB" w14:textId="77777777" w:rsidR="00980D3B" w:rsidRDefault="00980D3B">
            <w:pPr>
              <w:pStyle w:val="ComponentTableBody"/>
            </w:pPr>
            <w:r>
              <w:t>2</w:t>
            </w:r>
          </w:p>
        </w:tc>
        <w:tc>
          <w:tcPr>
            <w:tcW w:w="576" w:type="dxa"/>
            <w:tcBorders>
              <w:top w:val="single" w:sz="4" w:space="0" w:color="auto"/>
              <w:bottom w:val="single" w:sz="4" w:space="0" w:color="auto"/>
            </w:tcBorders>
          </w:tcPr>
          <w:p w14:paraId="37B06113" w14:textId="77777777" w:rsidR="00980D3B" w:rsidRDefault="00980D3B">
            <w:pPr>
              <w:pStyle w:val="ComponentTableBody"/>
            </w:pPr>
            <w:r>
              <w:t>199</w:t>
            </w:r>
          </w:p>
        </w:tc>
        <w:tc>
          <w:tcPr>
            <w:tcW w:w="720" w:type="dxa"/>
            <w:tcBorders>
              <w:top w:val="single" w:sz="4" w:space="0" w:color="auto"/>
              <w:bottom w:val="single" w:sz="4" w:space="0" w:color="auto"/>
            </w:tcBorders>
          </w:tcPr>
          <w:p w14:paraId="0488DBF7" w14:textId="77777777" w:rsidR="00980D3B" w:rsidRDefault="00980D3B">
            <w:pPr>
              <w:pStyle w:val="ComponentTableBody"/>
            </w:pPr>
            <w:r>
              <w:t>ST</w:t>
            </w:r>
          </w:p>
        </w:tc>
        <w:tc>
          <w:tcPr>
            <w:tcW w:w="576" w:type="dxa"/>
            <w:tcBorders>
              <w:top w:val="single" w:sz="4" w:space="0" w:color="auto"/>
              <w:bottom w:val="single" w:sz="4" w:space="0" w:color="auto"/>
            </w:tcBorders>
          </w:tcPr>
          <w:p w14:paraId="116B3FD7" w14:textId="77777777" w:rsidR="00980D3B" w:rsidRDefault="00980D3B">
            <w:pPr>
              <w:pStyle w:val="ComponentTableBody"/>
            </w:pPr>
            <w:r>
              <w:t>O</w:t>
            </w:r>
          </w:p>
        </w:tc>
        <w:tc>
          <w:tcPr>
            <w:tcW w:w="720" w:type="dxa"/>
            <w:tcBorders>
              <w:top w:val="single" w:sz="4" w:space="0" w:color="auto"/>
              <w:bottom w:val="single" w:sz="4" w:space="0" w:color="auto"/>
            </w:tcBorders>
          </w:tcPr>
          <w:p w14:paraId="5A7CDBE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30DA4C9" w14:textId="77777777" w:rsidR="00980D3B" w:rsidRDefault="00980D3B">
            <w:pPr>
              <w:pStyle w:val="ComponentTableBody"/>
              <w:jc w:val="left"/>
            </w:pPr>
            <w:r>
              <w:t>Text</w:t>
            </w:r>
          </w:p>
        </w:tc>
        <w:tc>
          <w:tcPr>
            <w:tcW w:w="1440" w:type="dxa"/>
            <w:tcBorders>
              <w:top w:val="single" w:sz="4" w:space="0" w:color="auto"/>
              <w:bottom w:val="single" w:sz="4" w:space="0" w:color="auto"/>
            </w:tcBorders>
          </w:tcPr>
          <w:p w14:paraId="3D77616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7E0709B"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7BFC9CF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36F9E96"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4C23DCB9" w14:textId="77777777" w:rsidR="00980D3B" w:rsidRDefault="00980D3B">
            <w:pPr>
              <w:pStyle w:val="ComponentTableBody"/>
              <w:rPr>
                <w:lang w:val="it-IT"/>
              </w:rPr>
            </w:pPr>
            <w:r>
              <w:rPr>
                <w:lang w:val="it-IT"/>
              </w:rPr>
              <w:t>20</w:t>
            </w:r>
          </w:p>
        </w:tc>
        <w:tc>
          <w:tcPr>
            <w:tcW w:w="720" w:type="dxa"/>
            <w:tcBorders>
              <w:top w:val="single" w:sz="4" w:space="0" w:color="auto"/>
              <w:bottom w:val="single" w:sz="4" w:space="0" w:color="auto"/>
            </w:tcBorders>
          </w:tcPr>
          <w:p w14:paraId="16D78531"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651D766D"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6551455" w14:textId="77777777" w:rsidR="00980D3B" w:rsidRDefault="00980D3B">
            <w:pPr>
              <w:pStyle w:val="ComponentTableBody"/>
            </w:pPr>
            <w:r>
              <w:t>0396</w:t>
            </w:r>
          </w:p>
        </w:tc>
        <w:tc>
          <w:tcPr>
            <w:tcW w:w="2880" w:type="dxa"/>
            <w:tcBorders>
              <w:top w:val="single" w:sz="4" w:space="0" w:color="auto"/>
              <w:bottom w:val="single" w:sz="4" w:space="0" w:color="auto"/>
            </w:tcBorders>
          </w:tcPr>
          <w:p w14:paraId="78F9C775" w14:textId="77777777" w:rsidR="00980D3B" w:rsidRDefault="00980D3B">
            <w:pPr>
              <w:pStyle w:val="ComponentTableBody"/>
              <w:jc w:val="left"/>
            </w:pPr>
            <w:r>
              <w:t>Name of Coding System</w:t>
            </w:r>
          </w:p>
        </w:tc>
        <w:tc>
          <w:tcPr>
            <w:tcW w:w="1440" w:type="dxa"/>
            <w:tcBorders>
              <w:top w:val="single" w:sz="4" w:space="0" w:color="auto"/>
              <w:bottom w:val="single" w:sz="4" w:space="0" w:color="auto"/>
            </w:tcBorders>
          </w:tcPr>
          <w:p w14:paraId="2165D7C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B12D184"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5F87389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51E1AFA" w14:textId="77777777" w:rsidR="00980D3B" w:rsidRDefault="00980D3B">
            <w:pPr>
              <w:pStyle w:val="ComponentTableBody"/>
            </w:pPr>
            <w:r>
              <w:t>4</w:t>
            </w:r>
          </w:p>
        </w:tc>
        <w:tc>
          <w:tcPr>
            <w:tcW w:w="576" w:type="dxa"/>
            <w:tcBorders>
              <w:top w:val="single" w:sz="4" w:space="0" w:color="auto"/>
              <w:bottom w:val="single" w:sz="4" w:space="0" w:color="auto"/>
            </w:tcBorders>
          </w:tcPr>
          <w:p w14:paraId="0EFDB6AD" w14:textId="77777777" w:rsidR="00980D3B" w:rsidRDefault="00980D3B">
            <w:pPr>
              <w:pStyle w:val="ComponentTableBody"/>
            </w:pPr>
            <w:r>
              <w:t>20</w:t>
            </w:r>
          </w:p>
        </w:tc>
        <w:tc>
          <w:tcPr>
            <w:tcW w:w="720" w:type="dxa"/>
            <w:tcBorders>
              <w:top w:val="single" w:sz="4" w:space="0" w:color="auto"/>
              <w:bottom w:val="single" w:sz="4" w:space="0" w:color="auto"/>
            </w:tcBorders>
          </w:tcPr>
          <w:p w14:paraId="3655B3C2" w14:textId="77777777" w:rsidR="00980D3B" w:rsidRDefault="00980D3B">
            <w:pPr>
              <w:pStyle w:val="ComponentTableBody"/>
            </w:pPr>
            <w:r>
              <w:t>ST</w:t>
            </w:r>
          </w:p>
        </w:tc>
        <w:tc>
          <w:tcPr>
            <w:tcW w:w="576" w:type="dxa"/>
            <w:tcBorders>
              <w:top w:val="single" w:sz="4" w:space="0" w:color="auto"/>
              <w:bottom w:val="single" w:sz="4" w:space="0" w:color="auto"/>
            </w:tcBorders>
          </w:tcPr>
          <w:p w14:paraId="10DDFA10" w14:textId="77777777" w:rsidR="00980D3B" w:rsidRDefault="00980D3B">
            <w:pPr>
              <w:pStyle w:val="ComponentTableBody"/>
            </w:pPr>
            <w:r>
              <w:t>O</w:t>
            </w:r>
          </w:p>
        </w:tc>
        <w:tc>
          <w:tcPr>
            <w:tcW w:w="720" w:type="dxa"/>
            <w:tcBorders>
              <w:top w:val="single" w:sz="4" w:space="0" w:color="auto"/>
              <w:bottom w:val="single" w:sz="4" w:space="0" w:color="auto"/>
            </w:tcBorders>
          </w:tcPr>
          <w:p w14:paraId="2ECEF076"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3EB9EA1" w14:textId="77777777" w:rsidR="00980D3B" w:rsidRDefault="00980D3B">
            <w:pPr>
              <w:pStyle w:val="ComponentTableBody"/>
              <w:jc w:val="left"/>
            </w:pPr>
            <w:r>
              <w:t>Alternate Identifier</w:t>
            </w:r>
          </w:p>
        </w:tc>
        <w:tc>
          <w:tcPr>
            <w:tcW w:w="1440" w:type="dxa"/>
            <w:tcBorders>
              <w:top w:val="single" w:sz="4" w:space="0" w:color="auto"/>
              <w:bottom w:val="single" w:sz="4" w:space="0" w:color="auto"/>
            </w:tcBorders>
          </w:tcPr>
          <w:p w14:paraId="1131766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199420A"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0579301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192290E" w14:textId="77777777" w:rsidR="00980D3B" w:rsidRDefault="00980D3B">
            <w:pPr>
              <w:pStyle w:val="ComponentTableBody"/>
            </w:pPr>
            <w:r>
              <w:t>5</w:t>
            </w:r>
          </w:p>
        </w:tc>
        <w:tc>
          <w:tcPr>
            <w:tcW w:w="576" w:type="dxa"/>
            <w:tcBorders>
              <w:top w:val="single" w:sz="4" w:space="0" w:color="auto"/>
              <w:bottom w:val="single" w:sz="4" w:space="0" w:color="auto"/>
            </w:tcBorders>
          </w:tcPr>
          <w:p w14:paraId="3F3DED21" w14:textId="77777777" w:rsidR="00980D3B" w:rsidRDefault="00980D3B">
            <w:pPr>
              <w:pStyle w:val="ComponentTableBody"/>
            </w:pPr>
            <w:r>
              <w:t>199</w:t>
            </w:r>
          </w:p>
        </w:tc>
        <w:tc>
          <w:tcPr>
            <w:tcW w:w="720" w:type="dxa"/>
            <w:tcBorders>
              <w:top w:val="single" w:sz="4" w:space="0" w:color="auto"/>
              <w:bottom w:val="single" w:sz="4" w:space="0" w:color="auto"/>
            </w:tcBorders>
          </w:tcPr>
          <w:p w14:paraId="45BEEC2C" w14:textId="77777777" w:rsidR="00980D3B" w:rsidRDefault="00980D3B">
            <w:pPr>
              <w:pStyle w:val="ComponentTableBody"/>
            </w:pPr>
            <w:r>
              <w:t>ST</w:t>
            </w:r>
          </w:p>
        </w:tc>
        <w:tc>
          <w:tcPr>
            <w:tcW w:w="576" w:type="dxa"/>
            <w:tcBorders>
              <w:top w:val="single" w:sz="4" w:space="0" w:color="auto"/>
              <w:bottom w:val="single" w:sz="4" w:space="0" w:color="auto"/>
            </w:tcBorders>
          </w:tcPr>
          <w:p w14:paraId="48771E03" w14:textId="77777777" w:rsidR="00980D3B" w:rsidRDefault="00980D3B">
            <w:pPr>
              <w:pStyle w:val="ComponentTableBody"/>
            </w:pPr>
            <w:r>
              <w:t>O</w:t>
            </w:r>
          </w:p>
        </w:tc>
        <w:tc>
          <w:tcPr>
            <w:tcW w:w="720" w:type="dxa"/>
            <w:tcBorders>
              <w:top w:val="single" w:sz="4" w:space="0" w:color="auto"/>
              <w:bottom w:val="single" w:sz="4" w:space="0" w:color="auto"/>
            </w:tcBorders>
          </w:tcPr>
          <w:p w14:paraId="1CC7449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3A0079D" w14:textId="77777777" w:rsidR="00980D3B" w:rsidRDefault="00980D3B">
            <w:pPr>
              <w:pStyle w:val="ComponentTableBody"/>
              <w:jc w:val="left"/>
            </w:pPr>
            <w:r>
              <w:t>Alternate Text</w:t>
            </w:r>
          </w:p>
        </w:tc>
        <w:tc>
          <w:tcPr>
            <w:tcW w:w="1440" w:type="dxa"/>
            <w:tcBorders>
              <w:top w:val="single" w:sz="4" w:space="0" w:color="auto"/>
              <w:bottom w:val="single" w:sz="4" w:space="0" w:color="auto"/>
            </w:tcBorders>
          </w:tcPr>
          <w:p w14:paraId="4D50DDF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25F1A1A"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AE2A0D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5369143" w14:textId="77777777" w:rsidR="00980D3B" w:rsidRDefault="00980D3B">
            <w:pPr>
              <w:pStyle w:val="ComponentTableBody"/>
            </w:pPr>
            <w:r>
              <w:t>6</w:t>
            </w:r>
          </w:p>
        </w:tc>
        <w:tc>
          <w:tcPr>
            <w:tcW w:w="576" w:type="dxa"/>
            <w:tcBorders>
              <w:top w:val="single" w:sz="4" w:space="0" w:color="auto"/>
              <w:bottom w:val="single" w:sz="4" w:space="0" w:color="auto"/>
            </w:tcBorders>
          </w:tcPr>
          <w:p w14:paraId="696F85F0" w14:textId="77777777" w:rsidR="00980D3B" w:rsidRDefault="00980D3B">
            <w:pPr>
              <w:pStyle w:val="ComponentTableBody"/>
            </w:pPr>
            <w:r>
              <w:t>20</w:t>
            </w:r>
          </w:p>
        </w:tc>
        <w:tc>
          <w:tcPr>
            <w:tcW w:w="720" w:type="dxa"/>
            <w:tcBorders>
              <w:top w:val="single" w:sz="4" w:space="0" w:color="auto"/>
              <w:bottom w:val="single" w:sz="4" w:space="0" w:color="auto"/>
            </w:tcBorders>
          </w:tcPr>
          <w:p w14:paraId="767236C7" w14:textId="77777777" w:rsidR="00980D3B" w:rsidRDefault="00980D3B">
            <w:pPr>
              <w:pStyle w:val="ComponentTableBody"/>
            </w:pPr>
            <w:r>
              <w:t>ID</w:t>
            </w:r>
          </w:p>
        </w:tc>
        <w:tc>
          <w:tcPr>
            <w:tcW w:w="576" w:type="dxa"/>
            <w:tcBorders>
              <w:top w:val="single" w:sz="4" w:space="0" w:color="auto"/>
              <w:bottom w:val="single" w:sz="4" w:space="0" w:color="auto"/>
            </w:tcBorders>
          </w:tcPr>
          <w:p w14:paraId="16AC7465" w14:textId="77777777" w:rsidR="00980D3B" w:rsidRDefault="00980D3B">
            <w:pPr>
              <w:pStyle w:val="ComponentTableBody"/>
            </w:pPr>
            <w:r>
              <w:t>O</w:t>
            </w:r>
          </w:p>
        </w:tc>
        <w:tc>
          <w:tcPr>
            <w:tcW w:w="720" w:type="dxa"/>
            <w:tcBorders>
              <w:top w:val="single" w:sz="4" w:space="0" w:color="auto"/>
              <w:bottom w:val="single" w:sz="4" w:space="0" w:color="auto"/>
            </w:tcBorders>
          </w:tcPr>
          <w:p w14:paraId="70FA0328" w14:textId="77777777" w:rsidR="00980D3B" w:rsidRDefault="00980D3B">
            <w:pPr>
              <w:pStyle w:val="ComponentTableBody"/>
            </w:pPr>
            <w:r>
              <w:t>0396</w:t>
            </w:r>
          </w:p>
        </w:tc>
        <w:tc>
          <w:tcPr>
            <w:tcW w:w="2880" w:type="dxa"/>
            <w:tcBorders>
              <w:top w:val="single" w:sz="4" w:space="0" w:color="auto"/>
              <w:bottom w:val="single" w:sz="4" w:space="0" w:color="auto"/>
            </w:tcBorders>
          </w:tcPr>
          <w:p w14:paraId="425805C6" w14:textId="77777777" w:rsidR="00980D3B" w:rsidRDefault="00980D3B">
            <w:pPr>
              <w:pStyle w:val="ComponentTableBody"/>
              <w:jc w:val="left"/>
            </w:pPr>
            <w:r>
              <w:t>Name of Alternate Coding System</w:t>
            </w:r>
          </w:p>
        </w:tc>
        <w:tc>
          <w:tcPr>
            <w:tcW w:w="1440" w:type="dxa"/>
            <w:tcBorders>
              <w:top w:val="single" w:sz="4" w:space="0" w:color="auto"/>
              <w:bottom w:val="single" w:sz="4" w:space="0" w:color="auto"/>
            </w:tcBorders>
          </w:tcPr>
          <w:p w14:paraId="45E25AA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7BD0E84"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7BD3F06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3421FFD" w14:textId="77777777" w:rsidR="00980D3B" w:rsidRDefault="00980D3B">
            <w:pPr>
              <w:pStyle w:val="ComponentTableBody"/>
            </w:pPr>
            <w:r>
              <w:t>7</w:t>
            </w:r>
          </w:p>
        </w:tc>
        <w:tc>
          <w:tcPr>
            <w:tcW w:w="576" w:type="dxa"/>
            <w:tcBorders>
              <w:top w:val="single" w:sz="4" w:space="0" w:color="auto"/>
              <w:bottom w:val="single" w:sz="4" w:space="0" w:color="auto"/>
            </w:tcBorders>
          </w:tcPr>
          <w:p w14:paraId="4AD227B8" w14:textId="77777777" w:rsidR="00980D3B" w:rsidRDefault="00980D3B">
            <w:pPr>
              <w:pStyle w:val="ComponentTableBody"/>
            </w:pPr>
            <w:r>
              <w:t>10</w:t>
            </w:r>
          </w:p>
        </w:tc>
        <w:tc>
          <w:tcPr>
            <w:tcW w:w="720" w:type="dxa"/>
            <w:tcBorders>
              <w:top w:val="single" w:sz="4" w:space="0" w:color="auto"/>
              <w:bottom w:val="single" w:sz="4" w:space="0" w:color="auto"/>
            </w:tcBorders>
          </w:tcPr>
          <w:p w14:paraId="7B4A8C97" w14:textId="77777777" w:rsidR="00980D3B" w:rsidRDefault="00980D3B">
            <w:pPr>
              <w:pStyle w:val="ComponentTableBody"/>
            </w:pPr>
            <w:r>
              <w:t>ST</w:t>
            </w:r>
          </w:p>
        </w:tc>
        <w:tc>
          <w:tcPr>
            <w:tcW w:w="576" w:type="dxa"/>
            <w:tcBorders>
              <w:top w:val="single" w:sz="4" w:space="0" w:color="auto"/>
              <w:bottom w:val="single" w:sz="4" w:space="0" w:color="auto"/>
            </w:tcBorders>
          </w:tcPr>
          <w:p w14:paraId="76007962" w14:textId="77777777" w:rsidR="00980D3B" w:rsidRDefault="00980D3B">
            <w:pPr>
              <w:pStyle w:val="ComponentTableBody"/>
            </w:pPr>
            <w:r>
              <w:t>C</w:t>
            </w:r>
          </w:p>
        </w:tc>
        <w:tc>
          <w:tcPr>
            <w:tcW w:w="720" w:type="dxa"/>
            <w:tcBorders>
              <w:top w:val="single" w:sz="4" w:space="0" w:color="auto"/>
              <w:bottom w:val="single" w:sz="4" w:space="0" w:color="auto"/>
            </w:tcBorders>
          </w:tcPr>
          <w:p w14:paraId="0B3DA09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6474BD3" w14:textId="77777777" w:rsidR="00980D3B" w:rsidRDefault="00980D3B">
            <w:pPr>
              <w:pStyle w:val="ComponentTableBody"/>
              <w:jc w:val="left"/>
              <w:rPr>
                <w:lang w:val="de-DE"/>
              </w:rPr>
            </w:pPr>
            <w:r>
              <w:rPr>
                <w:lang w:val="de-DE"/>
              </w:rPr>
              <w:t>Coding System Version ID</w:t>
            </w:r>
          </w:p>
        </w:tc>
        <w:tc>
          <w:tcPr>
            <w:tcW w:w="1440" w:type="dxa"/>
            <w:tcBorders>
              <w:top w:val="single" w:sz="4" w:space="0" w:color="auto"/>
              <w:bottom w:val="single" w:sz="4" w:space="0" w:color="auto"/>
            </w:tcBorders>
          </w:tcPr>
          <w:p w14:paraId="0834BE9D" w14:textId="77777777" w:rsidR="00980D3B" w:rsidRDefault="00980D3B">
            <w:pPr>
              <w:pStyle w:val="ComponentTableBody"/>
              <w:jc w:val="left"/>
              <w:rPr>
                <w:sz w:val="16"/>
                <w:lang w:val="de-DE"/>
              </w:rPr>
            </w:pPr>
          </w:p>
        </w:tc>
        <w:tc>
          <w:tcPr>
            <w:tcW w:w="1008" w:type="dxa"/>
            <w:tcBorders>
              <w:top w:val="single" w:sz="4" w:space="0" w:color="auto"/>
              <w:bottom w:val="single" w:sz="4" w:space="0" w:color="auto"/>
            </w:tcBorders>
          </w:tcPr>
          <w:p w14:paraId="6A814228"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8F0F27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CBB0454" w14:textId="77777777" w:rsidR="00980D3B" w:rsidRDefault="00980D3B">
            <w:pPr>
              <w:pStyle w:val="ComponentTableBody"/>
            </w:pPr>
            <w:r>
              <w:t>8</w:t>
            </w:r>
          </w:p>
        </w:tc>
        <w:tc>
          <w:tcPr>
            <w:tcW w:w="576" w:type="dxa"/>
            <w:tcBorders>
              <w:top w:val="single" w:sz="4" w:space="0" w:color="auto"/>
              <w:bottom w:val="single" w:sz="4" w:space="0" w:color="auto"/>
            </w:tcBorders>
          </w:tcPr>
          <w:p w14:paraId="7DA1BAB1" w14:textId="77777777" w:rsidR="00980D3B" w:rsidRDefault="00980D3B">
            <w:pPr>
              <w:pStyle w:val="ComponentTableBody"/>
            </w:pPr>
            <w:r>
              <w:t>10</w:t>
            </w:r>
          </w:p>
        </w:tc>
        <w:tc>
          <w:tcPr>
            <w:tcW w:w="720" w:type="dxa"/>
            <w:tcBorders>
              <w:top w:val="single" w:sz="4" w:space="0" w:color="auto"/>
              <w:bottom w:val="single" w:sz="4" w:space="0" w:color="auto"/>
            </w:tcBorders>
          </w:tcPr>
          <w:p w14:paraId="408410A3" w14:textId="77777777" w:rsidR="00980D3B" w:rsidRDefault="00980D3B">
            <w:pPr>
              <w:pStyle w:val="ComponentTableBody"/>
            </w:pPr>
            <w:r>
              <w:t>ST</w:t>
            </w:r>
          </w:p>
        </w:tc>
        <w:tc>
          <w:tcPr>
            <w:tcW w:w="576" w:type="dxa"/>
            <w:tcBorders>
              <w:top w:val="single" w:sz="4" w:space="0" w:color="auto"/>
              <w:bottom w:val="single" w:sz="4" w:space="0" w:color="auto"/>
            </w:tcBorders>
          </w:tcPr>
          <w:p w14:paraId="257F0C44" w14:textId="77777777" w:rsidR="00980D3B" w:rsidRDefault="00980D3B">
            <w:pPr>
              <w:pStyle w:val="ComponentTableBody"/>
            </w:pPr>
            <w:r>
              <w:t>O</w:t>
            </w:r>
          </w:p>
        </w:tc>
        <w:tc>
          <w:tcPr>
            <w:tcW w:w="720" w:type="dxa"/>
            <w:tcBorders>
              <w:top w:val="single" w:sz="4" w:space="0" w:color="auto"/>
              <w:bottom w:val="single" w:sz="4" w:space="0" w:color="auto"/>
            </w:tcBorders>
          </w:tcPr>
          <w:p w14:paraId="1606586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C796C9D" w14:textId="77777777" w:rsidR="00980D3B" w:rsidRDefault="00980D3B">
            <w:pPr>
              <w:pStyle w:val="ComponentTableBody"/>
              <w:jc w:val="left"/>
            </w:pPr>
            <w:r>
              <w:t>Alternate Coding System Version ID</w:t>
            </w:r>
          </w:p>
        </w:tc>
        <w:tc>
          <w:tcPr>
            <w:tcW w:w="1440" w:type="dxa"/>
            <w:tcBorders>
              <w:top w:val="single" w:sz="4" w:space="0" w:color="auto"/>
              <w:bottom w:val="single" w:sz="4" w:space="0" w:color="auto"/>
            </w:tcBorders>
          </w:tcPr>
          <w:p w14:paraId="294881A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DA39DFE"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663118E"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E91925E" w14:textId="77777777" w:rsidR="00980D3B" w:rsidRDefault="00980D3B">
            <w:pPr>
              <w:pStyle w:val="ComponentTableBody"/>
            </w:pPr>
            <w:r>
              <w:t>9</w:t>
            </w:r>
          </w:p>
        </w:tc>
        <w:tc>
          <w:tcPr>
            <w:tcW w:w="576" w:type="dxa"/>
            <w:tcBorders>
              <w:top w:val="single" w:sz="4" w:space="0" w:color="auto"/>
              <w:bottom w:val="double" w:sz="4" w:space="0" w:color="auto"/>
            </w:tcBorders>
          </w:tcPr>
          <w:p w14:paraId="31A91EA1" w14:textId="77777777" w:rsidR="00980D3B" w:rsidRDefault="00980D3B">
            <w:pPr>
              <w:pStyle w:val="ComponentTableBody"/>
            </w:pPr>
            <w:r>
              <w:t>199</w:t>
            </w:r>
          </w:p>
        </w:tc>
        <w:tc>
          <w:tcPr>
            <w:tcW w:w="720" w:type="dxa"/>
            <w:tcBorders>
              <w:top w:val="single" w:sz="4" w:space="0" w:color="auto"/>
              <w:bottom w:val="double" w:sz="4" w:space="0" w:color="auto"/>
            </w:tcBorders>
          </w:tcPr>
          <w:p w14:paraId="4008D158" w14:textId="77777777" w:rsidR="00980D3B" w:rsidRDefault="00980D3B">
            <w:pPr>
              <w:pStyle w:val="ComponentTableBody"/>
            </w:pPr>
            <w:r>
              <w:t>ST</w:t>
            </w:r>
          </w:p>
        </w:tc>
        <w:tc>
          <w:tcPr>
            <w:tcW w:w="576" w:type="dxa"/>
            <w:tcBorders>
              <w:top w:val="single" w:sz="4" w:space="0" w:color="auto"/>
              <w:bottom w:val="double" w:sz="4" w:space="0" w:color="auto"/>
            </w:tcBorders>
          </w:tcPr>
          <w:p w14:paraId="2D53E20E" w14:textId="77777777" w:rsidR="00980D3B" w:rsidRDefault="00980D3B">
            <w:pPr>
              <w:pStyle w:val="ComponentTableBody"/>
            </w:pPr>
            <w:r>
              <w:t>O</w:t>
            </w:r>
          </w:p>
        </w:tc>
        <w:tc>
          <w:tcPr>
            <w:tcW w:w="720" w:type="dxa"/>
            <w:tcBorders>
              <w:top w:val="single" w:sz="4" w:space="0" w:color="auto"/>
              <w:bottom w:val="double" w:sz="4" w:space="0" w:color="auto"/>
            </w:tcBorders>
          </w:tcPr>
          <w:p w14:paraId="0613F8B3" w14:textId="77777777" w:rsidR="00980D3B" w:rsidRDefault="00980D3B">
            <w:pPr>
              <w:pStyle w:val="ComponentTableBody"/>
              <w:rPr>
                <w:sz w:val="16"/>
              </w:rPr>
            </w:pPr>
          </w:p>
        </w:tc>
        <w:tc>
          <w:tcPr>
            <w:tcW w:w="2880" w:type="dxa"/>
            <w:tcBorders>
              <w:top w:val="single" w:sz="4" w:space="0" w:color="auto"/>
              <w:bottom w:val="double" w:sz="4" w:space="0" w:color="auto"/>
            </w:tcBorders>
          </w:tcPr>
          <w:p w14:paraId="473894B0" w14:textId="77777777" w:rsidR="00980D3B" w:rsidRDefault="00980D3B">
            <w:pPr>
              <w:pStyle w:val="ComponentTableBody"/>
              <w:jc w:val="left"/>
            </w:pPr>
            <w:r>
              <w:t>Original Text</w:t>
            </w:r>
          </w:p>
        </w:tc>
        <w:tc>
          <w:tcPr>
            <w:tcW w:w="1440" w:type="dxa"/>
            <w:tcBorders>
              <w:top w:val="single" w:sz="4" w:space="0" w:color="auto"/>
              <w:bottom w:val="double" w:sz="4" w:space="0" w:color="auto"/>
            </w:tcBorders>
          </w:tcPr>
          <w:p w14:paraId="60ACFD7A"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7850D7B"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51A567AD" w14:textId="77777777" w:rsidR="00980D3B" w:rsidRDefault="00980D3B">
      <w:pPr>
        <w:pStyle w:val="NormalIndented"/>
      </w:pPr>
      <w:r>
        <w:t>Definition: Specifies a coded element and its associated detail. The CNE data type is used when a required or mandatory coded field is needed. The specified HL7 or externally defined t</w:t>
      </w:r>
      <w:r>
        <w:t>a</w:t>
      </w:r>
      <w:r>
        <w:t>ble must be used and may not be extended with local values. Text may not replace the code. A CNE field must have an HL7 defined or external table associated with it. It must be specified in the standard.</w:t>
      </w:r>
    </w:p>
    <w:p w14:paraId="518731B0" w14:textId="77777777" w:rsidR="00980D3B" w:rsidRDefault="00980D3B">
      <w:pPr>
        <w:pStyle w:val="Note"/>
      </w:pPr>
      <w:r>
        <w:rPr>
          <w:rStyle w:val="Strong"/>
        </w:rPr>
        <w:t>Maximum Length:</w:t>
      </w:r>
      <w:r>
        <w:t xml:space="preserve"> 705</w:t>
      </w:r>
    </w:p>
    <w:p w14:paraId="4A89FE9C" w14:textId="77777777" w:rsidR="00980D3B" w:rsidRDefault="00980D3B">
      <w:pPr>
        <w:pStyle w:val="Heading4"/>
        <w:rPr>
          <w:vanish/>
        </w:rPr>
      </w:pPr>
      <w:r>
        <w:rPr>
          <w:vanish/>
        </w:rPr>
        <w:t>Hidden text</w:t>
      </w:r>
    </w:p>
    <w:p w14:paraId="2AF98010" w14:textId="77777777" w:rsidR="00980D3B" w:rsidRDefault="00980D3B">
      <w:pPr>
        <w:pStyle w:val="Heading4"/>
      </w:pPr>
      <w:bookmarkStart w:id="244" w:name="_Toc498145905"/>
      <w:bookmarkStart w:id="245" w:name="_Toc527864474"/>
      <w:bookmarkStart w:id="246" w:name="_Toc527865946"/>
      <w:r>
        <w:t>Identifier (ST)</w:t>
      </w:r>
      <w:bookmarkEnd w:id="244"/>
      <w:bookmarkEnd w:id="245"/>
      <w:bookmarkEnd w:id="246"/>
    </w:p>
    <w:p w14:paraId="40B2B40A" w14:textId="77777777" w:rsidR="00980D3B" w:rsidRDefault="00980D3B">
      <w:pPr>
        <w:pStyle w:val="NormalIndented"/>
      </w:pPr>
      <w:r>
        <w:t>Sequence of characters (the code) that uniquely identifies the item being referenced by the CNE.2. Diffe</w:t>
      </w:r>
      <w:r>
        <w:t>r</w:t>
      </w:r>
      <w:r>
        <w:t>ent coding schemes will have different elements here.</w:t>
      </w:r>
    </w:p>
    <w:p w14:paraId="22B1AF63" w14:textId="77777777" w:rsidR="00980D3B" w:rsidRDefault="00980D3B">
      <w:pPr>
        <w:pStyle w:val="NormalIndented"/>
      </w:pPr>
      <w:r>
        <w:rPr>
          <w:rStyle w:val="Strong"/>
        </w:rPr>
        <w:t>Usage Note</w:t>
      </w:r>
      <w:r>
        <w:t>: The identifier is required and must be a valid code.</w:t>
      </w:r>
    </w:p>
    <w:p w14:paraId="15A234F2" w14:textId="77777777" w:rsidR="00980D3B" w:rsidRDefault="00980D3B">
      <w:pPr>
        <w:pStyle w:val="Heading4"/>
      </w:pPr>
      <w:bookmarkStart w:id="247" w:name="_Toc498145906"/>
      <w:bookmarkStart w:id="248" w:name="_Toc527864475"/>
      <w:bookmarkStart w:id="249" w:name="_Toc527865947"/>
      <w:r>
        <w:t>Text (ST)</w:t>
      </w:r>
      <w:bookmarkEnd w:id="247"/>
      <w:bookmarkEnd w:id="248"/>
      <w:bookmarkEnd w:id="249"/>
    </w:p>
    <w:p w14:paraId="0AD5E270" w14:textId="77777777" w:rsidR="00980D3B" w:rsidRDefault="00980D3B">
      <w:pPr>
        <w:pStyle w:val="NormalIndented"/>
      </w:pPr>
      <w:r>
        <w:t>Definition: The descriptive or textual name of the identifier, e.g., myocardial infarction or X-ray impression. Its data type is string (ST). This is the corresponding text assigned by the coding system to the identifier.</w:t>
      </w:r>
    </w:p>
    <w:p w14:paraId="4A5C90D8" w14:textId="77777777" w:rsidR="00980D3B" w:rsidRDefault="00980D3B">
      <w:pPr>
        <w:pStyle w:val="NormalIndented"/>
      </w:pPr>
      <w:r>
        <w:rPr>
          <w:rStyle w:val="Strong"/>
        </w:rPr>
        <w:t>Usage Note</w:t>
      </w:r>
      <w:r>
        <w:t>: Text description of code is optional but its use should be encouraged since it makes messages easier to review for accuracy, especially during interface testing and debu</w:t>
      </w:r>
      <w:r>
        <w:t>g</w:t>
      </w:r>
      <w:r>
        <w:t>ging.</w:t>
      </w:r>
    </w:p>
    <w:p w14:paraId="5C2D841C" w14:textId="77777777" w:rsidR="00980D3B" w:rsidRDefault="00980D3B">
      <w:pPr>
        <w:pStyle w:val="Heading4"/>
      </w:pPr>
      <w:bookmarkStart w:id="250" w:name="_Toc498145907"/>
      <w:bookmarkStart w:id="251" w:name="_Toc527864476"/>
      <w:bookmarkStart w:id="252" w:name="_Toc527865948"/>
      <w:r>
        <w:t>Name of Coding System (ID)</w:t>
      </w:r>
      <w:bookmarkEnd w:id="250"/>
      <w:bookmarkEnd w:id="251"/>
      <w:bookmarkEnd w:id="252"/>
    </w:p>
    <w:p w14:paraId="5932179D" w14:textId="77777777" w:rsidR="00980D3B" w:rsidRDefault="00980D3B">
      <w:pPr>
        <w:pStyle w:val="NormalIndented"/>
      </w:pPr>
      <w:r>
        <w:t xml:space="preserve">Each coding system is assigned a unique identifier. This component will serve to identify the coding scheme being used in the identifier component. The combination of the </w:t>
      </w:r>
      <w:r>
        <w:rPr>
          <w:rStyle w:val="Strong"/>
        </w:rPr>
        <w:t>identifier</w:t>
      </w:r>
      <w:r>
        <w:t xml:space="preserve"> and </w:t>
      </w:r>
      <w:r>
        <w:rPr>
          <w:rStyle w:val="Strong"/>
        </w:rPr>
        <w:t>name of coding system</w:t>
      </w:r>
      <w:r>
        <w:t xml:space="preserve"> components will be a unique code for a data item. Each system has a unique identifier. </w:t>
      </w:r>
    </w:p>
    <w:p w14:paraId="71C0BC05" w14:textId="77777777" w:rsidR="00980D3B" w:rsidRDefault="00980D3B">
      <w:pPr>
        <w:pStyle w:val="NormalIndented"/>
      </w:pPr>
      <w:r>
        <w:t>Refer to HL7 Table 0396 in section 2.17.5 for valid values. The table includes ASTM E1238-94, Diagnostic, procedure, observation, drug ID, health outcomes, and other coding systems.</w:t>
      </w:r>
    </w:p>
    <w:p w14:paraId="09FA11CB" w14:textId="77777777" w:rsidR="00980D3B" w:rsidRDefault="00980D3B">
      <w:pPr>
        <w:pStyle w:val="NormalIndented"/>
      </w:pPr>
      <w:r>
        <w:t xml:space="preserve">Some organizations that publish code sets author more than one. The coding system, then, to be unique is a concatenation of the name of the coding authority organization and the name of its code set or table. When an HL7 table is used for a CNE data type, the </w:t>
      </w:r>
      <w:r>
        <w:rPr>
          <w:b/>
          <w:i/>
        </w:rPr>
        <w:t>name of coding system</w:t>
      </w:r>
      <w:r>
        <w:t xml:space="preserve"> component is defined as </w:t>
      </w:r>
      <w:r>
        <w:rPr>
          <w:b/>
          <w:i/>
        </w:rPr>
        <w:t>HL7nnnn</w:t>
      </w:r>
      <w:r>
        <w:t xml:space="preserve"> where </w:t>
      </w:r>
      <w:r>
        <w:rPr>
          <w:b/>
          <w:i/>
        </w:rPr>
        <w:t>nnnn</w:t>
      </w:r>
      <w:r>
        <w:t xml:space="preserve"> is the HL7 table number. Similarly, ISO tables will be named ISOnnnn, where nnnn is the ISO table number.</w:t>
      </w:r>
    </w:p>
    <w:p w14:paraId="59894387" w14:textId="77777777" w:rsidR="00980D3B" w:rsidRDefault="00980D3B">
      <w:pPr>
        <w:pStyle w:val="NormalIndented"/>
      </w:pPr>
      <w:r>
        <w:rPr>
          <w:rStyle w:val="Strong"/>
        </w:rPr>
        <w:t>Usage Note:</w:t>
      </w:r>
      <w:r>
        <w:t xml:space="preserve"> The </w:t>
      </w:r>
      <w:r>
        <w:rPr>
          <w:rStyle w:val="Emphasis"/>
        </w:rPr>
        <w:t>Coding system</w:t>
      </w:r>
      <w:r>
        <w:t xml:space="preserve"> must either be present and have a value from the set of allowed coding systems or if not present it will be interpreted to have the same meaning as if it had been valued with the code meaning “HL7 coding system.” Refer to HL7 Table 0396 in section 2.17.5 for valid va</w:t>
      </w:r>
      <w:r>
        <w:t>l</w:t>
      </w:r>
      <w:r>
        <w:t>ues.</w:t>
      </w:r>
    </w:p>
    <w:p w14:paraId="01F08763" w14:textId="77777777" w:rsidR="00980D3B" w:rsidRDefault="00980D3B">
      <w:pPr>
        <w:pStyle w:val="Heading4"/>
      </w:pPr>
      <w:bookmarkStart w:id="253" w:name="_Toc498145908"/>
      <w:bookmarkStart w:id="254" w:name="_Toc527864477"/>
      <w:bookmarkStart w:id="255" w:name="_Toc527865949"/>
      <w:r>
        <w:lastRenderedPageBreak/>
        <w:t>Alternate Identifier (ST)</w:t>
      </w:r>
      <w:bookmarkEnd w:id="253"/>
      <w:bookmarkEnd w:id="254"/>
      <w:bookmarkEnd w:id="255"/>
    </w:p>
    <w:p w14:paraId="03867F51" w14:textId="77777777" w:rsidR="00980D3B" w:rsidRDefault="00980D3B">
      <w:pPr>
        <w:pStyle w:val="NormalIndented"/>
      </w:pPr>
      <w:r>
        <w:t xml:space="preserve">Analogous to “Identifier” in component 1. </w:t>
      </w:r>
    </w:p>
    <w:p w14:paraId="59CEE932" w14:textId="77777777" w:rsidR="00980D3B" w:rsidRDefault="00980D3B">
      <w:pPr>
        <w:pStyle w:val="NormalIndented"/>
      </w:pPr>
      <w:r>
        <w:rPr>
          <w:rStyle w:val="Strong"/>
        </w:rPr>
        <w:t>Usage Notes:</w:t>
      </w:r>
      <w:r>
        <w:t xml:space="preserve"> The Alternate Identifier is used to represent the l</w:t>
      </w:r>
      <w:r>
        <w:t>o</w:t>
      </w:r>
      <w:r>
        <w:t>cal or user seen code as described. If present, it obeys the same rules of use and interpretation as described for component 1. If both are present, the identifiers in component 4 and component 1 should have exactly the same meaning, i.e., they should be exact synonyms.</w:t>
      </w:r>
    </w:p>
    <w:p w14:paraId="71D4F86C" w14:textId="77777777" w:rsidR="00980D3B" w:rsidRDefault="00980D3B">
      <w:pPr>
        <w:pStyle w:val="Heading4"/>
      </w:pPr>
      <w:bookmarkStart w:id="256" w:name="_Toc498145909"/>
      <w:bookmarkStart w:id="257" w:name="_Toc527864478"/>
      <w:bookmarkStart w:id="258" w:name="_Toc527865950"/>
      <w:r>
        <w:t>Alternate Text (ST)</w:t>
      </w:r>
      <w:bookmarkEnd w:id="256"/>
      <w:bookmarkEnd w:id="257"/>
      <w:bookmarkEnd w:id="258"/>
    </w:p>
    <w:p w14:paraId="124B2CEA" w14:textId="77777777" w:rsidR="00980D3B" w:rsidRDefault="00980D3B">
      <w:pPr>
        <w:pStyle w:val="NormalIndented"/>
      </w:pPr>
      <w:r>
        <w:t>Definition: The descriptive or textual name of the alternate identifier.  Analogous to "Text" in comp</w:t>
      </w:r>
      <w:r>
        <w:t>o</w:t>
      </w:r>
      <w:r>
        <w:t>nent 2. See usage notes in section introduction for further d</w:t>
      </w:r>
      <w:r>
        <w:t>e</w:t>
      </w:r>
      <w:r>
        <w:t>scription.</w:t>
      </w:r>
    </w:p>
    <w:p w14:paraId="6906D337" w14:textId="77777777" w:rsidR="00980D3B" w:rsidRDefault="00980D3B">
      <w:pPr>
        <w:pStyle w:val="NormalIndented"/>
      </w:pPr>
      <w:r>
        <w:rPr>
          <w:rStyle w:val="Strong"/>
        </w:rPr>
        <w:t>Usage Notes:</w:t>
      </w:r>
      <w:r>
        <w:t xml:space="preserve"> If present, component 5 obeys the same rules of use and interpretation as described for component 2. </w:t>
      </w:r>
    </w:p>
    <w:p w14:paraId="45E1C663" w14:textId="77777777" w:rsidR="00980D3B" w:rsidRDefault="00980D3B">
      <w:pPr>
        <w:pStyle w:val="Heading4"/>
      </w:pPr>
      <w:bookmarkStart w:id="259" w:name="_Ref436020521"/>
      <w:bookmarkStart w:id="260" w:name="_Toc498145910"/>
      <w:bookmarkStart w:id="261" w:name="_Toc527864479"/>
      <w:bookmarkStart w:id="262" w:name="_Toc527865951"/>
      <w:r>
        <w:t>Name of Alternate Coding System (ID)</w:t>
      </w:r>
      <w:bookmarkEnd w:id="259"/>
      <w:bookmarkEnd w:id="260"/>
      <w:bookmarkEnd w:id="261"/>
      <w:bookmarkEnd w:id="262"/>
    </w:p>
    <w:p w14:paraId="0184A2E7" w14:textId="77777777" w:rsidR="00980D3B" w:rsidRDefault="00980D3B">
      <w:pPr>
        <w:pStyle w:val="NormalIndented"/>
      </w:pPr>
      <w:r>
        <w:t>Definition: Identifies the coding scheme being used in the alternate identifier component.  Analogous to “Name of Coding System” in component 3. Refer to HL7 Table 0396 in section 2.17.5 for valid values.</w:t>
      </w:r>
    </w:p>
    <w:p w14:paraId="586A30B6" w14:textId="77777777" w:rsidR="00980D3B" w:rsidRDefault="00980D3B">
      <w:pPr>
        <w:pStyle w:val="NormalIndented"/>
      </w:pPr>
      <w:r>
        <w:rPr>
          <w:rStyle w:val="Strong"/>
        </w:rPr>
        <w:t>Usage Notes:</w:t>
      </w:r>
      <w:r>
        <w:t xml:space="preserve"> If present, components 6 obeys the same rules of use and i</w:t>
      </w:r>
      <w:r>
        <w:t>n</w:t>
      </w:r>
      <w:r>
        <w:t>terpr</w:t>
      </w:r>
      <w:r>
        <w:t>e</w:t>
      </w:r>
      <w:r>
        <w:t>tation as described for component 3.</w:t>
      </w:r>
    </w:p>
    <w:p w14:paraId="7CDBAA2E" w14:textId="77777777" w:rsidR="00980D3B" w:rsidRDefault="00980D3B">
      <w:pPr>
        <w:pStyle w:val="Heading4"/>
      </w:pPr>
      <w:bookmarkStart w:id="263" w:name="_Toc498145911"/>
      <w:bookmarkStart w:id="264" w:name="_Toc527864480"/>
      <w:bookmarkStart w:id="265" w:name="_Toc527865952"/>
      <w:r>
        <w:t>Coding System Version ID (ST)</w:t>
      </w:r>
      <w:bookmarkEnd w:id="263"/>
      <w:bookmarkEnd w:id="264"/>
      <w:bookmarkEnd w:id="265"/>
    </w:p>
    <w:p w14:paraId="121C99E1" w14:textId="77777777" w:rsidR="00980D3B" w:rsidRDefault="00980D3B">
      <w:pPr>
        <w:pStyle w:val="NormalIndented"/>
      </w:pPr>
      <w:r>
        <w:t>Definition: the version ID for the coding system identified by component 3. It belongs concept</w:t>
      </w:r>
      <w:r>
        <w:t>u</w:t>
      </w:r>
      <w:r>
        <w:t>ally to components 1-3 and appears here only for reasons of backward co</w:t>
      </w:r>
      <w:r>
        <w:t>m</w:t>
      </w:r>
      <w:r>
        <w:t>patibility.</w:t>
      </w:r>
    </w:p>
    <w:p w14:paraId="6E480741" w14:textId="77777777" w:rsidR="00980D3B" w:rsidRDefault="00980D3B">
      <w:pPr>
        <w:pStyle w:val="NormalIndented"/>
      </w:pPr>
      <w:r>
        <w:rPr>
          <w:rStyle w:val="Strong"/>
        </w:rPr>
        <w:t>Usage Note:</w:t>
      </w:r>
      <w:r>
        <w:t xml:space="preserve"> If the coding system is any system other than an "HL7 coding system," version ID must be valued with an actual version ID. If the coding system is "HL7 coding system," version ID may have an actual value or it may be absent. If version ID is absent, it will be interpreted to have the same value as the HL7 version number in the message header. Text description of code is optional but its use should be e</w:t>
      </w:r>
      <w:r>
        <w:t>n</w:t>
      </w:r>
      <w:r>
        <w:t>couraged since it makes messages easier to review for accuracy, especially during interface testing and d</w:t>
      </w:r>
      <w:r>
        <w:t>e</w:t>
      </w:r>
      <w:r>
        <w:t>bu</w:t>
      </w:r>
      <w:r>
        <w:t>g</w:t>
      </w:r>
      <w:r>
        <w:t>ging.</w:t>
      </w:r>
    </w:p>
    <w:p w14:paraId="5C4B437F" w14:textId="77777777" w:rsidR="00980D3B" w:rsidRDefault="00980D3B">
      <w:pPr>
        <w:pStyle w:val="Heading4"/>
      </w:pPr>
      <w:bookmarkStart w:id="266" w:name="_Ref435611253"/>
      <w:bookmarkStart w:id="267" w:name="_Toc498145912"/>
      <w:bookmarkStart w:id="268" w:name="_Toc527864481"/>
      <w:bookmarkStart w:id="269" w:name="_Toc527865953"/>
      <w:r>
        <w:t>Alternate Coding System Version ID (ST)</w:t>
      </w:r>
      <w:bookmarkEnd w:id="266"/>
      <w:bookmarkEnd w:id="267"/>
      <w:bookmarkEnd w:id="268"/>
      <w:bookmarkEnd w:id="269"/>
    </w:p>
    <w:p w14:paraId="4E6934C7" w14:textId="77777777" w:rsidR="00980D3B" w:rsidRDefault="00980D3B">
      <w:pPr>
        <w:pStyle w:val="NormalIndented"/>
      </w:pPr>
      <w:r>
        <w:t>Definition: the version ID for the coding system identified by component -6. It belongs concept</w:t>
      </w:r>
      <w:r>
        <w:t>u</w:t>
      </w:r>
      <w:r>
        <w:t xml:space="preserve">ally to the group of Alternate components (see note </w:t>
      </w:r>
      <w:r>
        <w:rPr>
          <w:rStyle w:val="HyperlinkText"/>
        </w:rPr>
        <w:fldChar w:fldCharType="begin"/>
      </w:r>
      <w:r>
        <w:rPr>
          <w:rStyle w:val="HyperlinkText"/>
        </w:rPr>
        <w:instrText xml:space="preserve"> REF _Ref480162172 \r \h </w:instrText>
      </w:r>
      <w:r>
        <w:rPr>
          <w:rStyle w:val="HyperlinkText"/>
        </w:rPr>
      </w:r>
      <w:r>
        <w:rPr>
          <w:rStyle w:val="HyperlinkText"/>
        </w:rPr>
        <w:instrText xml:space="preserve"> \* MERGEFORMAT </w:instrText>
      </w:r>
      <w:r>
        <w:rPr>
          <w:rStyle w:val="HyperlinkText"/>
        </w:rPr>
        <w:fldChar w:fldCharType="separate"/>
      </w:r>
      <w:r>
        <w:rPr>
          <w:rStyle w:val="HyperlinkText"/>
        </w:rPr>
        <w:t>2.A.6.6</w:t>
      </w:r>
      <w:r>
        <w:rPr>
          <w:rStyle w:val="HyperlinkText"/>
        </w:rPr>
        <w:fldChar w:fldCharType="end"/>
      </w:r>
      <w:r>
        <w:t>) and appears here only for reasons of backward compat</w:t>
      </w:r>
      <w:r>
        <w:t>i</w:t>
      </w:r>
      <w:r>
        <w:t>bility.</w:t>
      </w:r>
    </w:p>
    <w:p w14:paraId="351AA7BC" w14:textId="77777777" w:rsidR="00980D3B" w:rsidRDefault="00980D3B">
      <w:pPr>
        <w:pStyle w:val="NormalIndented"/>
      </w:pPr>
      <w:r>
        <w:rPr>
          <w:rStyle w:val="Strong"/>
        </w:rPr>
        <w:t>Usage Notes:</w:t>
      </w:r>
      <w:r>
        <w:t xml:space="preserve"> If present, component 8 obeys the same rules of use and inte</w:t>
      </w:r>
      <w:r>
        <w:t>r</w:t>
      </w:r>
      <w:r>
        <w:t>pretation as described for component 7.</w:t>
      </w:r>
    </w:p>
    <w:p w14:paraId="5AA1B149" w14:textId="77777777" w:rsidR="00980D3B" w:rsidRDefault="00980D3B">
      <w:pPr>
        <w:pStyle w:val="Heading4"/>
      </w:pPr>
      <w:bookmarkStart w:id="270" w:name="_Toc498145913"/>
      <w:bookmarkStart w:id="271" w:name="_Toc527864482"/>
      <w:bookmarkStart w:id="272" w:name="_Toc527865954"/>
      <w:r>
        <w:t>Original Text (ST)</w:t>
      </w:r>
      <w:bookmarkEnd w:id="270"/>
      <w:bookmarkEnd w:id="271"/>
      <w:bookmarkEnd w:id="272"/>
    </w:p>
    <w:p w14:paraId="081B1D22" w14:textId="77777777" w:rsidR="00980D3B" w:rsidRDefault="00980D3B">
      <w:pPr>
        <w:pStyle w:val="NormalIndented"/>
      </w:pPr>
      <w:r>
        <w:t>The original text that was available to an automated process or a human before a specific code was a</w:t>
      </w:r>
      <w:r>
        <w:t>s</w:t>
      </w:r>
      <w:r>
        <w:t>signed.</w:t>
      </w:r>
    </w:p>
    <w:p w14:paraId="13394C24" w14:textId="77777777" w:rsidR="00980D3B" w:rsidRDefault="00980D3B">
      <w:pPr>
        <w:pStyle w:val="Heading3"/>
      </w:pPr>
      <w:r>
        <w:fldChar w:fldCharType="begin"/>
      </w:r>
      <w:r>
        <w:instrText>xe "CNN"</w:instrText>
      </w:r>
      <w:r>
        <w:fldChar w:fldCharType="end"/>
      </w:r>
      <w:r>
        <w:fldChar w:fldCharType="begin"/>
      </w:r>
      <w:r>
        <w:instrText>xe "Data types: CNN"</w:instrText>
      </w:r>
      <w:r>
        <w:fldChar w:fldCharType="end"/>
      </w:r>
      <w:bookmarkStart w:id="273" w:name="_Ref536776708"/>
      <w:bookmarkStart w:id="274" w:name="_Toc496463"/>
      <w:bookmarkStart w:id="275" w:name="_Toc524810"/>
      <w:bookmarkStart w:id="276" w:name="_Toc1802393"/>
      <w:bookmarkStart w:id="277" w:name="_Toc22448388"/>
      <w:bookmarkStart w:id="278" w:name="_Toc22697580"/>
      <w:bookmarkStart w:id="279" w:name="_Toc24273615"/>
      <w:r>
        <w:t>CNN - composite ID number and name simplified</w:t>
      </w:r>
      <w:bookmarkEnd w:id="273"/>
      <w:bookmarkEnd w:id="274"/>
      <w:bookmarkEnd w:id="275"/>
      <w:bookmarkEnd w:id="276"/>
      <w:bookmarkEnd w:id="277"/>
      <w:bookmarkEnd w:id="278"/>
      <w:bookmarkEnd w:id="279"/>
    </w:p>
    <w:p w14:paraId="182AA9B1" w14:textId="77777777" w:rsidR="00980D3B" w:rsidRDefault="00980D3B">
      <w:pPr>
        <w:pStyle w:val="ComponentTableCaption"/>
      </w:pPr>
      <w:bookmarkStart w:id="280" w:name="CNS"/>
      <w:r>
        <w:t xml:space="preserve">HL7 Component Table - CNN - Composite ID Number and Name Simplified </w:t>
      </w:r>
      <w:r>
        <w:fldChar w:fldCharType="begin"/>
      </w:r>
      <w:r>
        <w:instrText xml:space="preserve"> XE "HL7 Component Table - CNN" </w:instrText>
      </w:r>
      <w:r>
        <w:fldChar w:fldCharType="end"/>
      </w:r>
      <w:bookmarkEnd w:id="28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54944D4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7BCB003"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5CB92C38"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46E244F9"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17CDC1F"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E157F08"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9B733CA"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44ABD14"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24462EF" w14:textId="77777777" w:rsidR="00980D3B" w:rsidRDefault="00980D3B">
            <w:pPr>
              <w:pStyle w:val="ComponentTableHeader"/>
              <w:rPr>
                <w:lang w:val="fr-FR"/>
              </w:rPr>
            </w:pPr>
            <w:r>
              <w:rPr>
                <w:lang w:val="fr-FR"/>
              </w:rPr>
              <w:t>SEC.REF.</w:t>
            </w:r>
          </w:p>
        </w:tc>
      </w:tr>
      <w:tr w:rsidR="00980D3B" w14:paraId="6BD3A65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865908E" w14:textId="77777777" w:rsidR="00980D3B" w:rsidRDefault="00980D3B">
            <w:pPr>
              <w:pStyle w:val="ComponentTableBody"/>
            </w:pPr>
            <w:r>
              <w:t>1</w:t>
            </w:r>
          </w:p>
        </w:tc>
        <w:tc>
          <w:tcPr>
            <w:tcW w:w="576" w:type="dxa"/>
            <w:tcBorders>
              <w:top w:val="single" w:sz="4" w:space="0" w:color="auto"/>
              <w:bottom w:val="single" w:sz="4" w:space="0" w:color="auto"/>
            </w:tcBorders>
          </w:tcPr>
          <w:p w14:paraId="4B6789C7" w14:textId="77777777" w:rsidR="00980D3B" w:rsidRDefault="00980D3B">
            <w:pPr>
              <w:pStyle w:val="ComponentTableBody"/>
            </w:pPr>
            <w:r>
              <w:t>15</w:t>
            </w:r>
          </w:p>
        </w:tc>
        <w:tc>
          <w:tcPr>
            <w:tcW w:w="720" w:type="dxa"/>
            <w:tcBorders>
              <w:top w:val="single" w:sz="4" w:space="0" w:color="auto"/>
              <w:bottom w:val="single" w:sz="4" w:space="0" w:color="auto"/>
            </w:tcBorders>
          </w:tcPr>
          <w:p w14:paraId="5E1D6A3D" w14:textId="77777777" w:rsidR="00980D3B" w:rsidRDefault="00980D3B">
            <w:pPr>
              <w:pStyle w:val="ComponentTableBody"/>
            </w:pPr>
            <w:r>
              <w:t>ST</w:t>
            </w:r>
          </w:p>
        </w:tc>
        <w:tc>
          <w:tcPr>
            <w:tcW w:w="576" w:type="dxa"/>
            <w:tcBorders>
              <w:top w:val="single" w:sz="4" w:space="0" w:color="auto"/>
              <w:bottom w:val="single" w:sz="4" w:space="0" w:color="auto"/>
            </w:tcBorders>
          </w:tcPr>
          <w:p w14:paraId="298182EC" w14:textId="77777777" w:rsidR="00980D3B" w:rsidRDefault="00980D3B">
            <w:pPr>
              <w:pStyle w:val="ComponentTableBody"/>
            </w:pPr>
            <w:r>
              <w:t>O</w:t>
            </w:r>
          </w:p>
        </w:tc>
        <w:tc>
          <w:tcPr>
            <w:tcW w:w="720" w:type="dxa"/>
            <w:tcBorders>
              <w:top w:val="single" w:sz="4" w:space="0" w:color="auto"/>
              <w:bottom w:val="single" w:sz="4" w:space="0" w:color="auto"/>
            </w:tcBorders>
          </w:tcPr>
          <w:p w14:paraId="68886CA0"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4BC2E9C" w14:textId="77777777" w:rsidR="00980D3B" w:rsidRDefault="00980D3B">
            <w:pPr>
              <w:pStyle w:val="ComponentTableBody"/>
              <w:jc w:val="left"/>
            </w:pPr>
            <w:r>
              <w:t>ID Number</w:t>
            </w:r>
          </w:p>
        </w:tc>
        <w:tc>
          <w:tcPr>
            <w:tcW w:w="1440" w:type="dxa"/>
            <w:tcBorders>
              <w:top w:val="single" w:sz="4" w:space="0" w:color="auto"/>
              <w:bottom w:val="single" w:sz="4" w:space="0" w:color="auto"/>
            </w:tcBorders>
          </w:tcPr>
          <w:p w14:paraId="5254F38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00E9E17"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8CC023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1A1CE45" w14:textId="77777777" w:rsidR="00980D3B" w:rsidRDefault="00980D3B">
            <w:pPr>
              <w:pStyle w:val="ComponentTableBody"/>
            </w:pPr>
            <w:r>
              <w:t>2</w:t>
            </w:r>
          </w:p>
        </w:tc>
        <w:tc>
          <w:tcPr>
            <w:tcW w:w="576" w:type="dxa"/>
            <w:tcBorders>
              <w:top w:val="single" w:sz="4" w:space="0" w:color="auto"/>
              <w:bottom w:val="single" w:sz="4" w:space="0" w:color="auto"/>
            </w:tcBorders>
          </w:tcPr>
          <w:p w14:paraId="27730569" w14:textId="77777777" w:rsidR="00980D3B" w:rsidRDefault="00980D3B">
            <w:pPr>
              <w:pStyle w:val="ComponentTableBody"/>
            </w:pPr>
            <w:r>
              <w:t>50</w:t>
            </w:r>
          </w:p>
        </w:tc>
        <w:tc>
          <w:tcPr>
            <w:tcW w:w="720" w:type="dxa"/>
            <w:tcBorders>
              <w:top w:val="single" w:sz="4" w:space="0" w:color="auto"/>
              <w:bottom w:val="single" w:sz="4" w:space="0" w:color="auto"/>
            </w:tcBorders>
          </w:tcPr>
          <w:p w14:paraId="02A3468B" w14:textId="77777777" w:rsidR="00980D3B" w:rsidRDefault="00980D3B">
            <w:pPr>
              <w:pStyle w:val="ComponentTableBody"/>
            </w:pPr>
            <w:r>
              <w:t>ST</w:t>
            </w:r>
          </w:p>
        </w:tc>
        <w:tc>
          <w:tcPr>
            <w:tcW w:w="576" w:type="dxa"/>
            <w:tcBorders>
              <w:top w:val="single" w:sz="4" w:space="0" w:color="auto"/>
              <w:bottom w:val="single" w:sz="4" w:space="0" w:color="auto"/>
            </w:tcBorders>
          </w:tcPr>
          <w:p w14:paraId="4CD5FB37" w14:textId="77777777" w:rsidR="00980D3B" w:rsidRDefault="00980D3B">
            <w:pPr>
              <w:pStyle w:val="ComponentTableBody"/>
            </w:pPr>
            <w:r>
              <w:t>O</w:t>
            </w:r>
          </w:p>
        </w:tc>
        <w:tc>
          <w:tcPr>
            <w:tcW w:w="720" w:type="dxa"/>
            <w:tcBorders>
              <w:top w:val="single" w:sz="4" w:space="0" w:color="auto"/>
              <w:bottom w:val="single" w:sz="4" w:space="0" w:color="auto"/>
            </w:tcBorders>
          </w:tcPr>
          <w:p w14:paraId="48135A1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9738DBB" w14:textId="77777777" w:rsidR="00980D3B" w:rsidRDefault="00980D3B">
            <w:pPr>
              <w:pStyle w:val="ComponentTableBody"/>
              <w:jc w:val="left"/>
              <w:rPr>
                <w:snapToGrid w:val="0"/>
                <w:color w:val="000000"/>
              </w:rPr>
            </w:pPr>
            <w:r>
              <w:t>Family Name</w:t>
            </w:r>
          </w:p>
        </w:tc>
        <w:tc>
          <w:tcPr>
            <w:tcW w:w="1440" w:type="dxa"/>
            <w:tcBorders>
              <w:top w:val="single" w:sz="4" w:space="0" w:color="auto"/>
              <w:bottom w:val="single" w:sz="4" w:space="0" w:color="auto"/>
            </w:tcBorders>
          </w:tcPr>
          <w:p w14:paraId="5110F7F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3052E40"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31982E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57E2EA8" w14:textId="77777777" w:rsidR="00980D3B" w:rsidRDefault="00980D3B">
            <w:pPr>
              <w:pStyle w:val="ComponentTableBody"/>
            </w:pPr>
            <w:r>
              <w:lastRenderedPageBreak/>
              <w:t>3</w:t>
            </w:r>
          </w:p>
        </w:tc>
        <w:tc>
          <w:tcPr>
            <w:tcW w:w="576" w:type="dxa"/>
            <w:tcBorders>
              <w:top w:val="single" w:sz="4" w:space="0" w:color="auto"/>
              <w:bottom w:val="single" w:sz="4" w:space="0" w:color="auto"/>
            </w:tcBorders>
          </w:tcPr>
          <w:p w14:paraId="64D0B6B9" w14:textId="77777777" w:rsidR="00980D3B" w:rsidRDefault="00980D3B">
            <w:pPr>
              <w:pStyle w:val="ComponentTableBody"/>
            </w:pPr>
            <w:r>
              <w:t>30</w:t>
            </w:r>
          </w:p>
        </w:tc>
        <w:tc>
          <w:tcPr>
            <w:tcW w:w="720" w:type="dxa"/>
            <w:tcBorders>
              <w:top w:val="single" w:sz="4" w:space="0" w:color="auto"/>
              <w:bottom w:val="single" w:sz="4" w:space="0" w:color="auto"/>
            </w:tcBorders>
          </w:tcPr>
          <w:p w14:paraId="35FED34A" w14:textId="77777777" w:rsidR="00980D3B" w:rsidRDefault="00980D3B">
            <w:pPr>
              <w:pStyle w:val="ComponentTableBody"/>
            </w:pPr>
            <w:r>
              <w:t>ST</w:t>
            </w:r>
          </w:p>
        </w:tc>
        <w:tc>
          <w:tcPr>
            <w:tcW w:w="576" w:type="dxa"/>
            <w:tcBorders>
              <w:top w:val="single" w:sz="4" w:space="0" w:color="auto"/>
              <w:bottom w:val="single" w:sz="4" w:space="0" w:color="auto"/>
            </w:tcBorders>
          </w:tcPr>
          <w:p w14:paraId="0BFC8FEF" w14:textId="77777777" w:rsidR="00980D3B" w:rsidRDefault="00980D3B">
            <w:pPr>
              <w:pStyle w:val="ComponentTableBody"/>
            </w:pPr>
            <w:r>
              <w:t>O</w:t>
            </w:r>
          </w:p>
        </w:tc>
        <w:tc>
          <w:tcPr>
            <w:tcW w:w="720" w:type="dxa"/>
            <w:tcBorders>
              <w:top w:val="single" w:sz="4" w:space="0" w:color="auto"/>
              <w:bottom w:val="single" w:sz="4" w:space="0" w:color="auto"/>
            </w:tcBorders>
          </w:tcPr>
          <w:p w14:paraId="732A735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E973D80" w14:textId="77777777" w:rsidR="00980D3B" w:rsidRDefault="00980D3B">
            <w:pPr>
              <w:pStyle w:val="ComponentTableBody"/>
              <w:jc w:val="left"/>
              <w:rPr>
                <w:snapToGrid w:val="0"/>
                <w:color w:val="000000"/>
              </w:rPr>
            </w:pPr>
            <w:r>
              <w:t>Given Name</w:t>
            </w:r>
          </w:p>
        </w:tc>
        <w:tc>
          <w:tcPr>
            <w:tcW w:w="1440" w:type="dxa"/>
            <w:tcBorders>
              <w:top w:val="single" w:sz="4" w:space="0" w:color="auto"/>
              <w:bottom w:val="single" w:sz="4" w:space="0" w:color="auto"/>
            </w:tcBorders>
          </w:tcPr>
          <w:p w14:paraId="4B1F253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4E2FD3B"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371A4E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4BF6973" w14:textId="77777777" w:rsidR="00980D3B" w:rsidRDefault="00980D3B">
            <w:pPr>
              <w:pStyle w:val="ComponentTableBody"/>
            </w:pPr>
            <w:r>
              <w:t>4</w:t>
            </w:r>
          </w:p>
        </w:tc>
        <w:tc>
          <w:tcPr>
            <w:tcW w:w="576" w:type="dxa"/>
            <w:tcBorders>
              <w:top w:val="single" w:sz="4" w:space="0" w:color="auto"/>
              <w:bottom w:val="single" w:sz="4" w:space="0" w:color="auto"/>
            </w:tcBorders>
          </w:tcPr>
          <w:p w14:paraId="4E3D4DF3" w14:textId="77777777" w:rsidR="00980D3B" w:rsidRDefault="00980D3B">
            <w:pPr>
              <w:pStyle w:val="ComponentTableBody"/>
            </w:pPr>
            <w:r>
              <w:t>30</w:t>
            </w:r>
          </w:p>
        </w:tc>
        <w:tc>
          <w:tcPr>
            <w:tcW w:w="720" w:type="dxa"/>
            <w:tcBorders>
              <w:top w:val="single" w:sz="4" w:space="0" w:color="auto"/>
              <w:bottom w:val="single" w:sz="4" w:space="0" w:color="auto"/>
            </w:tcBorders>
          </w:tcPr>
          <w:p w14:paraId="20E42FB5" w14:textId="77777777" w:rsidR="00980D3B" w:rsidRDefault="00980D3B">
            <w:pPr>
              <w:pStyle w:val="ComponentTableBody"/>
            </w:pPr>
            <w:r>
              <w:t>ST</w:t>
            </w:r>
          </w:p>
        </w:tc>
        <w:tc>
          <w:tcPr>
            <w:tcW w:w="576" w:type="dxa"/>
            <w:tcBorders>
              <w:top w:val="single" w:sz="4" w:space="0" w:color="auto"/>
              <w:bottom w:val="single" w:sz="4" w:space="0" w:color="auto"/>
            </w:tcBorders>
          </w:tcPr>
          <w:p w14:paraId="6D06F0B8" w14:textId="77777777" w:rsidR="00980D3B" w:rsidRDefault="00980D3B">
            <w:pPr>
              <w:pStyle w:val="ComponentTableBody"/>
            </w:pPr>
            <w:r>
              <w:t>O</w:t>
            </w:r>
          </w:p>
        </w:tc>
        <w:tc>
          <w:tcPr>
            <w:tcW w:w="720" w:type="dxa"/>
            <w:tcBorders>
              <w:top w:val="single" w:sz="4" w:space="0" w:color="auto"/>
              <w:bottom w:val="single" w:sz="4" w:space="0" w:color="auto"/>
            </w:tcBorders>
          </w:tcPr>
          <w:p w14:paraId="3E4DA500"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3BFC90A" w14:textId="77777777" w:rsidR="00980D3B" w:rsidRDefault="00980D3B">
            <w:pPr>
              <w:pStyle w:val="ComponentTableBody"/>
              <w:jc w:val="left"/>
              <w:rPr>
                <w:snapToGrid w:val="0"/>
                <w:color w:val="000000"/>
              </w:rPr>
            </w:pPr>
            <w:r>
              <w:t>Second and Further Given Names or Initials Thereof</w:t>
            </w:r>
          </w:p>
        </w:tc>
        <w:tc>
          <w:tcPr>
            <w:tcW w:w="1440" w:type="dxa"/>
            <w:tcBorders>
              <w:top w:val="single" w:sz="4" w:space="0" w:color="auto"/>
              <w:bottom w:val="single" w:sz="4" w:space="0" w:color="auto"/>
            </w:tcBorders>
          </w:tcPr>
          <w:p w14:paraId="2F906EE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2FA9D4E"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330E35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9D1385E" w14:textId="77777777" w:rsidR="00980D3B" w:rsidRDefault="00980D3B">
            <w:pPr>
              <w:pStyle w:val="ComponentTableBody"/>
            </w:pPr>
            <w:r>
              <w:t>5</w:t>
            </w:r>
          </w:p>
        </w:tc>
        <w:tc>
          <w:tcPr>
            <w:tcW w:w="576" w:type="dxa"/>
            <w:tcBorders>
              <w:top w:val="single" w:sz="4" w:space="0" w:color="auto"/>
              <w:bottom w:val="single" w:sz="4" w:space="0" w:color="auto"/>
            </w:tcBorders>
          </w:tcPr>
          <w:p w14:paraId="1A6C5C5F" w14:textId="77777777" w:rsidR="00980D3B" w:rsidRDefault="00980D3B">
            <w:pPr>
              <w:pStyle w:val="ComponentTableBody"/>
            </w:pPr>
            <w:r>
              <w:t>20</w:t>
            </w:r>
          </w:p>
        </w:tc>
        <w:tc>
          <w:tcPr>
            <w:tcW w:w="720" w:type="dxa"/>
            <w:tcBorders>
              <w:top w:val="single" w:sz="4" w:space="0" w:color="auto"/>
              <w:bottom w:val="single" w:sz="4" w:space="0" w:color="auto"/>
            </w:tcBorders>
          </w:tcPr>
          <w:p w14:paraId="4A206368" w14:textId="77777777" w:rsidR="00980D3B" w:rsidRDefault="00980D3B">
            <w:pPr>
              <w:pStyle w:val="ComponentTableBody"/>
            </w:pPr>
            <w:r>
              <w:t>ST</w:t>
            </w:r>
          </w:p>
        </w:tc>
        <w:tc>
          <w:tcPr>
            <w:tcW w:w="576" w:type="dxa"/>
            <w:tcBorders>
              <w:top w:val="single" w:sz="4" w:space="0" w:color="auto"/>
              <w:bottom w:val="single" w:sz="4" w:space="0" w:color="auto"/>
            </w:tcBorders>
          </w:tcPr>
          <w:p w14:paraId="57925DC7" w14:textId="77777777" w:rsidR="00980D3B" w:rsidRDefault="00980D3B">
            <w:pPr>
              <w:pStyle w:val="ComponentTableBody"/>
            </w:pPr>
            <w:r>
              <w:t>O</w:t>
            </w:r>
          </w:p>
        </w:tc>
        <w:tc>
          <w:tcPr>
            <w:tcW w:w="720" w:type="dxa"/>
            <w:tcBorders>
              <w:top w:val="single" w:sz="4" w:space="0" w:color="auto"/>
              <w:bottom w:val="single" w:sz="4" w:space="0" w:color="auto"/>
            </w:tcBorders>
          </w:tcPr>
          <w:p w14:paraId="252482B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4B6B39F" w14:textId="77777777" w:rsidR="00980D3B" w:rsidRDefault="00980D3B">
            <w:pPr>
              <w:pStyle w:val="ComponentTableBody"/>
              <w:jc w:val="left"/>
              <w:rPr>
                <w:snapToGrid w:val="0"/>
                <w:color w:val="000000"/>
              </w:rPr>
            </w:pPr>
            <w:r>
              <w:t>Suffix (e.g., JR or III)</w:t>
            </w:r>
          </w:p>
        </w:tc>
        <w:tc>
          <w:tcPr>
            <w:tcW w:w="1440" w:type="dxa"/>
            <w:tcBorders>
              <w:top w:val="single" w:sz="4" w:space="0" w:color="auto"/>
              <w:bottom w:val="single" w:sz="4" w:space="0" w:color="auto"/>
            </w:tcBorders>
          </w:tcPr>
          <w:p w14:paraId="70157CC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360C9F8"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0F462E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58D8B6A" w14:textId="77777777" w:rsidR="00980D3B" w:rsidRDefault="00980D3B">
            <w:pPr>
              <w:pStyle w:val="ComponentTableBody"/>
            </w:pPr>
            <w:r>
              <w:t>6</w:t>
            </w:r>
          </w:p>
        </w:tc>
        <w:tc>
          <w:tcPr>
            <w:tcW w:w="576" w:type="dxa"/>
            <w:tcBorders>
              <w:top w:val="single" w:sz="4" w:space="0" w:color="auto"/>
              <w:bottom w:val="single" w:sz="4" w:space="0" w:color="auto"/>
            </w:tcBorders>
          </w:tcPr>
          <w:p w14:paraId="522A5E6A" w14:textId="77777777" w:rsidR="00980D3B" w:rsidRDefault="00980D3B">
            <w:pPr>
              <w:pStyle w:val="ComponentTableBody"/>
            </w:pPr>
            <w:r>
              <w:t>20</w:t>
            </w:r>
          </w:p>
        </w:tc>
        <w:tc>
          <w:tcPr>
            <w:tcW w:w="720" w:type="dxa"/>
            <w:tcBorders>
              <w:top w:val="single" w:sz="4" w:space="0" w:color="auto"/>
              <w:bottom w:val="single" w:sz="4" w:space="0" w:color="auto"/>
            </w:tcBorders>
          </w:tcPr>
          <w:p w14:paraId="3E74DA8E" w14:textId="77777777" w:rsidR="00980D3B" w:rsidRDefault="00980D3B">
            <w:pPr>
              <w:pStyle w:val="ComponentTableBody"/>
            </w:pPr>
            <w:r>
              <w:t>ST</w:t>
            </w:r>
          </w:p>
        </w:tc>
        <w:tc>
          <w:tcPr>
            <w:tcW w:w="576" w:type="dxa"/>
            <w:tcBorders>
              <w:top w:val="single" w:sz="4" w:space="0" w:color="auto"/>
              <w:bottom w:val="single" w:sz="4" w:space="0" w:color="auto"/>
            </w:tcBorders>
          </w:tcPr>
          <w:p w14:paraId="23F14F75" w14:textId="77777777" w:rsidR="00980D3B" w:rsidRDefault="00980D3B">
            <w:pPr>
              <w:pStyle w:val="ComponentTableBody"/>
            </w:pPr>
            <w:r>
              <w:t>O</w:t>
            </w:r>
          </w:p>
        </w:tc>
        <w:tc>
          <w:tcPr>
            <w:tcW w:w="720" w:type="dxa"/>
            <w:tcBorders>
              <w:top w:val="single" w:sz="4" w:space="0" w:color="auto"/>
              <w:bottom w:val="single" w:sz="4" w:space="0" w:color="auto"/>
            </w:tcBorders>
          </w:tcPr>
          <w:p w14:paraId="7B81F51F"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3A59A40" w14:textId="77777777" w:rsidR="00980D3B" w:rsidRDefault="00980D3B">
            <w:pPr>
              <w:pStyle w:val="ComponentTableBody"/>
              <w:jc w:val="left"/>
              <w:rPr>
                <w:snapToGrid w:val="0"/>
                <w:color w:val="000000"/>
              </w:rPr>
            </w:pPr>
            <w:r>
              <w:t>Prefix (e.g., DR)</w:t>
            </w:r>
          </w:p>
        </w:tc>
        <w:tc>
          <w:tcPr>
            <w:tcW w:w="1440" w:type="dxa"/>
            <w:tcBorders>
              <w:top w:val="single" w:sz="4" w:space="0" w:color="auto"/>
              <w:bottom w:val="single" w:sz="4" w:space="0" w:color="auto"/>
            </w:tcBorders>
          </w:tcPr>
          <w:p w14:paraId="431B69F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DBDAF2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F4C640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A81F5B3" w14:textId="77777777" w:rsidR="00980D3B" w:rsidRDefault="00980D3B">
            <w:pPr>
              <w:pStyle w:val="ComponentTableBody"/>
            </w:pPr>
            <w:r>
              <w:t>7</w:t>
            </w:r>
          </w:p>
        </w:tc>
        <w:tc>
          <w:tcPr>
            <w:tcW w:w="576" w:type="dxa"/>
            <w:tcBorders>
              <w:top w:val="single" w:sz="4" w:space="0" w:color="auto"/>
              <w:bottom w:val="single" w:sz="4" w:space="0" w:color="auto"/>
            </w:tcBorders>
          </w:tcPr>
          <w:p w14:paraId="66BBDB6C" w14:textId="77777777" w:rsidR="00980D3B" w:rsidRDefault="00980D3B">
            <w:pPr>
              <w:pStyle w:val="ComponentTableBody"/>
            </w:pPr>
            <w:r>
              <w:t>5</w:t>
            </w:r>
          </w:p>
        </w:tc>
        <w:tc>
          <w:tcPr>
            <w:tcW w:w="720" w:type="dxa"/>
            <w:tcBorders>
              <w:top w:val="single" w:sz="4" w:space="0" w:color="auto"/>
              <w:bottom w:val="single" w:sz="4" w:space="0" w:color="auto"/>
            </w:tcBorders>
          </w:tcPr>
          <w:p w14:paraId="4FDDA0C4" w14:textId="77777777" w:rsidR="00980D3B" w:rsidRDefault="00980D3B">
            <w:pPr>
              <w:pStyle w:val="ComponentTableBody"/>
            </w:pPr>
            <w:r>
              <w:t>IS</w:t>
            </w:r>
          </w:p>
        </w:tc>
        <w:tc>
          <w:tcPr>
            <w:tcW w:w="576" w:type="dxa"/>
            <w:tcBorders>
              <w:top w:val="single" w:sz="4" w:space="0" w:color="auto"/>
              <w:bottom w:val="single" w:sz="4" w:space="0" w:color="auto"/>
            </w:tcBorders>
          </w:tcPr>
          <w:p w14:paraId="046D5394" w14:textId="77777777" w:rsidR="00980D3B" w:rsidRDefault="00980D3B">
            <w:pPr>
              <w:pStyle w:val="ComponentTableBody"/>
            </w:pPr>
            <w:r>
              <w:t>O</w:t>
            </w:r>
          </w:p>
        </w:tc>
        <w:tc>
          <w:tcPr>
            <w:tcW w:w="720" w:type="dxa"/>
            <w:tcBorders>
              <w:top w:val="single" w:sz="4" w:space="0" w:color="auto"/>
              <w:bottom w:val="single" w:sz="4" w:space="0" w:color="auto"/>
            </w:tcBorders>
          </w:tcPr>
          <w:p w14:paraId="712BF61B" w14:textId="77777777" w:rsidR="00980D3B" w:rsidRDefault="00980D3B">
            <w:pPr>
              <w:pStyle w:val="ComponentTableBody"/>
            </w:pPr>
            <w:r>
              <w:t>0360</w:t>
            </w:r>
          </w:p>
        </w:tc>
        <w:tc>
          <w:tcPr>
            <w:tcW w:w="2880" w:type="dxa"/>
            <w:tcBorders>
              <w:top w:val="single" w:sz="4" w:space="0" w:color="auto"/>
              <w:bottom w:val="single" w:sz="4" w:space="0" w:color="auto"/>
            </w:tcBorders>
          </w:tcPr>
          <w:p w14:paraId="3E8D637E" w14:textId="77777777" w:rsidR="00980D3B" w:rsidRDefault="00980D3B">
            <w:pPr>
              <w:pStyle w:val="ComponentTableBody"/>
              <w:jc w:val="left"/>
              <w:rPr>
                <w:snapToGrid w:val="0"/>
                <w:color w:val="000000"/>
              </w:rPr>
            </w:pPr>
            <w:r>
              <w:t>Degree (e.g., MD</w:t>
            </w:r>
          </w:p>
        </w:tc>
        <w:tc>
          <w:tcPr>
            <w:tcW w:w="1440" w:type="dxa"/>
            <w:tcBorders>
              <w:top w:val="single" w:sz="4" w:space="0" w:color="auto"/>
              <w:bottom w:val="single" w:sz="4" w:space="0" w:color="auto"/>
            </w:tcBorders>
          </w:tcPr>
          <w:p w14:paraId="512EB20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77003BF"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F8FF08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0A5DF0B" w14:textId="77777777" w:rsidR="00980D3B" w:rsidRDefault="00980D3B">
            <w:pPr>
              <w:pStyle w:val="ComponentTableBody"/>
            </w:pPr>
            <w:r>
              <w:t>8</w:t>
            </w:r>
          </w:p>
        </w:tc>
        <w:tc>
          <w:tcPr>
            <w:tcW w:w="576" w:type="dxa"/>
            <w:tcBorders>
              <w:top w:val="single" w:sz="4" w:space="0" w:color="auto"/>
              <w:bottom w:val="single" w:sz="4" w:space="0" w:color="auto"/>
            </w:tcBorders>
          </w:tcPr>
          <w:p w14:paraId="566A90EC" w14:textId="77777777" w:rsidR="00980D3B" w:rsidRDefault="00980D3B">
            <w:pPr>
              <w:pStyle w:val="ComponentTableBody"/>
            </w:pPr>
            <w:r>
              <w:t>4</w:t>
            </w:r>
          </w:p>
        </w:tc>
        <w:tc>
          <w:tcPr>
            <w:tcW w:w="720" w:type="dxa"/>
            <w:tcBorders>
              <w:top w:val="single" w:sz="4" w:space="0" w:color="auto"/>
              <w:bottom w:val="single" w:sz="4" w:space="0" w:color="auto"/>
            </w:tcBorders>
          </w:tcPr>
          <w:p w14:paraId="5146851A" w14:textId="77777777" w:rsidR="00980D3B" w:rsidRDefault="00980D3B">
            <w:pPr>
              <w:pStyle w:val="ComponentTableBody"/>
            </w:pPr>
            <w:r>
              <w:t>IS</w:t>
            </w:r>
          </w:p>
        </w:tc>
        <w:tc>
          <w:tcPr>
            <w:tcW w:w="576" w:type="dxa"/>
            <w:tcBorders>
              <w:top w:val="single" w:sz="4" w:space="0" w:color="auto"/>
              <w:bottom w:val="single" w:sz="4" w:space="0" w:color="auto"/>
            </w:tcBorders>
          </w:tcPr>
          <w:p w14:paraId="196D0858" w14:textId="77777777" w:rsidR="00980D3B" w:rsidRDefault="00980D3B">
            <w:pPr>
              <w:pStyle w:val="ComponentTableBody"/>
            </w:pPr>
            <w:r>
              <w:t>C</w:t>
            </w:r>
          </w:p>
        </w:tc>
        <w:tc>
          <w:tcPr>
            <w:tcW w:w="720" w:type="dxa"/>
            <w:tcBorders>
              <w:top w:val="single" w:sz="4" w:space="0" w:color="auto"/>
              <w:bottom w:val="single" w:sz="4" w:space="0" w:color="auto"/>
            </w:tcBorders>
          </w:tcPr>
          <w:p w14:paraId="06E5DFE7" w14:textId="77777777" w:rsidR="00980D3B" w:rsidRDefault="00980D3B">
            <w:pPr>
              <w:pStyle w:val="ComponentTableBody"/>
            </w:pPr>
            <w:r>
              <w:t>0297</w:t>
            </w:r>
          </w:p>
        </w:tc>
        <w:tc>
          <w:tcPr>
            <w:tcW w:w="2880" w:type="dxa"/>
            <w:tcBorders>
              <w:top w:val="single" w:sz="4" w:space="0" w:color="auto"/>
              <w:bottom w:val="single" w:sz="4" w:space="0" w:color="auto"/>
            </w:tcBorders>
          </w:tcPr>
          <w:p w14:paraId="3BCB62C8" w14:textId="77777777" w:rsidR="00980D3B" w:rsidRDefault="00980D3B">
            <w:pPr>
              <w:pStyle w:val="ComponentTableBody"/>
              <w:jc w:val="left"/>
            </w:pPr>
            <w:r>
              <w:t>Source Table</w:t>
            </w:r>
          </w:p>
        </w:tc>
        <w:tc>
          <w:tcPr>
            <w:tcW w:w="1440" w:type="dxa"/>
            <w:tcBorders>
              <w:top w:val="single" w:sz="4" w:space="0" w:color="auto"/>
              <w:bottom w:val="single" w:sz="4" w:space="0" w:color="auto"/>
            </w:tcBorders>
          </w:tcPr>
          <w:p w14:paraId="04995F8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AF2CC2F"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34AC2B0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00A5F00" w14:textId="77777777" w:rsidR="00980D3B" w:rsidRDefault="00980D3B">
            <w:pPr>
              <w:pStyle w:val="ComponentTableBody"/>
            </w:pPr>
            <w:r>
              <w:t>9</w:t>
            </w:r>
          </w:p>
        </w:tc>
        <w:tc>
          <w:tcPr>
            <w:tcW w:w="576" w:type="dxa"/>
            <w:tcBorders>
              <w:top w:val="single" w:sz="4" w:space="0" w:color="auto"/>
              <w:bottom w:val="single" w:sz="4" w:space="0" w:color="auto"/>
            </w:tcBorders>
          </w:tcPr>
          <w:p w14:paraId="58EB708B" w14:textId="77777777" w:rsidR="00980D3B" w:rsidRDefault="00980D3B">
            <w:pPr>
              <w:pStyle w:val="ComponentTableBody"/>
            </w:pPr>
            <w:r>
              <w:t>20</w:t>
            </w:r>
          </w:p>
        </w:tc>
        <w:tc>
          <w:tcPr>
            <w:tcW w:w="720" w:type="dxa"/>
            <w:tcBorders>
              <w:top w:val="single" w:sz="4" w:space="0" w:color="auto"/>
              <w:bottom w:val="single" w:sz="4" w:space="0" w:color="auto"/>
            </w:tcBorders>
          </w:tcPr>
          <w:p w14:paraId="5B4973EA" w14:textId="77777777" w:rsidR="00980D3B" w:rsidRDefault="00980D3B">
            <w:pPr>
              <w:pStyle w:val="ComponentTableBody"/>
            </w:pPr>
            <w:r>
              <w:t>IS</w:t>
            </w:r>
          </w:p>
        </w:tc>
        <w:tc>
          <w:tcPr>
            <w:tcW w:w="576" w:type="dxa"/>
            <w:tcBorders>
              <w:top w:val="single" w:sz="4" w:space="0" w:color="auto"/>
              <w:bottom w:val="single" w:sz="4" w:space="0" w:color="auto"/>
            </w:tcBorders>
          </w:tcPr>
          <w:p w14:paraId="2BF0B5AB" w14:textId="77777777" w:rsidR="00980D3B" w:rsidRDefault="00980D3B">
            <w:pPr>
              <w:pStyle w:val="ComponentTableBody"/>
            </w:pPr>
            <w:r>
              <w:t>C</w:t>
            </w:r>
          </w:p>
        </w:tc>
        <w:tc>
          <w:tcPr>
            <w:tcW w:w="720" w:type="dxa"/>
            <w:tcBorders>
              <w:top w:val="single" w:sz="4" w:space="0" w:color="auto"/>
              <w:bottom w:val="single" w:sz="4" w:space="0" w:color="auto"/>
            </w:tcBorders>
          </w:tcPr>
          <w:p w14:paraId="4C763CE8" w14:textId="77777777" w:rsidR="00980D3B" w:rsidRDefault="00980D3B">
            <w:pPr>
              <w:pStyle w:val="ComponentTableBody"/>
            </w:pPr>
            <w:r>
              <w:t>0363</w:t>
            </w:r>
          </w:p>
        </w:tc>
        <w:tc>
          <w:tcPr>
            <w:tcW w:w="2880" w:type="dxa"/>
            <w:tcBorders>
              <w:top w:val="single" w:sz="4" w:space="0" w:color="auto"/>
              <w:bottom w:val="single" w:sz="4" w:space="0" w:color="auto"/>
            </w:tcBorders>
          </w:tcPr>
          <w:p w14:paraId="6F0B7DAD" w14:textId="77777777" w:rsidR="00980D3B" w:rsidRDefault="00980D3B">
            <w:pPr>
              <w:pStyle w:val="ComponentTableBody"/>
              <w:jc w:val="left"/>
            </w:pPr>
            <w:r>
              <w:t>Assigning Authority   - Namespace ID</w:t>
            </w:r>
          </w:p>
        </w:tc>
        <w:tc>
          <w:tcPr>
            <w:tcW w:w="1440" w:type="dxa"/>
            <w:tcBorders>
              <w:top w:val="single" w:sz="4" w:space="0" w:color="auto"/>
              <w:bottom w:val="single" w:sz="4" w:space="0" w:color="auto"/>
            </w:tcBorders>
          </w:tcPr>
          <w:p w14:paraId="26E1372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90EB7C1"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77B5E4A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BFA6834" w14:textId="77777777" w:rsidR="00980D3B" w:rsidRDefault="00980D3B">
            <w:pPr>
              <w:pStyle w:val="ComponentTableBody"/>
            </w:pPr>
            <w:r>
              <w:t>10</w:t>
            </w:r>
          </w:p>
        </w:tc>
        <w:tc>
          <w:tcPr>
            <w:tcW w:w="576" w:type="dxa"/>
            <w:tcBorders>
              <w:top w:val="single" w:sz="4" w:space="0" w:color="auto"/>
              <w:bottom w:val="single" w:sz="4" w:space="0" w:color="auto"/>
            </w:tcBorders>
          </w:tcPr>
          <w:p w14:paraId="607C7E7C" w14:textId="77777777" w:rsidR="00980D3B" w:rsidRDefault="00980D3B">
            <w:pPr>
              <w:pStyle w:val="ComponentTableBody"/>
            </w:pPr>
            <w:r>
              <w:t>199</w:t>
            </w:r>
          </w:p>
        </w:tc>
        <w:tc>
          <w:tcPr>
            <w:tcW w:w="720" w:type="dxa"/>
            <w:tcBorders>
              <w:top w:val="single" w:sz="4" w:space="0" w:color="auto"/>
              <w:bottom w:val="single" w:sz="4" w:space="0" w:color="auto"/>
            </w:tcBorders>
          </w:tcPr>
          <w:p w14:paraId="230D54F5" w14:textId="77777777" w:rsidR="00980D3B" w:rsidRDefault="00980D3B">
            <w:pPr>
              <w:pStyle w:val="ComponentTableBody"/>
            </w:pPr>
            <w:r>
              <w:t>ST</w:t>
            </w:r>
          </w:p>
        </w:tc>
        <w:tc>
          <w:tcPr>
            <w:tcW w:w="576" w:type="dxa"/>
            <w:tcBorders>
              <w:top w:val="single" w:sz="4" w:space="0" w:color="auto"/>
              <w:bottom w:val="single" w:sz="4" w:space="0" w:color="auto"/>
            </w:tcBorders>
          </w:tcPr>
          <w:p w14:paraId="518102C9" w14:textId="77777777" w:rsidR="00980D3B" w:rsidRDefault="00980D3B">
            <w:pPr>
              <w:pStyle w:val="ComponentTableBody"/>
            </w:pPr>
            <w:r>
              <w:t>C</w:t>
            </w:r>
          </w:p>
        </w:tc>
        <w:tc>
          <w:tcPr>
            <w:tcW w:w="720" w:type="dxa"/>
            <w:tcBorders>
              <w:top w:val="single" w:sz="4" w:space="0" w:color="auto"/>
              <w:bottom w:val="single" w:sz="4" w:space="0" w:color="auto"/>
            </w:tcBorders>
          </w:tcPr>
          <w:p w14:paraId="5D54B34F"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56FB2D2" w14:textId="77777777" w:rsidR="00980D3B" w:rsidRDefault="00980D3B">
            <w:pPr>
              <w:pStyle w:val="ComponentTableBody"/>
              <w:jc w:val="left"/>
            </w:pPr>
            <w:r>
              <w:t>Assigning Authority  - Universal ID</w:t>
            </w:r>
          </w:p>
        </w:tc>
        <w:tc>
          <w:tcPr>
            <w:tcW w:w="1440" w:type="dxa"/>
            <w:tcBorders>
              <w:top w:val="single" w:sz="4" w:space="0" w:color="auto"/>
              <w:bottom w:val="single" w:sz="4" w:space="0" w:color="auto"/>
            </w:tcBorders>
          </w:tcPr>
          <w:p w14:paraId="792BE2F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3AE7B1E"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6CA9F0E"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8126BDC" w14:textId="77777777" w:rsidR="00980D3B" w:rsidRDefault="00980D3B">
            <w:pPr>
              <w:pStyle w:val="ComponentTableBody"/>
            </w:pPr>
            <w:r>
              <w:t>11</w:t>
            </w:r>
          </w:p>
        </w:tc>
        <w:tc>
          <w:tcPr>
            <w:tcW w:w="576" w:type="dxa"/>
            <w:tcBorders>
              <w:top w:val="single" w:sz="4" w:space="0" w:color="auto"/>
              <w:bottom w:val="double" w:sz="4" w:space="0" w:color="auto"/>
            </w:tcBorders>
          </w:tcPr>
          <w:p w14:paraId="15C09497" w14:textId="77777777" w:rsidR="00980D3B" w:rsidRDefault="00980D3B">
            <w:pPr>
              <w:pStyle w:val="ComponentTableBody"/>
            </w:pPr>
            <w:r>
              <w:t>6</w:t>
            </w:r>
          </w:p>
        </w:tc>
        <w:tc>
          <w:tcPr>
            <w:tcW w:w="720" w:type="dxa"/>
            <w:tcBorders>
              <w:top w:val="single" w:sz="4" w:space="0" w:color="auto"/>
              <w:bottom w:val="double" w:sz="4" w:space="0" w:color="auto"/>
            </w:tcBorders>
          </w:tcPr>
          <w:p w14:paraId="18112B24" w14:textId="77777777" w:rsidR="00980D3B" w:rsidRDefault="00980D3B">
            <w:pPr>
              <w:pStyle w:val="ComponentTableBody"/>
            </w:pPr>
            <w:r>
              <w:t>ID</w:t>
            </w:r>
          </w:p>
        </w:tc>
        <w:tc>
          <w:tcPr>
            <w:tcW w:w="576" w:type="dxa"/>
            <w:tcBorders>
              <w:top w:val="single" w:sz="4" w:space="0" w:color="auto"/>
              <w:bottom w:val="double" w:sz="4" w:space="0" w:color="auto"/>
            </w:tcBorders>
          </w:tcPr>
          <w:p w14:paraId="65B0C617" w14:textId="77777777" w:rsidR="00980D3B" w:rsidRDefault="00980D3B">
            <w:pPr>
              <w:pStyle w:val="ComponentTableBody"/>
            </w:pPr>
            <w:r>
              <w:t>C</w:t>
            </w:r>
          </w:p>
        </w:tc>
        <w:tc>
          <w:tcPr>
            <w:tcW w:w="720" w:type="dxa"/>
            <w:tcBorders>
              <w:top w:val="single" w:sz="4" w:space="0" w:color="auto"/>
              <w:bottom w:val="double" w:sz="4" w:space="0" w:color="auto"/>
            </w:tcBorders>
          </w:tcPr>
          <w:p w14:paraId="49AC3B2B" w14:textId="77777777" w:rsidR="00980D3B" w:rsidRDefault="00980D3B">
            <w:pPr>
              <w:pStyle w:val="ComponentTableBody"/>
            </w:pPr>
            <w:r>
              <w:t>0301</w:t>
            </w:r>
          </w:p>
        </w:tc>
        <w:tc>
          <w:tcPr>
            <w:tcW w:w="2880" w:type="dxa"/>
            <w:tcBorders>
              <w:top w:val="single" w:sz="4" w:space="0" w:color="auto"/>
              <w:bottom w:val="double" w:sz="4" w:space="0" w:color="auto"/>
            </w:tcBorders>
          </w:tcPr>
          <w:p w14:paraId="6F66C027" w14:textId="77777777" w:rsidR="00980D3B" w:rsidRDefault="00980D3B">
            <w:pPr>
              <w:pStyle w:val="ComponentTableBody"/>
              <w:jc w:val="left"/>
            </w:pPr>
            <w:r>
              <w:t>Assigning Authority  - Universal ID Type</w:t>
            </w:r>
          </w:p>
        </w:tc>
        <w:tc>
          <w:tcPr>
            <w:tcW w:w="1440" w:type="dxa"/>
            <w:tcBorders>
              <w:top w:val="single" w:sz="4" w:space="0" w:color="auto"/>
              <w:bottom w:val="double" w:sz="4" w:space="0" w:color="auto"/>
            </w:tcBorders>
          </w:tcPr>
          <w:p w14:paraId="53E688B6"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E17815D"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5644C6DC" w14:textId="77777777" w:rsidR="00980D3B" w:rsidRDefault="00980D3B">
      <w:pPr>
        <w:spacing w:before="120"/>
        <w:rPr>
          <w:rStyle w:val="NormalIndentedChar"/>
        </w:rPr>
      </w:pPr>
      <w:r>
        <w:rPr>
          <w:rStyle w:val="NormalIndentedChar"/>
        </w:rPr>
        <w:t>Definition: Specifies a person using both an identifier and the person’s name</w:t>
      </w:r>
    </w:p>
    <w:p w14:paraId="278DB99E" w14:textId="77777777" w:rsidR="00980D3B" w:rsidRDefault="00980D3B">
      <w:pPr>
        <w:pStyle w:val="Note"/>
        <w:tabs>
          <w:tab w:val="left" w:pos="1440"/>
        </w:tabs>
      </w:pPr>
      <w:r>
        <w:rPr>
          <w:rStyle w:val="Strong"/>
        </w:rPr>
        <w:t>Note:</w:t>
      </w:r>
      <w:r>
        <w:t xml:space="preserve"> Restores the original data type CN as was initially implementable in the CM used in sections 4.5.3.32 and 7.4.1.32-( OBR-32) , 4.5.3.33 and 7.4.1.33 - ( OBR-33) 4.5.3.34 and 7.4.1.34 - ( OBR-34) 4.5.3.35 and 7.4.1.35 - ( OBR-35). Components 7 and 8, however, have been promoted to data type IS to be consistent with current practice without violating backward compatibility.</w:t>
      </w:r>
    </w:p>
    <w:p w14:paraId="0316B81F" w14:textId="77777777" w:rsidR="00980D3B" w:rsidRDefault="00980D3B">
      <w:pPr>
        <w:rPr>
          <w:snapToGrid w:val="0"/>
        </w:rPr>
      </w:pPr>
    </w:p>
    <w:p w14:paraId="19A228F3" w14:textId="77777777" w:rsidR="00980D3B" w:rsidRDefault="00980D3B">
      <w:pPr>
        <w:pStyle w:val="Note"/>
        <w:tabs>
          <w:tab w:val="left" w:pos="1440"/>
        </w:tabs>
        <w:rPr>
          <w:rStyle w:val="Strong"/>
        </w:rPr>
      </w:pPr>
      <w:r>
        <w:rPr>
          <w:rStyle w:val="Strong"/>
        </w:rPr>
        <w:t xml:space="preserve">Maximum Length: 406 </w:t>
      </w:r>
    </w:p>
    <w:p w14:paraId="7D09A1C8" w14:textId="77777777" w:rsidR="00980D3B" w:rsidRDefault="00980D3B">
      <w:pPr>
        <w:pStyle w:val="Heading4"/>
        <w:rPr>
          <w:snapToGrid w:val="0"/>
        </w:rPr>
      </w:pPr>
      <w:r>
        <w:rPr>
          <w:snapToGrid w:val="0"/>
        </w:rPr>
        <w:t>Hidden text</w:t>
      </w:r>
    </w:p>
    <w:p w14:paraId="75906CA4" w14:textId="77777777" w:rsidR="00980D3B" w:rsidRDefault="00980D3B">
      <w:pPr>
        <w:pStyle w:val="Heading4"/>
      </w:pPr>
      <w:r>
        <w:t>ID Number (ST)</w:t>
      </w:r>
    </w:p>
    <w:p w14:paraId="40A4BA80" w14:textId="77777777" w:rsidR="00980D3B" w:rsidRDefault="00980D3B">
      <w:pPr>
        <w:pStyle w:val="NormalIndented"/>
      </w:pPr>
      <w:r>
        <w:t>Coded ID according to a user-defined table. If the first component is pr</w:t>
      </w:r>
      <w:r>
        <w:t>e</w:t>
      </w:r>
      <w:r>
        <w:t>sent, either component 8 or 9, or both 10 and 11, must be valued.</w:t>
      </w:r>
    </w:p>
    <w:p w14:paraId="0A93A223" w14:textId="77777777" w:rsidR="00980D3B" w:rsidRDefault="00980D3B">
      <w:pPr>
        <w:pStyle w:val="Heading4"/>
      </w:pPr>
      <w:r>
        <w:t>Family Name (ST)</w:t>
      </w:r>
    </w:p>
    <w:p w14:paraId="5CBFBFD3" w14:textId="77777777" w:rsidR="00980D3B" w:rsidRDefault="00980D3B">
      <w:pPr>
        <w:pStyle w:val="NormalIndented"/>
      </w:pPr>
      <w:r>
        <w:t>This component contains the person's family name in a string format.</w:t>
      </w:r>
    </w:p>
    <w:p w14:paraId="432EFAD0" w14:textId="77777777" w:rsidR="00980D3B" w:rsidRDefault="00980D3B">
      <w:pPr>
        <w:pStyle w:val="Heading4"/>
      </w:pPr>
      <w:r>
        <w:t>Given Name (ST)</w:t>
      </w:r>
    </w:p>
    <w:p w14:paraId="7C58CC62" w14:textId="77777777" w:rsidR="00980D3B" w:rsidRDefault="00980D3B">
      <w:pPr>
        <w:pStyle w:val="NormalIndented"/>
      </w:pPr>
      <w:r>
        <w:t>Used to specify a first name.</w:t>
      </w:r>
    </w:p>
    <w:p w14:paraId="75A5CF19" w14:textId="77777777" w:rsidR="00980D3B" w:rsidRDefault="00980D3B">
      <w:pPr>
        <w:pStyle w:val="Heading4"/>
      </w:pPr>
      <w:r>
        <w:t>Second and Further Given Names or Initials Thereof (ST)</w:t>
      </w:r>
    </w:p>
    <w:p w14:paraId="7506E9E4" w14:textId="77777777" w:rsidR="00980D3B" w:rsidRDefault="00980D3B">
      <w:pPr>
        <w:pStyle w:val="Heading4"/>
      </w:pPr>
      <w:r>
        <w:t>Suffix (ST)</w:t>
      </w:r>
    </w:p>
    <w:p w14:paraId="2547BAC1" w14:textId="77777777" w:rsidR="00980D3B" w:rsidRDefault="00980D3B">
      <w:pPr>
        <w:pStyle w:val="NormalIndented"/>
      </w:pPr>
      <w:r>
        <w:t>Used to specify a name suffix (e.g., Jr. or III).</w:t>
      </w:r>
    </w:p>
    <w:p w14:paraId="4BD43962" w14:textId="77777777" w:rsidR="00980D3B" w:rsidRDefault="00980D3B">
      <w:pPr>
        <w:pStyle w:val="Heading4"/>
      </w:pPr>
      <w:r>
        <w:t>Prefix (ST)</w:t>
      </w:r>
    </w:p>
    <w:p w14:paraId="27AA3214" w14:textId="77777777" w:rsidR="00980D3B" w:rsidRDefault="00980D3B">
      <w:pPr>
        <w:pStyle w:val="NormalIndented"/>
      </w:pPr>
      <w:r>
        <w:t>Used to specify a name prefix (e.g., Dr.).</w:t>
      </w:r>
    </w:p>
    <w:p w14:paraId="474FFC10" w14:textId="77777777" w:rsidR="00980D3B" w:rsidRDefault="00980D3B">
      <w:pPr>
        <w:pStyle w:val="Heading4"/>
      </w:pPr>
      <w:r>
        <w:t>Degree (IS)</w:t>
      </w:r>
    </w:p>
    <w:p w14:paraId="6285C0A3" w14:textId="77777777" w:rsidR="00980D3B" w:rsidRDefault="00980D3B">
      <w:pPr>
        <w:pStyle w:val="NormalIndented"/>
      </w:pPr>
      <w:r>
        <w:t xml:space="preserve">Used to specify an educational degree (e.g., MD). Refer to </w:t>
      </w:r>
      <w:hyperlink w:anchor="HL70360" w:history="1">
        <w:r>
          <w:rPr>
            <w:rStyle w:val="HyperlinkText"/>
          </w:rPr>
          <w:t>User-defined Table 0360 – Degree</w:t>
        </w:r>
      </w:hyperlink>
      <w:r>
        <w:t xml:space="preserve"> for su</w:t>
      </w:r>
      <w:r>
        <w:t>g</w:t>
      </w:r>
      <w:r>
        <w:t>gested values.</w:t>
      </w:r>
    </w:p>
    <w:p w14:paraId="403C0A5A" w14:textId="77777777" w:rsidR="00980D3B" w:rsidRDefault="00980D3B">
      <w:pPr>
        <w:pStyle w:val="Heading4"/>
      </w:pPr>
      <w:r>
        <w:t>Source Table (IS)</w:t>
      </w:r>
    </w:p>
    <w:p w14:paraId="5A65F011" w14:textId="77777777" w:rsidR="00980D3B" w:rsidRDefault="00980D3B">
      <w:pPr>
        <w:pStyle w:val="NormalIndented"/>
      </w:pPr>
      <w:r>
        <w:t xml:space="preserve">Refer to </w:t>
      </w:r>
      <w:hyperlink w:anchor="HL70297" w:history="1">
        <w:r>
          <w:rPr>
            <w:rStyle w:val="HyperlinkText"/>
          </w:rPr>
          <w:t>User-defined Table 0297 - CN ID source</w:t>
        </w:r>
      </w:hyperlink>
      <w:r>
        <w:t xml:space="preserve"> for suggested values. Used to delineate the first comp</w:t>
      </w:r>
      <w:r>
        <w:t>o</w:t>
      </w:r>
      <w:r>
        <w:t>nent. If component 1 is valued, either component 8, or 9, or both 10 and 11, must be valued.</w:t>
      </w:r>
    </w:p>
    <w:p w14:paraId="13B7A00F" w14:textId="77777777" w:rsidR="00980D3B" w:rsidRDefault="00980D3B">
      <w:pPr>
        <w:pStyle w:val="UserTableCaption"/>
      </w:pPr>
      <w:r>
        <w:lastRenderedPageBreak/>
        <w:t>User-defined Table 0297 – CN ID source</w:t>
      </w:r>
      <w:r>
        <w:fldChar w:fldCharType="begin"/>
      </w:r>
      <w:r>
        <w:instrText xml:space="preserve"> XE "User-defined table 0297 – CN ID source"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31421F69"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068417CD"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1491B75E"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353444DA" w14:textId="77777777" w:rsidR="00980D3B" w:rsidRDefault="00980D3B">
            <w:pPr>
              <w:pStyle w:val="UserTableHeader"/>
              <w:rPr>
                <w:lang w:val="fr-FR"/>
              </w:rPr>
            </w:pPr>
            <w:r>
              <w:rPr>
                <w:lang w:val="fr-FR"/>
              </w:rPr>
              <w:t>Comment</w:t>
            </w:r>
          </w:p>
        </w:tc>
      </w:tr>
      <w:tr w:rsidR="00980D3B" w14:paraId="1F17C5DA"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50BBCC2C" w14:textId="77777777" w:rsidR="00980D3B" w:rsidRDefault="00980D3B">
            <w:pPr>
              <w:pStyle w:val="UserTableBody"/>
              <w:jc w:val="center"/>
              <w:rPr>
                <w:lang w:val="fr-FR"/>
              </w:rPr>
            </w:pPr>
          </w:p>
        </w:tc>
        <w:tc>
          <w:tcPr>
            <w:tcW w:w="3600" w:type="dxa"/>
            <w:tcBorders>
              <w:top w:val="single" w:sz="6" w:space="0" w:color="auto"/>
              <w:bottom w:val="single" w:sz="12" w:space="0" w:color="auto"/>
            </w:tcBorders>
          </w:tcPr>
          <w:p w14:paraId="4F948355"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0F7F3B6F" w14:textId="77777777" w:rsidR="00980D3B" w:rsidRDefault="00980D3B">
            <w:pPr>
              <w:pStyle w:val="UserTableBody"/>
              <w:rPr>
                <w:sz w:val="16"/>
              </w:rPr>
            </w:pPr>
          </w:p>
        </w:tc>
      </w:tr>
    </w:tbl>
    <w:p w14:paraId="6E0DFC55" w14:textId="77777777" w:rsidR="00980D3B" w:rsidRDefault="00980D3B">
      <w:pPr>
        <w:pStyle w:val="Heading4"/>
      </w:pPr>
      <w:r>
        <w:t>Assigning Authority - Namespace ID (IS)</w:t>
      </w:r>
    </w:p>
    <w:p w14:paraId="2996354D" w14:textId="77777777" w:rsidR="00980D3B" w:rsidRDefault="00980D3B">
      <w:pPr>
        <w:pStyle w:val="NormalIndented"/>
      </w:pPr>
      <w:r>
        <w:t xml:space="preserve">See section, </w:t>
      </w:r>
      <w:r>
        <w:rPr>
          <w:rStyle w:val="HyperlinkText"/>
        </w:rPr>
        <w:fldChar w:fldCharType="begin"/>
      </w:r>
      <w:r>
        <w:rPr>
          <w:rStyle w:val="HyperlinkText"/>
        </w:rPr>
        <w:instrText xml:space="preserve"> REF _Ref22985779 \r \h </w:instrText>
      </w:r>
      <w:r>
        <w:rPr>
          <w:rStyle w:val="HyperlinkText"/>
        </w:rPr>
      </w:r>
      <w:r>
        <w:rPr>
          <w:rStyle w:val="HyperlinkText"/>
        </w:rPr>
        <w:instrText xml:space="preserve"> \* MERGEFORMAT </w:instrText>
      </w:r>
      <w:r>
        <w:rPr>
          <w:rStyle w:val="HyperlinkText"/>
        </w:rPr>
        <w:fldChar w:fldCharType="separate"/>
      </w:r>
      <w:r>
        <w:rPr>
          <w:rStyle w:val="HyperlinkText"/>
        </w:rPr>
        <w:t>2.A.14.4</w:t>
      </w:r>
      <w:r>
        <w:rPr>
          <w:rStyle w:val="HyperlinkText"/>
        </w:rPr>
        <w:fldChar w:fldCharType="end"/>
      </w:r>
      <w:r>
        <w:t>, "</w:t>
      </w:r>
      <w:r>
        <w:rPr>
          <w:rStyle w:val="HyperlinkText"/>
        </w:rPr>
        <w:fldChar w:fldCharType="begin"/>
      </w:r>
      <w:r>
        <w:rPr>
          <w:rStyle w:val="HyperlinkText"/>
        </w:rPr>
        <w:instrText xml:space="preserve"> REF _Ref22985823 \h </w:instrText>
      </w:r>
      <w:r>
        <w:rPr>
          <w:rStyle w:val="HyperlinkText"/>
        </w:rPr>
      </w:r>
      <w:r>
        <w:rPr>
          <w:rStyle w:val="HyperlinkText"/>
        </w:rPr>
        <w:instrText xml:space="preserve"> \* MERGEFORMAT </w:instrText>
      </w:r>
      <w:r>
        <w:rPr>
          <w:rStyle w:val="HyperlinkText"/>
        </w:rPr>
        <w:fldChar w:fldCharType="separate"/>
      </w:r>
      <w:r>
        <w:rPr>
          <w:rStyle w:val="HyperlinkText"/>
        </w:rPr>
        <w:t>Assigning Authority (HD)</w:t>
      </w:r>
      <w:r>
        <w:rPr>
          <w:rStyle w:val="HyperlinkText"/>
        </w:rPr>
        <w:fldChar w:fldCharType="end"/>
      </w:r>
      <w:r>
        <w:t xml:space="preserve">" for definition. Refer to </w:t>
      </w:r>
      <w:hyperlink w:anchor="HL70363" w:history="1">
        <w:r>
          <w:rPr>
            <w:rStyle w:val="HyperlinkText"/>
          </w:rPr>
          <w:t>User-defined Table 0363 – A</w:t>
        </w:r>
        <w:r>
          <w:rPr>
            <w:rStyle w:val="HyperlinkText"/>
          </w:rPr>
          <w:t>s</w:t>
        </w:r>
        <w:r>
          <w:rPr>
            <w:rStyle w:val="HyperlinkText"/>
          </w:rPr>
          <w:t>signing authority</w:t>
        </w:r>
      </w:hyperlink>
      <w:r>
        <w:t xml:space="preserve"> for suggested values. Assigning Authority is normally expressed as an HD data type, but has been flattened to 3 components here (CNS.9, CNS.10 and CNS.11) in this data type so that it may be fully expressed. Also note that if additional components are added to the HD data type in the future, a</w:t>
      </w:r>
      <w:r>
        <w:t>d</w:t>
      </w:r>
      <w:r>
        <w:t>justment will need to be made accordingly to this data type.</w:t>
      </w:r>
    </w:p>
    <w:p w14:paraId="02879E86" w14:textId="77777777" w:rsidR="00980D3B" w:rsidRDefault="00980D3B">
      <w:pPr>
        <w:pStyle w:val="NormalIndented"/>
      </w:pPr>
      <w:r>
        <w:t>If component 1 is valued, either component 8, or 9, or both 10 and 11, must be valued.</w:t>
      </w:r>
    </w:p>
    <w:p w14:paraId="27D91C19" w14:textId="77777777" w:rsidR="00980D3B" w:rsidRDefault="00980D3B">
      <w:pPr>
        <w:pStyle w:val="Heading4"/>
      </w:pPr>
      <w:r>
        <w:t>Assigning Authority - Universal ID  (ST)</w:t>
      </w:r>
    </w:p>
    <w:p w14:paraId="4F17C55F" w14:textId="77777777" w:rsidR="00980D3B" w:rsidRDefault="00980D3B">
      <w:pPr>
        <w:pStyle w:val="NormalIndented"/>
      </w:pPr>
      <w:r>
        <w:t xml:space="preserve">See section, </w:t>
      </w:r>
      <w:r>
        <w:rPr>
          <w:rStyle w:val="HyperlinkText"/>
        </w:rPr>
        <w:fldChar w:fldCharType="begin"/>
      </w:r>
      <w:r>
        <w:rPr>
          <w:rStyle w:val="HyperlinkText"/>
        </w:rPr>
        <w:instrText xml:space="preserve"> REF _Ref22985779 \r \h </w:instrText>
      </w:r>
      <w:r>
        <w:rPr>
          <w:rStyle w:val="HyperlinkText"/>
        </w:rPr>
      </w:r>
      <w:r>
        <w:rPr>
          <w:rStyle w:val="HyperlinkText"/>
        </w:rPr>
        <w:instrText xml:space="preserve"> \* MERGEFORMAT </w:instrText>
      </w:r>
      <w:r>
        <w:rPr>
          <w:rStyle w:val="HyperlinkText"/>
        </w:rPr>
        <w:fldChar w:fldCharType="separate"/>
      </w:r>
      <w:r>
        <w:rPr>
          <w:rStyle w:val="HyperlinkText"/>
        </w:rPr>
        <w:t>2.A.14.4</w:t>
      </w:r>
      <w:r>
        <w:rPr>
          <w:rStyle w:val="HyperlinkText"/>
        </w:rPr>
        <w:fldChar w:fldCharType="end"/>
      </w:r>
      <w:r>
        <w:t>, "</w:t>
      </w:r>
      <w:r>
        <w:rPr>
          <w:rStyle w:val="HyperlinkText"/>
        </w:rPr>
        <w:fldChar w:fldCharType="begin"/>
      </w:r>
      <w:r>
        <w:rPr>
          <w:rStyle w:val="HyperlinkText"/>
        </w:rPr>
        <w:instrText xml:space="preserve"> REF _Ref22985823 \h </w:instrText>
      </w:r>
      <w:r>
        <w:rPr>
          <w:rStyle w:val="HyperlinkText"/>
        </w:rPr>
      </w:r>
      <w:r>
        <w:rPr>
          <w:rStyle w:val="HyperlinkText"/>
        </w:rPr>
        <w:instrText xml:space="preserve"> \* MERGEFORMAT </w:instrText>
      </w:r>
      <w:r>
        <w:rPr>
          <w:rStyle w:val="HyperlinkText"/>
        </w:rPr>
        <w:fldChar w:fldCharType="separate"/>
      </w:r>
      <w:r>
        <w:rPr>
          <w:rStyle w:val="HyperlinkText"/>
        </w:rPr>
        <w:t>Assigning Authority (HD)</w:t>
      </w:r>
      <w:r>
        <w:rPr>
          <w:rStyle w:val="HyperlinkText"/>
        </w:rPr>
        <w:fldChar w:fldCharType="end"/>
      </w:r>
      <w:r>
        <w:t>" for definition.</w:t>
      </w:r>
    </w:p>
    <w:p w14:paraId="5DFBB9A2" w14:textId="77777777" w:rsidR="00980D3B" w:rsidRDefault="00980D3B">
      <w:pPr>
        <w:pStyle w:val="NormalIndented"/>
      </w:pPr>
      <w:r>
        <w:t>If CNN.11 is valued, this component must be valued. If component 1 is valued, either component 8, or 9, or both 10 and 11, must be valued.</w:t>
      </w:r>
    </w:p>
    <w:p w14:paraId="1D0D59D0" w14:textId="77777777" w:rsidR="00980D3B" w:rsidRDefault="00980D3B">
      <w:pPr>
        <w:pStyle w:val="Heading4"/>
      </w:pPr>
      <w:r>
        <w:t>Assigning Authority - Universal ID Type  (ID)</w:t>
      </w:r>
    </w:p>
    <w:p w14:paraId="243B51DD" w14:textId="77777777" w:rsidR="00980D3B" w:rsidRDefault="00980D3B">
      <w:pPr>
        <w:pStyle w:val="NormalIndented"/>
      </w:pPr>
      <w:r>
        <w:t xml:space="preserve">See section, </w:t>
      </w:r>
      <w:r>
        <w:rPr>
          <w:rStyle w:val="HyperlinkText"/>
        </w:rPr>
        <w:fldChar w:fldCharType="begin"/>
      </w:r>
      <w:r>
        <w:rPr>
          <w:rStyle w:val="HyperlinkText"/>
        </w:rPr>
        <w:instrText xml:space="preserve"> REF _Ref22985779 \r \h </w:instrText>
      </w:r>
      <w:r>
        <w:rPr>
          <w:rStyle w:val="HyperlinkText"/>
        </w:rPr>
      </w:r>
      <w:r>
        <w:rPr>
          <w:rStyle w:val="HyperlinkText"/>
        </w:rPr>
        <w:instrText xml:space="preserve"> \* MERGEFORMAT </w:instrText>
      </w:r>
      <w:r>
        <w:rPr>
          <w:rStyle w:val="HyperlinkText"/>
        </w:rPr>
        <w:fldChar w:fldCharType="separate"/>
      </w:r>
      <w:r>
        <w:rPr>
          <w:rStyle w:val="HyperlinkText"/>
        </w:rPr>
        <w:t>2.A.14.4</w:t>
      </w:r>
      <w:r>
        <w:rPr>
          <w:rStyle w:val="HyperlinkText"/>
        </w:rPr>
        <w:fldChar w:fldCharType="end"/>
      </w:r>
      <w:r>
        <w:t>, "</w:t>
      </w:r>
      <w:r>
        <w:rPr>
          <w:rStyle w:val="HyperlinkText"/>
        </w:rPr>
        <w:fldChar w:fldCharType="begin"/>
      </w:r>
      <w:r>
        <w:rPr>
          <w:rStyle w:val="HyperlinkText"/>
        </w:rPr>
        <w:instrText xml:space="preserve"> REF _Ref22985823 \h </w:instrText>
      </w:r>
      <w:r>
        <w:rPr>
          <w:rStyle w:val="HyperlinkText"/>
        </w:rPr>
      </w:r>
      <w:r>
        <w:rPr>
          <w:rStyle w:val="HyperlinkText"/>
        </w:rPr>
        <w:instrText xml:space="preserve"> \* MERGEFORMAT </w:instrText>
      </w:r>
      <w:r>
        <w:rPr>
          <w:rStyle w:val="HyperlinkText"/>
        </w:rPr>
        <w:fldChar w:fldCharType="separate"/>
      </w:r>
      <w:r>
        <w:rPr>
          <w:rStyle w:val="HyperlinkText"/>
        </w:rPr>
        <w:t>Assigning Authority (HD)</w:t>
      </w:r>
      <w:r>
        <w:rPr>
          <w:rStyle w:val="HyperlinkText"/>
        </w:rPr>
        <w:fldChar w:fldCharType="end"/>
      </w:r>
      <w:r>
        <w:t xml:space="preserve">" for definition. If this component is a known UID refer to </w:t>
      </w:r>
      <w:hyperlink w:anchor="HL70301" w:history="1">
        <w:r>
          <w:rPr>
            <w:rStyle w:val="HyperlinkText"/>
          </w:rPr>
          <w:t>HL7 Table 0301 - Universal ID type</w:t>
        </w:r>
      </w:hyperlink>
      <w:r>
        <w:t xml:space="preserve"> for valid values</w:t>
      </w:r>
    </w:p>
    <w:p w14:paraId="12C041D6" w14:textId="77777777" w:rsidR="00980D3B" w:rsidRDefault="00980D3B">
      <w:pPr>
        <w:pStyle w:val="NormalIndented"/>
      </w:pPr>
      <w:r>
        <w:t>If CNN.10 is valued, this component must be valued. If component 1 is valued, either component 8, or 9, or both 10 and 11, must be valued.</w:t>
      </w:r>
    </w:p>
    <w:p w14:paraId="74AA6B35" w14:textId="77777777" w:rsidR="00980D3B" w:rsidRDefault="00980D3B">
      <w:pPr>
        <w:pStyle w:val="Heading3"/>
      </w:pPr>
      <w:r>
        <w:fldChar w:fldCharType="begin"/>
      </w:r>
      <w:r>
        <w:instrText xml:space="preserve"> XE "CP" </w:instrText>
      </w:r>
      <w:r>
        <w:fldChar w:fldCharType="end"/>
      </w:r>
      <w:r>
        <w:fldChar w:fldCharType="begin"/>
      </w:r>
      <w:r>
        <w:instrText xml:space="preserve"> XE "Data types: CP" </w:instrText>
      </w:r>
      <w:r>
        <w:fldChar w:fldCharType="end"/>
      </w:r>
      <w:bookmarkStart w:id="281" w:name="_Ref358258228"/>
      <w:bookmarkStart w:id="282" w:name="_Toc359236013"/>
      <w:bookmarkStart w:id="283" w:name="_Toc498145915"/>
      <w:bookmarkStart w:id="284" w:name="_Toc527864484"/>
      <w:bookmarkStart w:id="285" w:name="_Toc527865956"/>
      <w:bookmarkStart w:id="286" w:name="_Toc528481877"/>
      <w:bookmarkStart w:id="287" w:name="_Toc528482382"/>
      <w:bookmarkStart w:id="288" w:name="_Toc528482681"/>
      <w:bookmarkStart w:id="289" w:name="_Toc528482806"/>
      <w:bookmarkStart w:id="290" w:name="_Toc528486114"/>
      <w:bookmarkStart w:id="291" w:name="_Toc536689719"/>
      <w:bookmarkStart w:id="292" w:name="_Toc496464"/>
      <w:bookmarkStart w:id="293" w:name="_Toc524811"/>
      <w:bookmarkStart w:id="294" w:name="_Toc1802394"/>
      <w:bookmarkStart w:id="295" w:name="_Toc22448389"/>
      <w:bookmarkStart w:id="296" w:name="_Toc22697581"/>
      <w:bookmarkStart w:id="297" w:name="_Toc24273616"/>
      <w:r>
        <w:t>CP - composite price</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48DFC07F" w14:textId="77777777" w:rsidR="00980D3B" w:rsidRDefault="00980D3B">
      <w:pPr>
        <w:pStyle w:val="ComponentTableCaption"/>
      </w:pPr>
      <w:bookmarkStart w:id="298" w:name="CP"/>
      <w:r>
        <w:t xml:space="preserve">HL7 Component Table - CP – Composite Price </w:t>
      </w:r>
      <w:r>
        <w:fldChar w:fldCharType="begin"/>
      </w:r>
      <w:r>
        <w:instrText xml:space="preserve"> XE "HL7 Component Table - CP" </w:instrText>
      </w:r>
      <w:r>
        <w:fldChar w:fldCharType="end"/>
      </w:r>
      <w:bookmarkEnd w:id="29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5F18905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AE8A5DF"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5A303EC4"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07E4CE7B"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6FD20006"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657E0FC"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45F18A9"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F41E18F"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7D7726CD" w14:textId="77777777" w:rsidR="00980D3B" w:rsidRDefault="00980D3B">
            <w:pPr>
              <w:pStyle w:val="ComponentTableHeader"/>
              <w:rPr>
                <w:b w:val="0"/>
                <w:lang w:val="fr-FR"/>
              </w:rPr>
            </w:pPr>
            <w:r>
              <w:rPr>
                <w:lang w:val="fr-FR"/>
              </w:rPr>
              <w:t>SEC.REF.</w:t>
            </w:r>
          </w:p>
        </w:tc>
      </w:tr>
      <w:tr w:rsidR="00980D3B" w14:paraId="0EFFD87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C663BD6" w14:textId="77777777" w:rsidR="00980D3B" w:rsidRDefault="00980D3B">
            <w:pPr>
              <w:pStyle w:val="ComponentTableBody"/>
            </w:pPr>
            <w:r>
              <w:t>1</w:t>
            </w:r>
          </w:p>
        </w:tc>
        <w:tc>
          <w:tcPr>
            <w:tcW w:w="576" w:type="dxa"/>
            <w:tcBorders>
              <w:top w:val="single" w:sz="4" w:space="0" w:color="auto"/>
              <w:bottom w:val="single" w:sz="4" w:space="0" w:color="auto"/>
            </w:tcBorders>
          </w:tcPr>
          <w:p w14:paraId="09125F9B" w14:textId="77777777" w:rsidR="00980D3B" w:rsidRDefault="00980D3B">
            <w:pPr>
              <w:pStyle w:val="ComponentTableBody"/>
            </w:pPr>
            <w:r>
              <w:t>20</w:t>
            </w:r>
          </w:p>
        </w:tc>
        <w:tc>
          <w:tcPr>
            <w:tcW w:w="720" w:type="dxa"/>
            <w:tcBorders>
              <w:top w:val="single" w:sz="4" w:space="0" w:color="auto"/>
              <w:bottom w:val="single" w:sz="4" w:space="0" w:color="auto"/>
            </w:tcBorders>
          </w:tcPr>
          <w:p w14:paraId="20EA6F23" w14:textId="77777777" w:rsidR="00980D3B" w:rsidRDefault="00980D3B">
            <w:pPr>
              <w:pStyle w:val="ComponentTableBody"/>
            </w:pPr>
            <w:r>
              <w:t>MO</w:t>
            </w:r>
          </w:p>
        </w:tc>
        <w:tc>
          <w:tcPr>
            <w:tcW w:w="576" w:type="dxa"/>
            <w:tcBorders>
              <w:top w:val="single" w:sz="4" w:space="0" w:color="auto"/>
              <w:bottom w:val="single" w:sz="4" w:space="0" w:color="auto"/>
            </w:tcBorders>
          </w:tcPr>
          <w:p w14:paraId="5CB66389" w14:textId="77777777" w:rsidR="00980D3B" w:rsidRDefault="00980D3B">
            <w:pPr>
              <w:pStyle w:val="ComponentTableBody"/>
            </w:pPr>
            <w:r>
              <w:t>R</w:t>
            </w:r>
          </w:p>
        </w:tc>
        <w:tc>
          <w:tcPr>
            <w:tcW w:w="720" w:type="dxa"/>
            <w:tcBorders>
              <w:top w:val="single" w:sz="4" w:space="0" w:color="auto"/>
              <w:bottom w:val="single" w:sz="4" w:space="0" w:color="auto"/>
            </w:tcBorders>
          </w:tcPr>
          <w:p w14:paraId="5C15661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BFA9311" w14:textId="77777777" w:rsidR="00980D3B" w:rsidRDefault="00980D3B">
            <w:pPr>
              <w:pStyle w:val="ComponentTableBody"/>
              <w:jc w:val="left"/>
            </w:pPr>
            <w:r>
              <w:t>Price</w:t>
            </w:r>
          </w:p>
        </w:tc>
        <w:tc>
          <w:tcPr>
            <w:tcW w:w="1440" w:type="dxa"/>
            <w:tcBorders>
              <w:top w:val="single" w:sz="4" w:space="0" w:color="auto"/>
              <w:bottom w:val="single" w:sz="4" w:space="0" w:color="auto"/>
            </w:tcBorders>
          </w:tcPr>
          <w:p w14:paraId="16E8BFA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A0E3B24"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_Ref358258209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2.A.41</w:t>
            </w:r>
            <w:r>
              <w:rPr>
                <w:rStyle w:val="Hyperlink"/>
              </w:rPr>
              <w:fldChar w:fldCharType="end"/>
            </w:r>
          </w:p>
        </w:tc>
      </w:tr>
      <w:tr w:rsidR="00980D3B" w14:paraId="349D5C4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82098AA"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658D6B27" w14:textId="77777777" w:rsidR="00980D3B" w:rsidRDefault="00980D3B">
            <w:pPr>
              <w:pStyle w:val="ComponentTableBody"/>
              <w:rPr>
                <w:lang w:val="it-IT"/>
              </w:rPr>
            </w:pPr>
            <w:r>
              <w:rPr>
                <w:lang w:val="it-IT"/>
              </w:rPr>
              <w:t>2</w:t>
            </w:r>
          </w:p>
        </w:tc>
        <w:tc>
          <w:tcPr>
            <w:tcW w:w="720" w:type="dxa"/>
            <w:tcBorders>
              <w:top w:val="single" w:sz="4" w:space="0" w:color="auto"/>
              <w:bottom w:val="single" w:sz="4" w:space="0" w:color="auto"/>
            </w:tcBorders>
          </w:tcPr>
          <w:p w14:paraId="7D549640"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31150259"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E07D5CB" w14:textId="77777777" w:rsidR="00980D3B" w:rsidRDefault="00980D3B">
            <w:pPr>
              <w:pStyle w:val="ComponentTableBody"/>
            </w:pPr>
            <w:r>
              <w:t>0205</w:t>
            </w:r>
          </w:p>
        </w:tc>
        <w:tc>
          <w:tcPr>
            <w:tcW w:w="2880" w:type="dxa"/>
            <w:tcBorders>
              <w:top w:val="single" w:sz="4" w:space="0" w:color="auto"/>
              <w:bottom w:val="single" w:sz="4" w:space="0" w:color="auto"/>
            </w:tcBorders>
          </w:tcPr>
          <w:p w14:paraId="5DA18ED5" w14:textId="77777777" w:rsidR="00980D3B" w:rsidRDefault="00980D3B">
            <w:pPr>
              <w:pStyle w:val="ComponentTableBody"/>
              <w:jc w:val="left"/>
            </w:pPr>
            <w:r>
              <w:t>Price Type</w:t>
            </w:r>
          </w:p>
        </w:tc>
        <w:tc>
          <w:tcPr>
            <w:tcW w:w="1440" w:type="dxa"/>
            <w:tcBorders>
              <w:top w:val="single" w:sz="4" w:space="0" w:color="auto"/>
              <w:bottom w:val="single" w:sz="4" w:space="0" w:color="auto"/>
            </w:tcBorders>
          </w:tcPr>
          <w:p w14:paraId="19F1632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C75F74E"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441CD61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3E8F931" w14:textId="77777777" w:rsidR="00980D3B" w:rsidRDefault="00980D3B">
            <w:pPr>
              <w:pStyle w:val="ComponentTableBody"/>
            </w:pPr>
            <w:r>
              <w:t>3</w:t>
            </w:r>
          </w:p>
        </w:tc>
        <w:tc>
          <w:tcPr>
            <w:tcW w:w="576" w:type="dxa"/>
            <w:tcBorders>
              <w:top w:val="single" w:sz="4" w:space="0" w:color="auto"/>
              <w:bottom w:val="single" w:sz="4" w:space="0" w:color="auto"/>
            </w:tcBorders>
          </w:tcPr>
          <w:p w14:paraId="6BAC7C87" w14:textId="77777777" w:rsidR="00980D3B" w:rsidRDefault="00980D3B">
            <w:pPr>
              <w:pStyle w:val="ComponentTableBody"/>
            </w:pPr>
            <w:r>
              <w:t>16</w:t>
            </w:r>
          </w:p>
        </w:tc>
        <w:tc>
          <w:tcPr>
            <w:tcW w:w="720" w:type="dxa"/>
            <w:tcBorders>
              <w:top w:val="single" w:sz="4" w:space="0" w:color="auto"/>
              <w:bottom w:val="single" w:sz="4" w:space="0" w:color="auto"/>
            </w:tcBorders>
          </w:tcPr>
          <w:p w14:paraId="53323BEE" w14:textId="77777777" w:rsidR="00980D3B" w:rsidRDefault="00980D3B">
            <w:pPr>
              <w:pStyle w:val="ComponentTableBody"/>
            </w:pPr>
            <w:r>
              <w:t>NM</w:t>
            </w:r>
          </w:p>
        </w:tc>
        <w:tc>
          <w:tcPr>
            <w:tcW w:w="576" w:type="dxa"/>
            <w:tcBorders>
              <w:top w:val="single" w:sz="4" w:space="0" w:color="auto"/>
              <w:bottom w:val="single" w:sz="4" w:space="0" w:color="auto"/>
            </w:tcBorders>
          </w:tcPr>
          <w:p w14:paraId="49320116" w14:textId="77777777" w:rsidR="00980D3B" w:rsidRDefault="00980D3B">
            <w:pPr>
              <w:pStyle w:val="ComponentTableBody"/>
            </w:pPr>
            <w:r>
              <w:t>O</w:t>
            </w:r>
          </w:p>
        </w:tc>
        <w:tc>
          <w:tcPr>
            <w:tcW w:w="720" w:type="dxa"/>
            <w:tcBorders>
              <w:top w:val="single" w:sz="4" w:space="0" w:color="auto"/>
              <w:bottom w:val="single" w:sz="4" w:space="0" w:color="auto"/>
            </w:tcBorders>
          </w:tcPr>
          <w:p w14:paraId="1E608AD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8BB8936" w14:textId="77777777" w:rsidR="00980D3B" w:rsidRDefault="00980D3B">
            <w:pPr>
              <w:pStyle w:val="ComponentTableBody"/>
              <w:jc w:val="left"/>
            </w:pPr>
            <w:r>
              <w:t>From Value</w:t>
            </w:r>
          </w:p>
        </w:tc>
        <w:tc>
          <w:tcPr>
            <w:tcW w:w="1440" w:type="dxa"/>
            <w:tcBorders>
              <w:top w:val="single" w:sz="4" w:space="0" w:color="auto"/>
              <w:bottom w:val="single" w:sz="4" w:space="0" w:color="auto"/>
            </w:tcBorders>
          </w:tcPr>
          <w:p w14:paraId="4D8BC96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6BAB77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0BB4E8A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14D7730"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33E22F93"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0747EAA8"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6D01D0BF"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9B2258C"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25756EF" w14:textId="77777777" w:rsidR="00980D3B" w:rsidRDefault="00980D3B">
            <w:pPr>
              <w:pStyle w:val="ComponentTableBody"/>
              <w:jc w:val="left"/>
            </w:pPr>
            <w:r>
              <w:t>To Value</w:t>
            </w:r>
          </w:p>
        </w:tc>
        <w:tc>
          <w:tcPr>
            <w:tcW w:w="1440" w:type="dxa"/>
            <w:tcBorders>
              <w:top w:val="single" w:sz="4" w:space="0" w:color="auto"/>
              <w:bottom w:val="single" w:sz="4" w:space="0" w:color="auto"/>
            </w:tcBorders>
          </w:tcPr>
          <w:p w14:paraId="2BAED80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DA27023"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6EE9534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64D09FB" w14:textId="77777777" w:rsidR="00980D3B" w:rsidRDefault="00980D3B">
            <w:pPr>
              <w:pStyle w:val="ComponentTableBody"/>
              <w:rPr>
                <w:lang w:val="fr-FR"/>
              </w:rPr>
            </w:pPr>
            <w:r>
              <w:rPr>
                <w:lang w:val="fr-FR"/>
              </w:rPr>
              <w:t>5</w:t>
            </w:r>
          </w:p>
        </w:tc>
        <w:tc>
          <w:tcPr>
            <w:tcW w:w="576" w:type="dxa"/>
            <w:tcBorders>
              <w:top w:val="single" w:sz="4" w:space="0" w:color="auto"/>
              <w:bottom w:val="single" w:sz="4" w:space="0" w:color="auto"/>
            </w:tcBorders>
          </w:tcPr>
          <w:p w14:paraId="4484C371" w14:textId="77777777" w:rsidR="00980D3B" w:rsidRDefault="00980D3B">
            <w:pPr>
              <w:pStyle w:val="ComponentTableBody"/>
              <w:rPr>
                <w:lang w:val="fr-FR"/>
              </w:rPr>
            </w:pPr>
            <w:r>
              <w:rPr>
                <w:lang w:val="fr-FR"/>
              </w:rPr>
              <w:t>483</w:t>
            </w:r>
          </w:p>
        </w:tc>
        <w:tc>
          <w:tcPr>
            <w:tcW w:w="720" w:type="dxa"/>
            <w:tcBorders>
              <w:top w:val="single" w:sz="4" w:space="0" w:color="auto"/>
              <w:bottom w:val="single" w:sz="4" w:space="0" w:color="auto"/>
            </w:tcBorders>
          </w:tcPr>
          <w:p w14:paraId="344A970D" w14:textId="77777777" w:rsidR="00980D3B" w:rsidRDefault="00980D3B">
            <w:pPr>
              <w:pStyle w:val="ComponentTableBody"/>
              <w:rPr>
                <w:lang w:val="fr-FR"/>
              </w:rPr>
            </w:pPr>
            <w:r>
              <w:rPr>
                <w:lang w:val="fr-FR"/>
              </w:rPr>
              <w:t>CE</w:t>
            </w:r>
          </w:p>
        </w:tc>
        <w:tc>
          <w:tcPr>
            <w:tcW w:w="576" w:type="dxa"/>
            <w:tcBorders>
              <w:top w:val="single" w:sz="4" w:space="0" w:color="auto"/>
              <w:bottom w:val="single" w:sz="4" w:space="0" w:color="auto"/>
            </w:tcBorders>
          </w:tcPr>
          <w:p w14:paraId="2C918EC3"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671E9BCA" w14:textId="77777777" w:rsidR="00980D3B" w:rsidRDefault="00980D3B">
            <w:pPr>
              <w:pStyle w:val="ComponentTableBody"/>
              <w:rPr>
                <w:sz w:val="16"/>
                <w:lang w:val="fr-FR"/>
              </w:rPr>
            </w:pPr>
          </w:p>
        </w:tc>
        <w:tc>
          <w:tcPr>
            <w:tcW w:w="2880" w:type="dxa"/>
            <w:tcBorders>
              <w:top w:val="single" w:sz="4" w:space="0" w:color="auto"/>
              <w:bottom w:val="single" w:sz="4" w:space="0" w:color="auto"/>
            </w:tcBorders>
          </w:tcPr>
          <w:p w14:paraId="1C4B8321" w14:textId="77777777" w:rsidR="00980D3B" w:rsidRDefault="00980D3B">
            <w:pPr>
              <w:pStyle w:val="ComponentTableBody"/>
              <w:jc w:val="left"/>
              <w:rPr>
                <w:lang w:val="fr-FR"/>
              </w:rPr>
            </w:pPr>
            <w:r>
              <w:rPr>
                <w:lang w:val="fr-FR"/>
              </w:rPr>
              <w:t>Range Units</w:t>
            </w:r>
          </w:p>
        </w:tc>
        <w:tc>
          <w:tcPr>
            <w:tcW w:w="1440" w:type="dxa"/>
            <w:tcBorders>
              <w:top w:val="single" w:sz="4" w:space="0" w:color="auto"/>
              <w:bottom w:val="single" w:sz="4" w:space="0" w:color="auto"/>
            </w:tcBorders>
          </w:tcPr>
          <w:p w14:paraId="17F24E4D"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45B2941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_Ref358257932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2.A.6</w:t>
            </w:r>
            <w:r>
              <w:rPr>
                <w:rStyle w:val="Hyperlink"/>
              </w:rPr>
              <w:fldChar w:fldCharType="end"/>
            </w:r>
          </w:p>
        </w:tc>
      </w:tr>
      <w:tr w:rsidR="00980D3B" w14:paraId="2D0D7FE7"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82CF230" w14:textId="77777777" w:rsidR="00980D3B" w:rsidRDefault="00980D3B">
            <w:pPr>
              <w:pStyle w:val="ComponentTableBody"/>
              <w:rPr>
                <w:lang w:val="it-IT"/>
              </w:rPr>
            </w:pPr>
            <w:r>
              <w:rPr>
                <w:lang w:val="it-IT"/>
              </w:rPr>
              <w:t>6</w:t>
            </w:r>
          </w:p>
        </w:tc>
        <w:tc>
          <w:tcPr>
            <w:tcW w:w="576" w:type="dxa"/>
            <w:tcBorders>
              <w:top w:val="single" w:sz="4" w:space="0" w:color="auto"/>
              <w:bottom w:val="double" w:sz="4" w:space="0" w:color="auto"/>
            </w:tcBorders>
          </w:tcPr>
          <w:p w14:paraId="3F53C6D2" w14:textId="77777777" w:rsidR="00980D3B" w:rsidRDefault="00980D3B">
            <w:pPr>
              <w:pStyle w:val="ComponentTableBody"/>
              <w:rPr>
                <w:lang w:val="it-IT"/>
              </w:rPr>
            </w:pPr>
            <w:r>
              <w:rPr>
                <w:lang w:val="it-IT"/>
              </w:rPr>
              <w:t>1</w:t>
            </w:r>
          </w:p>
        </w:tc>
        <w:tc>
          <w:tcPr>
            <w:tcW w:w="720" w:type="dxa"/>
            <w:tcBorders>
              <w:top w:val="single" w:sz="4" w:space="0" w:color="auto"/>
              <w:bottom w:val="double" w:sz="4" w:space="0" w:color="auto"/>
            </w:tcBorders>
          </w:tcPr>
          <w:p w14:paraId="0BFF46A6"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5B461868"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2B234046" w14:textId="77777777" w:rsidR="00980D3B" w:rsidRDefault="00980D3B">
            <w:pPr>
              <w:pStyle w:val="ComponentTableBody"/>
            </w:pPr>
            <w:r>
              <w:t>0298</w:t>
            </w:r>
          </w:p>
        </w:tc>
        <w:tc>
          <w:tcPr>
            <w:tcW w:w="2880" w:type="dxa"/>
            <w:tcBorders>
              <w:top w:val="single" w:sz="4" w:space="0" w:color="auto"/>
              <w:bottom w:val="double" w:sz="4" w:space="0" w:color="auto"/>
            </w:tcBorders>
          </w:tcPr>
          <w:p w14:paraId="026585E4" w14:textId="77777777" w:rsidR="00980D3B" w:rsidRDefault="00980D3B">
            <w:pPr>
              <w:pStyle w:val="ComponentTableBody"/>
              <w:jc w:val="left"/>
            </w:pPr>
            <w:r>
              <w:t>Range Type</w:t>
            </w:r>
          </w:p>
        </w:tc>
        <w:tc>
          <w:tcPr>
            <w:tcW w:w="1440" w:type="dxa"/>
            <w:tcBorders>
              <w:top w:val="single" w:sz="4" w:space="0" w:color="auto"/>
              <w:bottom w:val="double" w:sz="4" w:space="0" w:color="auto"/>
            </w:tcBorders>
          </w:tcPr>
          <w:p w14:paraId="0BCE21BF"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DF14C6A"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79F07FC8" w14:textId="77777777" w:rsidR="00980D3B" w:rsidRDefault="00980D3B">
      <w:pPr>
        <w:pStyle w:val="Note"/>
      </w:pPr>
      <w:r>
        <w:rPr>
          <w:rStyle w:val="Strong"/>
        </w:rPr>
        <w:t>Note:</w:t>
      </w:r>
      <w:r>
        <w:t xml:space="preserve"> </w:t>
      </w:r>
      <w:r>
        <w:tab/>
        <w:t>This data type is often used to define a repeating field within a given segment.</w:t>
      </w:r>
    </w:p>
    <w:p w14:paraId="1A6304B5" w14:textId="77777777" w:rsidR="00980D3B" w:rsidRDefault="00980D3B"/>
    <w:p w14:paraId="63B860B4" w14:textId="77777777" w:rsidR="00980D3B" w:rsidRDefault="00980D3B">
      <w:pPr>
        <w:pStyle w:val="Note"/>
        <w:tabs>
          <w:tab w:val="left" w:pos="1440"/>
        </w:tabs>
        <w:rPr>
          <w:snapToGrid w:val="0"/>
        </w:rPr>
      </w:pPr>
      <w:r>
        <w:rPr>
          <w:rStyle w:val="Strong"/>
        </w:rPr>
        <w:t>Maximum Length:</w:t>
      </w:r>
      <w:r>
        <w:t xml:space="preserve"> 543 </w:t>
      </w:r>
    </w:p>
    <w:p w14:paraId="3362C823" w14:textId="77777777" w:rsidR="00980D3B" w:rsidRDefault="00980D3B">
      <w:pPr>
        <w:pStyle w:val="NormalIndented"/>
      </w:pPr>
      <w:r>
        <w:t>Example:</w:t>
      </w:r>
    </w:p>
    <w:p w14:paraId="6FA4AC05" w14:textId="77777777" w:rsidR="00980D3B" w:rsidRDefault="00980D3B">
      <w:pPr>
        <w:pStyle w:val="Example"/>
        <w:rPr>
          <w:noProof w:val="0"/>
        </w:rPr>
      </w:pPr>
      <w:r>
        <w:rPr>
          <w:noProof w:val="0"/>
        </w:rPr>
        <w:t>|100.00&amp;USD^UP^0^9^min^P~50.00&amp;USD^UP^10^59^min^P~10.00&amp;USD^UP^60^999^P~50.00&amp;USD^AP~200.00&amp;USD^PF</w:t>
      </w:r>
    </w:p>
    <w:p w14:paraId="1B683CB2" w14:textId="77777777" w:rsidR="00980D3B" w:rsidRDefault="00980D3B">
      <w:pPr>
        <w:pStyle w:val="Example"/>
        <w:rPr>
          <w:noProof w:val="0"/>
        </w:rPr>
      </w:pPr>
      <w:r>
        <w:rPr>
          <w:noProof w:val="0"/>
        </w:rPr>
        <w:t>~80.00&amp;USD^DC|</w:t>
      </w:r>
    </w:p>
    <w:p w14:paraId="08ED3C54" w14:textId="77777777" w:rsidR="00980D3B" w:rsidRDefault="00980D3B">
      <w:pPr>
        <w:pStyle w:val="Heading4"/>
        <w:rPr>
          <w:vanish/>
        </w:rPr>
      </w:pPr>
      <w:r>
        <w:rPr>
          <w:vanish/>
        </w:rPr>
        <w:t>hiddentext</w:t>
      </w:r>
    </w:p>
    <w:p w14:paraId="103016D2" w14:textId="77777777" w:rsidR="00980D3B" w:rsidRDefault="00980D3B">
      <w:pPr>
        <w:pStyle w:val="Heading4"/>
      </w:pPr>
      <w:bookmarkStart w:id="299" w:name="_Toc498145916"/>
      <w:bookmarkStart w:id="300" w:name="_Toc527864485"/>
      <w:bookmarkStart w:id="301" w:name="_Toc527865957"/>
      <w:r>
        <w:t>Price (MO)</w:t>
      </w:r>
      <w:bookmarkEnd w:id="299"/>
      <w:bookmarkEnd w:id="300"/>
      <w:bookmarkEnd w:id="301"/>
    </w:p>
    <w:p w14:paraId="1FE82186" w14:textId="77777777" w:rsidR="00980D3B" w:rsidRDefault="00980D3B">
      <w:pPr>
        <w:pStyle w:val="NormalIndented"/>
      </w:pPr>
      <w:r>
        <w:t xml:space="preserve">The only required component; usually containing a decimal point. Note that each component of the MO data type (Section </w:t>
      </w:r>
      <w:r>
        <w:rPr>
          <w:rStyle w:val="HyperlinkText"/>
        </w:rPr>
        <w:fldChar w:fldCharType="begin"/>
      </w:r>
      <w:r>
        <w:rPr>
          <w:rStyle w:val="HyperlinkText"/>
        </w:rPr>
        <w:instrText xml:space="preserve"> REF _Ref358258209 \w \h </w:instrText>
      </w:r>
      <w:r>
        <w:rPr>
          <w:rStyle w:val="HyperlinkText"/>
        </w:rPr>
      </w:r>
      <w:r>
        <w:rPr>
          <w:rStyle w:val="HyperlinkText"/>
        </w:rPr>
        <w:instrText xml:space="preserve"> \* MERGEFORMAT </w:instrText>
      </w:r>
      <w:r>
        <w:rPr>
          <w:rStyle w:val="HyperlinkText"/>
        </w:rPr>
        <w:fldChar w:fldCharType="separate"/>
      </w:r>
      <w:r>
        <w:rPr>
          <w:rStyle w:val="HyperlinkText"/>
        </w:rPr>
        <w:t>2.A.41</w:t>
      </w:r>
      <w:r>
        <w:rPr>
          <w:rStyle w:val="HyperlinkText"/>
        </w:rPr>
        <w:fldChar w:fldCharType="end"/>
      </w:r>
      <w:r>
        <w:t>, "</w:t>
      </w:r>
      <w:r>
        <w:rPr>
          <w:rStyle w:val="HyperlinkText"/>
        </w:rPr>
        <w:fldChar w:fldCharType="begin"/>
      </w:r>
      <w:r>
        <w:rPr>
          <w:rStyle w:val="HyperlinkText"/>
        </w:rPr>
        <w:instrText xml:space="preserve"> REF _Ref358258209 \h </w:instrText>
      </w:r>
      <w:r>
        <w:rPr>
          <w:rStyle w:val="HyperlinkText"/>
        </w:rPr>
      </w:r>
      <w:r>
        <w:rPr>
          <w:rStyle w:val="HyperlinkText"/>
        </w:rPr>
        <w:instrText xml:space="preserve"> \* MERGEFORMAT </w:instrText>
      </w:r>
      <w:r>
        <w:rPr>
          <w:rStyle w:val="HyperlinkText"/>
        </w:rPr>
        <w:fldChar w:fldCharType="separate"/>
      </w:r>
      <w:r>
        <w:rPr>
          <w:rStyle w:val="HyperlinkText"/>
        </w:rPr>
        <w:t>MO - money</w:t>
      </w:r>
      <w:r>
        <w:rPr>
          <w:rStyle w:val="HyperlinkText"/>
        </w:rPr>
        <w:fldChar w:fldCharType="end"/>
      </w:r>
      <w:r>
        <w:t>") is a subcomp</w:t>
      </w:r>
      <w:r>
        <w:t>o</w:t>
      </w:r>
      <w:r>
        <w:t>nent here.</w:t>
      </w:r>
    </w:p>
    <w:p w14:paraId="275AE41A" w14:textId="77777777" w:rsidR="00980D3B" w:rsidRDefault="00980D3B">
      <w:pPr>
        <w:pStyle w:val="Heading4"/>
      </w:pPr>
      <w:bookmarkStart w:id="302" w:name="_Toc498145917"/>
      <w:bookmarkStart w:id="303" w:name="_Toc527864486"/>
      <w:bookmarkStart w:id="304" w:name="_Toc527865958"/>
      <w:r>
        <w:lastRenderedPageBreak/>
        <w:t>Price Type (ID)</w:t>
      </w:r>
      <w:bookmarkEnd w:id="302"/>
      <w:bookmarkEnd w:id="303"/>
      <w:bookmarkEnd w:id="304"/>
    </w:p>
    <w:p w14:paraId="64ED8BCA" w14:textId="77777777" w:rsidR="00980D3B" w:rsidRDefault="00980D3B">
      <w:pPr>
        <w:pStyle w:val="NormalIndented"/>
      </w:pPr>
      <w:r>
        <w:t xml:space="preserve">A coded value, data type ID.  Refer to </w:t>
      </w:r>
      <w:hyperlink w:anchor="HL70205" w:history="1">
        <w:r>
          <w:rPr>
            <w:rStyle w:val="HyperlinkText"/>
          </w:rPr>
          <w:t>HL7 Table 0205 - Price type</w:t>
        </w:r>
      </w:hyperlink>
      <w:r>
        <w:t xml:space="preserve"> for valid va</w:t>
      </w:r>
      <w:r>
        <w:t>l</w:t>
      </w:r>
      <w:r>
        <w:t>ues.</w:t>
      </w:r>
    </w:p>
    <w:p w14:paraId="0818B621" w14:textId="77777777" w:rsidR="00980D3B" w:rsidRDefault="00980D3B">
      <w:pPr>
        <w:pStyle w:val="HL7TableCaption"/>
      </w:pPr>
      <w:bookmarkStart w:id="305" w:name="_Toc349735658"/>
      <w:bookmarkStart w:id="306" w:name="_Toc349803929"/>
      <w:r>
        <w:t>HL7 Table 0205 - Price type</w:t>
      </w:r>
      <w:bookmarkStart w:id="307" w:name="HL70205"/>
      <w:bookmarkEnd w:id="305"/>
      <w:bookmarkEnd w:id="306"/>
      <w:bookmarkEnd w:id="307"/>
      <w:r>
        <w:fldChar w:fldCharType="begin"/>
      </w:r>
      <w:r>
        <w:instrText xml:space="preserve"> XE "HL7 Table 0205 - Price type"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332"/>
        <w:gridCol w:w="5760"/>
        <w:gridCol w:w="2160"/>
      </w:tblGrid>
      <w:tr w:rsidR="00980D3B" w14:paraId="2222C905" w14:textId="77777777">
        <w:tblPrEx>
          <w:tblCellMar>
            <w:top w:w="0" w:type="dxa"/>
            <w:bottom w:w="0" w:type="dxa"/>
          </w:tblCellMar>
        </w:tblPrEx>
        <w:trPr>
          <w:tblHeader/>
          <w:jc w:val="center"/>
        </w:trPr>
        <w:tc>
          <w:tcPr>
            <w:tcW w:w="1332" w:type="dxa"/>
            <w:tcBorders>
              <w:top w:val="double" w:sz="4" w:space="0" w:color="auto"/>
              <w:bottom w:val="single" w:sz="4" w:space="0" w:color="auto"/>
            </w:tcBorders>
            <w:shd w:val="pct10" w:color="auto" w:fill="FFFFFF"/>
          </w:tcPr>
          <w:p w14:paraId="370FB920" w14:textId="77777777" w:rsidR="00980D3B" w:rsidRDefault="00980D3B">
            <w:pPr>
              <w:pStyle w:val="HL7TableHeader"/>
              <w:jc w:val="center"/>
              <w:rPr>
                <w:lang w:val="fr-FR"/>
              </w:rPr>
            </w:pPr>
            <w:r>
              <w:rPr>
                <w:lang w:val="fr-FR"/>
              </w:rPr>
              <w:t>Value</w:t>
            </w:r>
          </w:p>
        </w:tc>
        <w:tc>
          <w:tcPr>
            <w:tcW w:w="5760" w:type="dxa"/>
            <w:tcBorders>
              <w:top w:val="double" w:sz="4" w:space="0" w:color="auto"/>
              <w:bottom w:val="single" w:sz="4" w:space="0" w:color="auto"/>
            </w:tcBorders>
            <w:shd w:val="pct10" w:color="auto" w:fill="FFFFFF"/>
          </w:tcPr>
          <w:p w14:paraId="713DCFBF"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6B57CB65" w14:textId="77777777" w:rsidR="00980D3B" w:rsidRDefault="00980D3B">
            <w:pPr>
              <w:pStyle w:val="HL7TableHeader"/>
              <w:rPr>
                <w:lang w:val="fr-FR"/>
              </w:rPr>
            </w:pPr>
            <w:r>
              <w:rPr>
                <w:lang w:val="fr-FR"/>
              </w:rPr>
              <w:t>Comment</w:t>
            </w:r>
          </w:p>
        </w:tc>
      </w:tr>
      <w:tr w:rsidR="00980D3B" w14:paraId="1986DF5B"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2B868AE0" w14:textId="77777777" w:rsidR="00980D3B" w:rsidRDefault="00980D3B">
            <w:pPr>
              <w:pStyle w:val="HL7TableBody"/>
              <w:jc w:val="center"/>
            </w:pPr>
            <w:r>
              <w:t>AP</w:t>
            </w:r>
          </w:p>
        </w:tc>
        <w:tc>
          <w:tcPr>
            <w:tcW w:w="5760" w:type="dxa"/>
            <w:tcBorders>
              <w:top w:val="single" w:sz="4" w:space="0" w:color="auto"/>
              <w:bottom w:val="single" w:sz="4" w:space="0" w:color="auto"/>
            </w:tcBorders>
          </w:tcPr>
          <w:p w14:paraId="638A86D8" w14:textId="77777777" w:rsidR="00980D3B" w:rsidRDefault="00980D3B">
            <w:pPr>
              <w:pStyle w:val="HL7TableBody"/>
            </w:pPr>
            <w:r>
              <w:t>administrative price or handling fee</w:t>
            </w:r>
          </w:p>
        </w:tc>
        <w:tc>
          <w:tcPr>
            <w:tcW w:w="2160" w:type="dxa"/>
            <w:tcBorders>
              <w:top w:val="single" w:sz="4" w:space="0" w:color="auto"/>
              <w:bottom w:val="single" w:sz="4" w:space="0" w:color="auto"/>
            </w:tcBorders>
          </w:tcPr>
          <w:p w14:paraId="5463F3A5" w14:textId="77777777" w:rsidR="00980D3B" w:rsidRDefault="00980D3B">
            <w:pPr>
              <w:pStyle w:val="HL7TableBody"/>
            </w:pPr>
          </w:p>
        </w:tc>
      </w:tr>
      <w:tr w:rsidR="00980D3B" w14:paraId="4AC6B57D"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66335470" w14:textId="77777777" w:rsidR="00980D3B" w:rsidRDefault="00980D3B">
            <w:pPr>
              <w:pStyle w:val="HL7TableBody"/>
              <w:jc w:val="center"/>
            </w:pPr>
            <w:r>
              <w:t>DC</w:t>
            </w:r>
          </w:p>
        </w:tc>
        <w:tc>
          <w:tcPr>
            <w:tcW w:w="5760" w:type="dxa"/>
            <w:tcBorders>
              <w:top w:val="single" w:sz="4" w:space="0" w:color="auto"/>
              <w:bottom w:val="single" w:sz="4" w:space="0" w:color="auto"/>
            </w:tcBorders>
          </w:tcPr>
          <w:p w14:paraId="5A3B373C" w14:textId="77777777" w:rsidR="00980D3B" w:rsidRDefault="00980D3B">
            <w:pPr>
              <w:pStyle w:val="HL7TableBody"/>
            </w:pPr>
            <w:r>
              <w:t>direct unit cost</w:t>
            </w:r>
          </w:p>
        </w:tc>
        <w:tc>
          <w:tcPr>
            <w:tcW w:w="2160" w:type="dxa"/>
            <w:tcBorders>
              <w:top w:val="single" w:sz="4" w:space="0" w:color="auto"/>
              <w:bottom w:val="single" w:sz="4" w:space="0" w:color="auto"/>
            </w:tcBorders>
          </w:tcPr>
          <w:p w14:paraId="2CC2DDE0" w14:textId="77777777" w:rsidR="00980D3B" w:rsidRDefault="00980D3B">
            <w:pPr>
              <w:pStyle w:val="HL7TableBody"/>
            </w:pPr>
          </w:p>
        </w:tc>
      </w:tr>
      <w:tr w:rsidR="00980D3B" w14:paraId="5A1DDDDF"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442D5174" w14:textId="77777777" w:rsidR="00980D3B" w:rsidRDefault="00980D3B">
            <w:pPr>
              <w:pStyle w:val="HL7TableBody"/>
              <w:jc w:val="center"/>
            </w:pPr>
            <w:r>
              <w:t>IC</w:t>
            </w:r>
          </w:p>
        </w:tc>
        <w:tc>
          <w:tcPr>
            <w:tcW w:w="5760" w:type="dxa"/>
            <w:tcBorders>
              <w:top w:val="single" w:sz="4" w:space="0" w:color="auto"/>
              <w:bottom w:val="single" w:sz="4" w:space="0" w:color="auto"/>
            </w:tcBorders>
          </w:tcPr>
          <w:p w14:paraId="199AAF34" w14:textId="77777777" w:rsidR="00980D3B" w:rsidRDefault="00980D3B">
            <w:pPr>
              <w:pStyle w:val="HL7TableBody"/>
            </w:pPr>
            <w:r>
              <w:t>indirect unit cost</w:t>
            </w:r>
          </w:p>
        </w:tc>
        <w:tc>
          <w:tcPr>
            <w:tcW w:w="2160" w:type="dxa"/>
            <w:tcBorders>
              <w:top w:val="single" w:sz="4" w:space="0" w:color="auto"/>
              <w:bottom w:val="single" w:sz="4" w:space="0" w:color="auto"/>
            </w:tcBorders>
          </w:tcPr>
          <w:p w14:paraId="5E400C1F" w14:textId="77777777" w:rsidR="00980D3B" w:rsidRDefault="00980D3B">
            <w:pPr>
              <w:pStyle w:val="HL7TableBody"/>
            </w:pPr>
          </w:p>
        </w:tc>
      </w:tr>
      <w:tr w:rsidR="00980D3B" w14:paraId="0B5AC595"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46D5A155" w14:textId="77777777" w:rsidR="00980D3B" w:rsidRDefault="00980D3B">
            <w:pPr>
              <w:pStyle w:val="HL7TableBody"/>
              <w:jc w:val="center"/>
            </w:pPr>
            <w:r>
              <w:t>PF</w:t>
            </w:r>
          </w:p>
        </w:tc>
        <w:tc>
          <w:tcPr>
            <w:tcW w:w="5760" w:type="dxa"/>
            <w:tcBorders>
              <w:top w:val="single" w:sz="4" w:space="0" w:color="auto"/>
              <w:bottom w:val="single" w:sz="4" w:space="0" w:color="auto"/>
            </w:tcBorders>
          </w:tcPr>
          <w:p w14:paraId="0C9B143F" w14:textId="77777777" w:rsidR="00980D3B" w:rsidRDefault="00980D3B">
            <w:pPr>
              <w:pStyle w:val="HL7TableBody"/>
            </w:pPr>
            <w:r>
              <w:t>professional fee for performing provider</w:t>
            </w:r>
          </w:p>
        </w:tc>
        <w:tc>
          <w:tcPr>
            <w:tcW w:w="2160" w:type="dxa"/>
            <w:tcBorders>
              <w:top w:val="single" w:sz="4" w:space="0" w:color="auto"/>
              <w:bottom w:val="single" w:sz="4" w:space="0" w:color="auto"/>
            </w:tcBorders>
          </w:tcPr>
          <w:p w14:paraId="34646A9D" w14:textId="77777777" w:rsidR="00980D3B" w:rsidRDefault="00980D3B">
            <w:pPr>
              <w:pStyle w:val="HL7TableBody"/>
            </w:pPr>
          </w:p>
        </w:tc>
      </w:tr>
      <w:tr w:rsidR="00980D3B" w14:paraId="2326B64C"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345A8F9D" w14:textId="77777777" w:rsidR="00980D3B" w:rsidRDefault="00980D3B">
            <w:pPr>
              <w:pStyle w:val="HL7TableBody"/>
              <w:jc w:val="center"/>
            </w:pPr>
            <w:r>
              <w:t>TF</w:t>
            </w:r>
          </w:p>
        </w:tc>
        <w:tc>
          <w:tcPr>
            <w:tcW w:w="5760" w:type="dxa"/>
            <w:tcBorders>
              <w:top w:val="single" w:sz="4" w:space="0" w:color="auto"/>
              <w:bottom w:val="single" w:sz="4" w:space="0" w:color="auto"/>
            </w:tcBorders>
          </w:tcPr>
          <w:p w14:paraId="11445381" w14:textId="77777777" w:rsidR="00980D3B" w:rsidRDefault="00980D3B">
            <w:pPr>
              <w:pStyle w:val="HL7TableBody"/>
            </w:pPr>
            <w:r>
              <w:t>technology fee for use of equipment</w:t>
            </w:r>
          </w:p>
        </w:tc>
        <w:tc>
          <w:tcPr>
            <w:tcW w:w="2160" w:type="dxa"/>
            <w:tcBorders>
              <w:top w:val="single" w:sz="4" w:space="0" w:color="auto"/>
              <w:bottom w:val="single" w:sz="4" w:space="0" w:color="auto"/>
            </w:tcBorders>
          </w:tcPr>
          <w:p w14:paraId="05442AB3" w14:textId="77777777" w:rsidR="00980D3B" w:rsidRDefault="00980D3B">
            <w:pPr>
              <w:pStyle w:val="HL7TableBody"/>
            </w:pPr>
          </w:p>
        </w:tc>
      </w:tr>
      <w:tr w:rsidR="00980D3B" w14:paraId="0B9D785B"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1F2C4DF7" w14:textId="77777777" w:rsidR="00980D3B" w:rsidRDefault="00980D3B">
            <w:pPr>
              <w:pStyle w:val="HL7TableBody"/>
              <w:jc w:val="center"/>
            </w:pPr>
            <w:r>
              <w:t>TP</w:t>
            </w:r>
          </w:p>
        </w:tc>
        <w:tc>
          <w:tcPr>
            <w:tcW w:w="5760" w:type="dxa"/>
            <w:tcBorders>
              <w:top w:val="single" w:sz="4" w:space="0" w:color="auto"/>
              <w:bottom w:val="single" w:sz="4" w:space="0" w:color="auto"/>
            </w:tcBorders>
          </w:tcPr>
          <w:p w14:paraId="01B7B3BB" w14:textId="77777777" w:rsidR="00980D3B" w:rsidRDefault="00980D3B">
            <w:pPr>
              <w:pStyle w:val="HL7TableBody"/>
            </w:pPr>
            <w:r>
              <w:t>total price</w:t>
            </w:r>
          </w:p>
        </w:tc>
        <w:tc>
          <w:tcPr>
            <w:tcW w:w="2160" w:type="dxa"/>
            <w:tcBorders>
              <w:top w:val="single" w:sz="4" w:space="0" w:color="auto"/>
              <w:bottom w:val="single" w:sz="4" w:space="0" w:color="auto"/>
            </w:tcBorders>
          </w:tcPr>
          <w:p w14:paraId="7F76CCD8" w14:textId="77777777" w:rsidR="00980D3B" w:rsidRDefault="00980D3B">
            <w:pPr>
              <w:pStyle w:val="HL7TableBody"/>
              <w:rPr>
                <w:spacing w:val="-2"/>
              </w:rPr>
            </w:pPr>
          </w:p>
        </w:tc>
      </w:tr>
      <w:tr w:rsidR="00980D3B" w14:paraId="6E171321" w14:textId="77777777">
        <w:tblPrEx>
          <w:tblCellMar>
            <w:top w:w="0" w:type="dxa"/>
            <w:bottom w:w="0" w:type="dxa"/>
          </w:tblCellMar>
        </w:tblPrEx>
        <w:trPr>
          <w:jc w:val="center"/>
        </w:trPr>
        <w:tc>
          <w:tcPr>
            <w:tcW w:w="1332" w:type="dxa"/>
            <w:tcBorders>
              <w:top w:val="single" w:sz="4" w:space="0" w:color="auto"/>
              <w:bottom w:val="double" w:sz="4" w:space="0" w:color="auto"/>
            </w:tcBorders>
          </w:tcPr>
          <w:p w14:paraId="331EE53F" w14:textId="77777777" w:rsidR="00980D3B" w:rsidRDefault="00980D3B">
            <w:pPr>
              <w:pStyle w:val="HL7TableBody"/>
              <w:jc w:val="center"/>
            </w:pPr>
            <w:r>
              <w:t>UP</w:t>
            </w:r>
          </w:p>
        </w:tc>
        <w:tc>
          <w:tcPr>
            <w:tcW w:w="5760" w:type="dxa"/>
            <w:tcBorders>
              <w:top w:val="single" w:sz="4" w:space="0" w:color="auto"/>
              <w:bottom w:val="double" w:sz="4" w:space="0" w:color="auto"/>
            </w:tcBorders>
          </w:tcPr>
          <w:p w14:paraId="434D5F7A" w14:textId="77777777" w:rsidR="00980D3B" w:rsidRDefault="00980D3B">
            <w:pPr>
              <w:pStyle w:val="HL7TableBody"/>
            </w:pPr>
            <w:r>
              <w:t>unit price, may be based on length of procedure or service</w:t>
            </w:r>
          </w:p>
        </w:tc>
        <w:tc>
          <w:tcPr>
            <w:tcW w:w="2160" w:type="dxa"/>
            <w:tcBorders>
              <w:top w:val="single" w:sz="4" w:space="0" w:color="auto"/>
              <w:bottom w:val="double" w:sz="4" w:space="0" w:color="auto"/>
            </w:tcBorders>
          </w:tcPr>
          <w:p w14:paraId="0A54B100" w14:textId="77777777" w:rsidR="00980D3B" w:rsidRDefault="00980D3B">
            <w:pPr>
              <w:pStyle w:val="HL7TableBody"/>
            </w:pPr>
          </w:p>
        </w:tc>
      </w:tr>
    </w:tbl>
    <w:p w14:paraId="0645D9CB" w14:textId="77777777" w:rsidR="00980D3B" w:rsidRDefault="00980D3B">
      <w:pPr>
        <w:pStyle w:val="Heading4"/>
      </w:pPr>
      <w:bookmarkStart w:id="308" w:name="_Toc498145918"/>
      <w:bookmarkStart w:id="309" w:name="_Toc527864487"/>
      <w:bookmarkStart w:id="310" w:name="_Toc527865959"/>
      <w:r>
        <w:t>From Value (NM)</w:t>
      </w:r>
      <w:bookmarkEnd w:id="308"/>
      <w:bookmarkEnd w:id="309"/>
      <w:bookmarkEnd w:id="310"/>
    </w:p>
    <w:p w14:paraId="40C0FD83" w14:textId="77777777" w:rsidR="00980D3B" w:rsidRDefault="00980D3B">
      <w:pPr>
        <w:pStyle w:val="NormalIndented"/>
      </w:pPr>
      <w:r>
        <w:t>Each is a NM data type; together they specify the "range". The range can be defined as either time or quantity. For example, the range can indicate that the first 10 minutes of the procedure has one price. A</w:t>
      </w:r>
      <w:r>
        <w:t>n</w:t>
      </w:r>
      <w:r>
        <w:t>other repetition of the data type can use the range to specify that the following 10 to 60 minutes of the pr</w:t>
      </w:r>
      <w:r>
        <w:t>o</w:t>
      </w:r>
      <w:r>
        <w:t>cedure is charged at another price per; a final repetition can specify that the final 60 to N minutes of the procedure at a third price.</w:t>
      </w:r>
    </w:p>
    <w:p w14:paraId="46CA7058" w14:textId="77777777" w:rsidR="00980D3B" w:rsidRDefault="00980D3B">
      <w:pPr>
        <w:pStyle w:val="NormalIndented"/>
      </w:pPr>
      <w:r>
        <w:t>Note that, if the &lt;</w:t>
      </w:r>
      <w:r>
        <w:rPr>
          <w:rFonts w:ascii="Courier New" w:hAnsi="Courier New"/>
        </w:rPr>
        <w:t>price type</w:t>
      </w:r>
      <w:r>
        <w:t>&gt; component is TP, both &lt;</w:t>
      </w:r>
      <w:r>
        <w:rPr>
          <w:rFonts w:ascii="Courier New" w:hAnsi="Courier New"/>
        </w:rPr>
        <w:t>from value</w:t>
      </w:r>
      <w:r>
        <w:t>&gt; and &lt;</w:t>
      </w:r>
      <w:r>
        <w:rPr>
          <w:rFonts w:ascii="Courier New" w:hAnsi="Courier New"/>
        </w:rPr>
        <w:t>to value</w:t>
      </w:r>
      <w:r>
        <w:t>&gt; may be null.</w:t>
      </w:r>
    </w:p>
    <w:p w14:paraId="5F44AD12" w14:textId="77777777" w:rsidR="00980D3B" w:rsidRDefault="00980D3B">
      <w:pPr>
        <w:pStyle w:val="Heading4"/>
      </w:pPr>
      <w:bookmarkStart w:id="311" w:name="_Toc498145919"/>
      <w:bookmarkStart w:id="312" w:name="_Toc527864488"/>
      <w:bookmarkStart w:id="313" w:name="_Toc527865960"/>
      <w:r>
        <w:t>To Value (NM)</w:t>
      </w:r>
      <w:bookmarkEnd w:id="311"/>
      <w:bookmarkEnd w:id="312"/>
      <w:bookmarkEnd w:id="313"/>
    </w:p>
    <w:p w14:paraId="68B061DB" w14:textId="77777777" w:rsidR="00980D3B" w:rsidRDefault="00980D3B">
      <w:pPr>
        <w:pStyle w:val="NormalIndented"/>
      </w:pPr>
      <w:r>
        <w:t>See &lt;from value&gt; above.</w:t>
      </w:r>
    </w:p>
    <w:p w14:paraId="51A6F1FD" w14:textId="77777777" w:rsidR="00980D3B" w:rsidRDefault="00980D3B">
      <w:pPr>
        <w:pStyle w:val="Heading4"/>
        <w:rPr>
          <w:lang w:val="fr-FR"/>
        </w:rPr>
      </w:pPr>
      <w:bookmarkStart w:id="314" w:name="_Toc498145920"/>
      <w:bookmarkStart w:id="315" w:name="_Toc527864489"/>
      <w:bookmarkStart w:id="316" w:name="_Toc527865961"/>
      <w:r>
        <w:rPr>
          <w:lang w:val="fr-FR"/>
        </w:rPr>
        <w:t>Range Units (CE)</w:t>
      </w:r>
      <w:bookmarkEnd w:id="314"/>
      <w:bookmarkEnd w:id="315"/>
      <w:bookmarkEnd w:id="316"/>
    </w:p>
    <w:p w14:paraId="0C9E522D" w14:textId="77777777" w:rsidR="00980D3B" w:rsidRDefault="00980D3B">
      <w:pPr>
        <w:pStyle w:val="NormalIndented"/>
      </w:pPr>
      <w:r>
        <w:t>A coded value, data type CE, defined by the standard table of units for either time or quantity (see for e</w:t>
      </w:r>
      <w:r>
        <w:t>x</w:t>
      </w:r>
      <w:r>
        <w:t xml:space="preserve">ample, the tables in Section 7.1.4, "Coding schemes"). This describes the units associated with the range, e.g., seconds, minutes, hours, days, quantity (i.e., count); it is required if </w:t>
      </w:r>
      <w:r>
        <w:rPr>
          <w:rFonts w:ascii="Courier New" w:hAnsi="Courier New"/>
        </w:rPr>
        <w:t>&lt;from value&gt;</w:t>
      </w:r>
      <w:r>
        <w:t xml:space="preserve"> and  &lt;</w:t>
      </w:r>
      <w:r>
        <w:rPr>
          <w:rFonts w:ascii="Courier New" w:hAnsi="Courier New"/>
        </w:rPr>
        <w:t>to value</w:t>
      </w:r>
      <w:r>
        <w:t>&gt; are present.</w:t>
      </w:r>
    </w:p>
    <w:p w14:paraId="30C344F7" w14:textId="77777777" w:rsidR="00980D3B" w:rsidRDefault="00980D3B">
      <w:pPr>
        <w:pStyle w:val="Heading4"/>
      </w:pPr>
      <w:bookmarkStart w:id="317" w:name="_Toc498145921"/>
      <w:bookmarkStart w:id="318" w:name="_Toc527864490"/>
      <w:bookmarkStart w:id="319" w:name="_Toc527865962"/>
      <w:r>
        <w:t>Range Type (ID)</w:t>
      </w:r>
      <w:bookmarkEnd w:id="317"/>
      <w:bookmarkEnd w:id="318"/>
      <w:bookmarkEnd w:id="319"/>
    </w:p>
    <w:p w14:paraId="4E398F8C" w14:textId="77777777" w:rsidR="00980D3B" w:rsidRDefault="00980D3B">
      <w:pPr>
        <w:pStyle w:val="NormalIndented"/>
      </w:pPr>
      <w:r>
        <w:t xml:space="preserve">Refer to </w:t>
      </w:r>
      <w:hyperlink w:anchor="HL70298" w:history="1">
        <w:r>
          <w:rPr>
            <w:rStyle w:val="HyperlinkText"/>
          </w:rPr>
          <w:t>HL7 Table 0298 - CP range type</w:t>
        </w:r>
      </w:hyperlink>
      <w:r>
        <w:t xml:space="preserve"> for valid values.</w:t>
      </w:r>
    </w:p>
    <w:p w14:paraId="1144C335" w14:textId="77777777" w:rsidR="00980D3B" w:rsidRDefault="00980D3B">
      <w:pPr>
        <w:pStyle w:val="HL7TableCaption"/>
      </w:pPr>
      <w:r>
        <w:t>HL7 Table 0298 - CP range type</w:t>
      </w:r>
      <w:bookmarkStart w:id="320" w:name="HL70298"/>
      <w:bookmarkEnd w:id="320"/>
      <w:r>
        <w:fldChar w:fldCharType="begin"/>
      </w:r>
      <w:r>
        <w:instrText xml:space="preserve"> XE "HL7 </w:instrText>
      </w:r>
      <w:r>
        <w:rPr>
          <w:rFonts w:ascii="TmsRmn 10pt" w:hAnsi="TmsRmn 10pt"/>
        </w:rPr>
        <w:instrText>Table</w:instrText>
      </w:r>
      <w:r>
        <w:instrText xml:space="preserve"> 0298 - CP range type"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893"/>
        <w:gridCol w:w="7618"/>
        <w:gridCol w:w="2160"/>
      </w:tblGrid>
      <w:tr w:rsidR="00980D3B" w14:paraId="7001E2B1" w14:textId="77777777">
        <w:tblPrEx>
          <w:tblCellMar>
            <w:top w:w="0" w:type="dxa"/>
            <w:bottom w:w="0" w:type="dxa"/>
          </w:tblCellMar>
        </w:tblPrEx>
        <w:trPr>
          <w:tblHeader/>
          <w:jc w:val="center"/>
        </w:trPr>
        <w:tc>
          <w:tcPr>
            <w:tcW w:w="893" w:type="dxa"/>
            <w:tcBorders>
              <w:top w:val="double" w:sz="4" w:space="0" w:color="auto"/>
              <w:bottom w:val="single" w:sz="4" w:space="0" w:color="auto"/>
            </w:tcBorders>
            <w:shd w:val="pct10" w:color="auto" w:fill="FFFFFF"/>
          </w:tcPr>
          <w:p w14:paraId="16017776" w14:textId="77777777" w:rsidR="00980D3B" w:rsidRDefault="00980D3B">
            <w:pPr>
              <w:pStyle w:val="HL7TableHeader"/>
              <w:jc w:val="center"/>
            </w:pPr>
            <w:r>
              <w:t>Value</w:t>
            </w:r>
          </w:p>
        </w:tc>
        <w:tc>
          <w:tcPr>
            <w:tcW w:w="7618" w:type="dxa"/>
            <w:tcBorders>
              <w:top w:val="double" w:sz="4" w:space="0" w:color="auto"/>
              <w:bottom w:val="single" w:sz="4" w:space="0" w:color="auto"/>
            </w:tcBorders>
            <w:shd w:val="pct10" w:color="auto" w:fill="FFFFFF"/>
          </w:tcPr>
          <w:p w14:paraId="5150ADFA"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1F2F2DEF" w14:textId="77777777" w:rsidR="00980D3B" w:rsidRDefault="00980D3B">
            <w:pPr>
              <w:pStyle w:val="HL7TableHeader"/>
              <w:rPr>
                <w:lang w:val="fr-FR"/>
              </w:rPr>
            </w:pPr>
            <w:r>
              <w:rPr>
                <w:lang w:val="fr-FR"/>
              </w:rPr>
              <w:t>Comment</w:t>
            </w:r>
          </w:p>
        </w:tc>
      </w:tr>
      <w:tr w:rsidR="00980D3B" w14:paraId="13CD5BEA" w14:textId="77777777">
        <w:tblPrEx>
          <w:tblCellMar>
            <w:top w:w="0" w:type="dxa"/>
            <w:bottom w:w="0" w:type="dxa"/>
          </w:tblCellMar>
        </w:tblPrEx>
        <w:trPr>
          <w:jc w:val="center"/>
        </w:trPr>
        <w:tc>
          <w:tcPr>
            <w:tcW w:w="893" w:type="dxa"/>
            <w:tcBorders>
              <w:top w:val="single" w:sz="4" w:space="0" w:color="auto"/>
              <w:bottom w:val="single" w:sz="4" w:space="0" w:color="auto"/>
            </w:tcBorders>
          </w:tcPr>
          <w:p w14:paraId="13629B56" w14:textId="77777777" w:rsidR="00980D3B" w:rsidRDefault="00980D3B">
            <w:pPr>
              <w:pStyle w:val="HL7TableBody"/>
              <w:jc w:val="center"/>
              <w:rPr>
                <w:lang w:val="fr-FR"/>
              </w:rPr>
            </w:pPr>
            <w:r>
              <w:rPr>
                <w:lang w:val="fr-FR"/>
              </w:rPr>
              <w:t>P</w:t>
            </w:r>
          </w:p>
        </w:tc>
        <w:tc>
          <w:tcPr>
            <w:tcW w:w="7618" w:type="dxa"/>
            <w:tcBorders>
              <w:top w:val="single" w:sz="4" w:space="0" w:color="auto"/>
              <w:bottom w:val="single" w:sz="4" w:space="0" w:color="auto"/>
            </w:tcBorders>
          </w:tcPr>
          <w:p w14:paraId="48EDEF9C" w14:textId="77777777" w:rsidR="00980D3B" w:rsidRDefault="00980D3B">
            <w:pPr>
              <w:pStyle w:val="HL7TableBody"/>
            </w:pPr>
            <w:r>
              <w:t>Pro-rate. Apply this price to this interval, pro-rated by whatever portion of the interval has o</w:t>
            </w:r>
            <w:r>
              <w:t>c</w:t>
            </w:r>
            <w:r>
              <w:t>curred/been consumed</w:t>
            </w:r>
          </w:p>
        </w:tc>
        <w:tc>
          <w:tcPr>
            <w:tcW w:w="2160" w:type="dxa"/>
            <w:tcBorders>
              <w:top w:val="single" w:sz="4" w:space="0" w:color="auto"/>
              <w:bottom w:val="single" w:sz="4" w:space="0" w:color="auto"/>
            </w:tcBorders>
          </w:tcPr>
          <w:p w14:paraId="6B0E0471" w14:textId="77777777" w:rsidR="00980D3B" w:rsidRDefault="00980D3B">
            <w:pPr>
              <w:pStyle w:val="HL7TableBody"/>
            </w:pPr>
          </w:p>
        </w:tc>
      </w:tr>
      <w:tr w:rsidR="00980D3B" w14:paraId="084B5BCF" w14:textId="77777777">
        <w:tblPrEx>
          <w:tblCellMar>
            <w:top w:w="0" w:type="dxa"/>
            <w:bottom w:w="0" w:type="dxa"/>
          </w:tblCellMar>
        </w:tblPrEx>
        <w:trPr>
          <w:jc w:val="center"/>
        </w:trPr>
        <w:tc>
          <w:tcPr>
            <w:tcW w:w="893" w:type="dxa"/>
            <w:tcBorders>
              <w:top w:val="single" w:sz="4" w:space="0" w:color="auto"/>
              <w:bottom w:val="double" w:sz="4" w:space="0" w:color="auto"/>
            </w:tcBorders>
          </w:tcPr>
          <w:p w14:paraId="484BD309" w14:textId="77777777" w:rsidR="00980D3B" w:rsidRDefault="00980D3B">
            <w:pPr>
              <w:pStyle w:val="HL7TableBody"/>
              <w:jc w:val="center"/>
            </w:pPr>
            <w:r>
              <w:t>F</w:t>
            </w:r>
          </w:p>
        </w:tc>
        <w:tc>
          <w:tcPr>
            <w:tcW w:w="7618" w:type="dxa"/>
            <w:tcBorders>
              <w:top w:val="single" w:sz="4" w:space="0" w:color="auto"/>
              <w:bottom w:val="double" w:sz="4" w:space="0" w:color="auto"/>
            </w:tcBorders>
          </w:tcPr>
          <w:p w14:paraId="1FEBCE7F" w14:textId="77777777" w:rsidR="00980D3B" w:rsidRDefault="00980D3B">
            <w:pPr>
              <w:pStyle w:val="HL7TableBody"/>
            </w:pPr>
            <w:r>
              <w:t>Flat-rate. Apply the entire price to this interval, do not pro-rate the price if the full interval has not occurred/been consumed</w:t>
            </w:r>
          </w:p>
        </w:tc>
        <w:tc>
          <w:tcPr>
            <w:tcW w:w="2160" w:type="dxa"/>
            <w:tcBorders>
              <w:top w:val="single" w:sz="4" w:space="0" w:color="auto"/>
              <w:bottom w:val="double" w:sz="4" w:space="0" w:color="auto"/>
            </w:tcBorders>
          </w:tcPr>
          <w:p w14:paraId="345DA9E4" w14:textId="77777777" w:rsidR="00980D3B" w:rsidRDefault="00980D3B">
            <w:pPr>
              <w:pStyle w:val="HL7TableBody"/>
            </w:pPr>
          </w:p>
        </w:tc>
      </w:tr>
    </w:tbl>
    <w:p w14:paraId="4E0DCEB8" w14:textId="77777777" w:rsidR="00980D3B" w:rsidRDefault="00980D3B">
      <w:pPr>
        <w:pStyle w:val="Heading3"/>
      </w:pPr>
      <w:r>
        <w:fldChar w:fldCharType="begin"/>
      </w:r>
      <w:r>
        <w:instrText>xe "CQ"</w:instrText>
      </w:r>
      <w:r>
        <w:fldChar w:fldCharType="end"/>
      </w:r>
      <w:r>
        <w:fldChar w:fldCharType="begin"/>
      </w:r>
      <w:r>
        <w:instrText>xe "Data types: CQ"</w:instrText>
      </w:r>
      <w:r>
        <w:fldChar w:fldCharType="end"/>
      </w:r>
      <w:bookmarkStart w:id="321" w:name="_Ref358257655"/>
      <w:bookmarkStart w:id="322" w:name="_Toc359236014"/>
      <w:bookmarkStart w:id="323" w:name="_Toc498145922"/>
      <w:bookmarkStart w:id="324" w:name="_Toc527864491"/>
      <w:bookmarkStart w:id="325" w:name="_Toc527865963"/>
      <w:bookmarkStart w:id="326" w:name="_Toc528481878"/>
      <w:bookmarkStart w:id="327" w:name="_Toc528482383"/>
      <w:bookmarkStart w:id="328" w:name="_Toc528482682"/>
      <w:bookmarkStart w:id="329" w:name="_Toc528482807"/>
      <w:bookmarkStart w:id="330" w:name="_Toc528486115"/>
      <w:bookmarkStart w:id="331" w:name="_Toc536689720"/>
      <w:bookmarkStart w:id="332" w:name="_Toc496465"/>
      <w:bookmarkStart w:id="333" w:name="_Toc524812"/>
      <w:bookmarkStart w:id="334" w:name="_Toc1802395"/>
      <w:bookmarkStart w:id="335" w:name="_Toc22448390"/>
      <w:bookmarkStart w:id="336" w:name="_Toc22697582"/>
      <w:bookmarkStart w:id="337" w:name="_Toc24273617"/>
      <w:r>
        <w:t>CQ - composite quantity with units</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t xml:space="preserve"> </w:t>
      </w:r>
    </w:p>
    <w:p w14:paraId="02C03D5E" w14:textId="77777777" w:rsidR="00980D3B" w:rsidRDefault="00980D3B">
      <w:pPr>
        <w:pStyle w:val="ComponentTableCaption"/>
      </w:pPr>
      <w:bookmarkStart w:id="338" w:name="CQ"/>
      <w:r>
        <w:t xml:space="preserve">HL7 Component Table - CQ –Composite Quantity with Units </w:t>
      </w:r>
      <w:r>
        <w:fldChar w:fldCharType="begin"/>
      </w:r>
      <w:r>
        <w:instrText xml:space="preserve"> XE "HL7 Comp</w:instrText>
      </w:r>
      <w:r>
        <w:instrText>o</w:instrText>
      </w:r>
      <w:r>
        <w:instrText xml:space="preserve">nent Table - CQ" </w:instrText>
      </w:r>
      <w:r>
        <w:fldChar w:fldCharType="end"/>
      </w:r>
      <w:bookmarkEnd w:id="33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33E1263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3FEEE6E"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060DBD0C"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581A19A0"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C55E5AA" w14:textId="77777777" w:rsidR="00980D3B" w:rsidRDefault="00980D3B">
            <w:pPr>
              <w:pStyle w:val="ComponentTableHeader"/>
              <w:rPr>
                <w:lang w:val="de-DE"/>
              </w:rPr>
            </w:pPr>
            <w:r>
              <w:rPr>
                <w:lang w:val="de-DE"/>
              </w:rPr>
              <w:t>OPT</w:t>
            </w:r>
          </w:p>
        </w:tc>
        <w:tc>
          <w:tcPr>
            <w:tcW w:w="720" w:type="dxa"/>
            <w:tcBorders>
              <w:top w:val="double" w:sz="4" w:space="0" w:color="auto"/>
              <w:bottom w:val="single" w:sz="4" w:space="0" w:color="auto"/>
            </w:tcBorders>
            <w:shd w:val="pct10" w:color="auto" w:fill="FFFFFF"/>
          </w:tcPr>
          <w:p w14:paraId="0658A319"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1759EC5"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858B73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2E7AB0E6" w14:textId="77777777" w:rsidR="00980D3B" w:rsidRDefault="00980D3B">
            <w:pPr>
              <w:pStyle w:val="ComponentTableHeader"/>
              <w:rPr>
                <w:b w:val="0"/>
                <w:lang w:val="fr-FR"/>
              </w:rPr>
            </w:pPr>
            <w:r>
              <w:rPr>
                <w:lang w:val="fr-FR"/>
              </w:rPr>
              <w:t>SEC.REF.</w:t>
            </w:r>
          </w:p>
        </w:tc>
      </w:tr>
      <w:tr w:rsidR="00980D3B" w14:paraId="415B4A6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F83204F" w14:textId="77777777" w:rsidR="00980D3B" w:rsidRDefault="00980D3B">
            <w:pPr>
              <w:pStyle w:val="ComponentTableBody"/>
              <w:rPr>
                <w:lang w:val="it-IT"/>
              </w:rPr>
            </w:pPr>
            <w:r>
              <w:rPr>
                <w:lang w:val="it-IT"/>
              </w:rPr>
              <w:t>1</w:t>
            </w:r>
          </w:p>
        </w:tc>
        <w:tc>
          <w:tcPr>
            <w:tcW w:w="576" w:type="dxa"/>
            <w:tcBorders>
              <w:top w:val="single" w:sz="4" w:space="0" w:color="auto"/>
              <w:bottom w:val="single" w:sz="4" w:space="0" w:color="auto"/>
            </w:tcBorders>
          </w:tcPr>
          <w:p w14:paraId="447B4FDD"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49B3B0F8"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0D98F236"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F90CC79"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101030B" w14:textId="77777777" w:rsidR="00980D3B" w:rsidRDefault="00980D3B">
            <w:pPr>
              <w:pStyle w:val="ComponentTableBody"/>
              <w:jc w:val="left"/>
              <w:rPr>
                <w:lang w:val="it-IT"/>
              </w:rPr>
            </w:pPr>
            <w:r>
              <w:rPr>
                <w:lang w:val="it-IT"/>
              </w:rPr>
              <w:t>Quantity</w:t>
            </w:r>
          </w:p>
        </w:tc>
        <w:tc>
          <w:tcPr>
            <w:tcW w:w="1440" w:type="dxa"/>
            <w:tcBorders>
              <w:top w:val="single" w:sz="4" w:space="0" w:color="auto"/>
              <w:bottom w:val="single" w:sz="4" w:space="0" w:color="auto"/>
            </w:tcBorders>
          </w:tcPr>
          <w:p w14:paraId="0EDE829C"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09454456"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7487DE9D"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6642C708" w14:textId="77777777" w:rsidR="00980D3B" w:rsidRDefault="00980D3B">
            <w:pPr>
              <w:pStyle w:val="ComponentTableBody"/>
            </w:pPr>
            <w:r>
              <w:t>2</w:t>
            </w:r>
          </w:p>
        </w:tc>
        <w:tc>
          <w:tcPr>
            <w:tcW w:w="576" w:type="dxa"/>
            <w:tcBorders>
              <w:top w:val="single" w:sz="4" w:space="0" w:color="auto"/>
              <w:bottom w:val="double" w:sz="4" w:space="0" w:color="auto"/>
            </w:tcBorders>
          </w:tcPr>
          <w:p w14:paraId="2ADA67C8" w14:textId="77777777" w:rsidR="00980D3B" w:rsidRDefault="00980D3B">
            <w:pPr>
              <w:pStyle w:val="ComponentTableBody"/>
            </w:pPr>
            <w:r>
              <w:t>483</w:t>
            </w:r>
          </w:p>
        </w:tc>
        <w:tc>
          <w:tcPr>
            <w:tcW w:w="720" w:type="dxa"/>
            <w:tcBorders>
              <w:top w:val="single" w:sz="4" w:space="0" w:color="auto"/>
              <w:bottom w:val="double" w:sz="4" w:space="0" w:color="auto"/>
            </w:tcBorders>
          </w:tcPr>
          <w:p w14:paraId="17CC3063" w14:textId="77777777" w:rsidR="00980D3B" w:rsidRDefault="00980D3B">
            <w:pPr>
              <w:pStyle w:val="ComponentTableBody"/>
            </w:pPr>
            <w:r>
              <w:t>CE</w:t>
            </w:r>
          </w:p>
        </w:tc>
        <w:tc>
          <w:tcPr>
            <w:tcW w:w="576" w:type="dxa"/>
            <w:tcBorders>
              <w:top w:val="single" w:sz="4" w:space="0" w:color="auto"/>
              <w:bottom w:val="double" w:sz="4" w:space="0" w:color="auto"/>
            </w:tcBorders>
          </w:tcPr>
          <w:p w14:paraId="0F68F972" w14:textId="77777777" w:rsidR="00980D3B" w:rsidRDefault="00980D3B">
            <w:pPr>
              <w:pStyle w:val="ComponentTableBody"/>
            </w:pPr>
            <w:r>
              <w:t>O</w:t>
            </w:r>
          </w:p>
        </w:tc>
        <w:tc>
          <w:tcPr>
            <w:tcW w:w="720" w:type="dxa"/>
            <w:tcBorders>
              <w:top w:val="single" w:sz="4" w:space="0" w:color="auto"/>
              <w:bottom w:val="double" w:sz="4" w:space="0" w:color="auto"/>
            </w:tcBorders>
          </w:tcPr>
          <w:p w14:paraId="493635B9" w14:textId="77777777" w:rsidR="00980D3B" w:rsidRDefault="00980D3B">
            <w:pPr>
              <w:pStyle w:val="ComponentTableBody"/>
              <w:rPr>
                <w:sz w:val="16"/>
              </w:rPr>
            </w:pPr>
          </w:p>
        </w:tc>
        <w:tc>
          <w:tcPr>
            <w:tcW w:w="2880" w:type="dxa"/>
            <w:tcBorders>
              <w:top w:val="single" w:sz="4" w:space="0" w:color="auto"/>
              <w:bottom w:val="double" w:sz="4" w:space="0" w:color="auto"/>
            </w:tcBorders>
          </w:tcPr>
          <w:p w14:paraId="3FB7D399" w14:textId="77777777" w:rsidR="00980D3B" w:rsidRDefault="00980D3B">
            <w:pPr>
              <w:pStyle w:val="ComponentTableBody"/>
              <w:jc w:val="left"/>
            </w:pPr>
            <w:r>
              <w:t>Units</w:t>
            </w:r>
          </w:p>
        </w:tc>
        <w:tc>
          <w:tcPr>
            <w:tcW w:w="1440" w:type="dxa"/>
            <w:tcBorders>
              <w:top w:val="single" w:sz="4" w:space="0" w:color="auto"/>
              <w:bottom w:val="double" w:sz="4" w:space="0" w:color="auto"/>
            </w:tcBorders>
          </w:tcPr>
          <w:p w14:paraId="0A3D62D0"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0046AF3"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bl>
    <w:p w14:paraId="1B74346F" w14:textId="77777777" w:rsidR="00980D3B" w:rsidRDefault="00980D3B">
      <w:pPr>
        <w:pStyle w:val="Note"/>
      </w:pPr>
      <w:r>
        <w:rPr>
          <w:rStyle w:val="Strong"/>
        </w:rPr>
        <w:t>Maximum Length:</w:t>
      </w:r>
      <w:r>
        <w:t xml:space="preserve"> 500 </w:t>
      </w:r>
    </w:p>
    <w:p w14:paraId="540C427E" w14:textId="77777777" w:rsidR="00980D3B" w:rsidRDefault="00980D3B"/>
    <w:p w14:paraId="755FB024" w14:textId="77777777" w:rsidR="00980D3B" w:rsidRDefault="00980D3B">
      <w:pPr>
        <w:pStyle w:val="Note"/>
      </w:pPr>
      <w:r>
        <w:rPr>
          <w:rStyle w:val="Strong"/>
        </w:rPr>
        <w:lastRenderedPageBreak/>
        <w:t>Note:</w:t>
      </w:r>
      <w:r>
        <w:tab/>
        <w:t>CQ cannot be legally expressed when embedded within another data type. Its use is constrained to a segment field.</w:t>
      </w:r>
    </w:p>
    <w:p w14:paraId="72F54325" w14:textId="77777777" w:rsidR="00980D3B" w:rsidRDefault="00980D3B">
      <w:pPr>
        <w:pStyle w:val="NormalIndented"/>
        <w:keepNext/>
      </w:pPr>
      <w:r>
        <w:t>Examples:</w:t>
      </w:r>
    </w:p>
    <w:p w14:paraId="461DDC33" w14:textId="77777777" w:rsidR="00980D3B" w:rsidRDefault="00980D3B">
      <w:pPr>
        <w:pStyle w:val="Example"/>
        <w:rPr>
          <w:noProof w:val="0"/>
        </w:rPr>
      </w:pPr>
      <w:r>
        <w:rPr>
          <w:noProof w:val="0"/>
        </w:rPr>
        <w:t>|123.7^kg|</w:t>
      </w:r>
      <w:r>
        <w:rPr>
          <w:noProof w:val="0"/>
        </w:rPr>
        <w:tab/>
      </w:r>
      <w:r>
        <w:rPr>
          <w:noProof w:val="0"/>
        </w:rPr>
        <w:tab/>
        <w:t>kilograms is an ISO unit</w:t>
      </w:r>
    </w:p>
    <w:p w14:paraId="029570D0" w14:textId="77777777" w:rsidR="00980D3B" w:rsidRDefault="00980D3B">
      <w:pPr>
        <w:pStyle w:val="Example"/>
        <w:rPr>
          <w:noProof w:val="0"/>
        </w:rPr>
      </w:pPr>
      <w:r>
        <w:rPr>
          <w:noProof w:val="0"/>
        </w:rPr>
        <w:t>|150^lb&amp;&amp;ANSI+|</w:t>
      </w:r>
      <w:r>
        <w:rPr>
          <w:noProof w:val="0"/>
        </w:rPr>
        <w:tab/>
        <w:t>weight in pounds is a customary US unit defined within ANSI+.</w:t>
      </w:r>
    </w:p>
    <w:p w14:paraId="3A159EB3" w14:textId="77777777" w:rsidR="00980D3B" w:rsidRDefault="00980D3B">
      <w:pPr>
        <w:pStyle w:val="Heading4"/>
        <w:rPr>
          <w:vanish/>
        </w:rPr>
      </w:pPr>
      <w:r>
        <w:rPr>
          <w:vanish/>
        </w:rPr>
        <w:t>hiddentext</w:t>
      </w:r>
    </w:p>
    <w:p w14:paraId="6A760947" w14:textId="77777777" w:rsidR="00980D3B" w:rsidRDefault="00980D3B">
      <w:pPr>
        <w:pStyle w:val="Heading4"/>
      </w:pPr>
      <w:bookmarkStart w:id="339" w:name="_Toc498145923"/>
      <w:bookmarkStart w:id="340" w:name="_Toc527864492"/>
      <w:bookmarkStart w:id="341" w:name="_Toc527865964"/>
      <w:r>
        <w:t>Quantity (NM)</w:t>
      </w:r>
      <w:bookmarkEnd w:id="339"/>
      <w:bookmarkEnd w:id="340"/>
      <w:bookmarkEnd w:id="341"/>
    </w:p>
    <w:p w14:paraId="4D4EC7E0" w14:textId="77777777" w:rsidR="00980D3B" w:rsidRDefault="00980D3B">
      <w:pPr>
        <w:pStyle w:val="NormalIndented"/>
      </w:pPr>
      <w:r>
        <w:t>Definition: This component specifies the numeric quantity or amount of an entity.</w:t>
      </w:r>
    </w:p>
    <w:p w14:paraId="6256C978" w14:textId="77777777" w:rsidR="00980D3B" w:rsidRDefault="00980D3B">
      <w:pPr>
        <w:pStyle w:val="Heading4"/>
      </w:pPr>
      <w:bookmarkStart w:id="342" w:name="_Toc498145924"/>
      <w:bookmarkStart w:id="343" w:name="_Toc527864493"/>
      <w:bookmarkStart w:id="344" w:name="_Toc527865965"/>
      <w:r>
        <w:t>Units (CE)</w:t>
      </w:r>
      <w:bookmarkEnd w:id="342"/>
      <w:bookmarkEnd w:id="343"/>
      <w:bookmarkEnd w:id="344"/>
    </w:p>
    <w:p w14:paraId="367BEC6B" w14:textId="77777777" w:rsidR="00980D3B" w:rsidRDefault="00980D3B">
      <w:pPr>
        <w:pStyle w:val="NormalIndented"/>
      </w:pPr>
      <w:r>
        <w:t>Definition: This component species the units in which the quantity is expressed. Field-by-field, default units may be defined within the specifications. When the quantity is measured in the default units, the units need not be transmitted. If the quantity is recorded in units different from the d</w:t>
      </w:r>
      <w:r>
        <w:t>e</w:t>
      </w:r>
      <w:r>
        <w:t xml:space="preserve">fault, the units must be transmitted. </w:t>
      </w:r>
    </w:p>
    <w:bookmarkStart w:id="345" w:name="_Ref424028142"/>
    <w:p w14:paraId="4B2986F5" w14:textId="77777777" w:rsidR="00980D3B" w:rsidRDefault="00980D3B">
      <w:pPr>
        <w:pStyle w:val="Heading3"/>
      </w:pPr>
      <w:r>
        <w:fldChar w:fldCharType="begin"/>
      </w:r>
      <w:r>
        <w:instrText>XE "CSU"</w:instrText>
      </w:r>
      <w:r>
        <w:fldChar w:fldCharType="end"/>
      </w:r>
      <w:r>
        <w:fldChar w:fldCharType="begin"/>
      </w:r>
      <w:r>
        <w:instrText>XE "Data types: CSU"</w:instrText>
      </w:r>
      <w:r>
        <w:fldChar w:fldCharType="end"/>
      </w:r>
      <w:r>
        <w:t xml:space="preserve"> </w:t>
      </w:r>
      <w:bookmarkStart w:id="346" w:name="_Ref174854"/>
      <w:bookmarkStart w:id="347" w:name="_Toc496466"/>
      <w:bookmarkStart w:id="348" w:name="_Toc524813"/>
      <w:bookmarkStart w:id="349" w:name="_Toc1802396"/>
      <w:bookmarkStart w:id="350" w:name="_Toc22448391"/>
      <w:bookmarkStart w:id="351" w:name="_Toc22697583"/>
      <w:bookmarkStart w:id="352" w:name="_Toc24273618"/>
      <w:r>
        <w:t>CSU - channel sensiti</w:t>
      </w:r>
      <w:r>
        <w:t>v</w:t>
      </w:r>
      <w:r>
        <w:t>ity</w:t>
      </w:r>
      <w:bookmarkEnd w:id="346"/>
      <w:bookmarkEnd w:id="347"/>
      <w:bookmarkEnd w:id="348"/>
      <w:bookmarkEnd w:id="349"/>
      <w:bookmarkEnd w:id="350"/>
      <w:bookmarkEnd w:id="351"/>
      <w:bookmarkEnd w:id="352"/>
    </w:p>
    <w:p w14:paraId="132B46CA" w14:textId="77777777" w:rsidR="00980D3B" w:rsidRDefault="00980D3B">
      <w:pPr>
        <w:pStyle w:val="ComponentTableCaption"/>
        <w:rPr>
          <w:snapToGrid w:val="0"/>
        </w:rPr>
      </w:pPr>
      <w:bookmarkStart w:id="353" w:name="CSU"/>
      <w:r>
        <w:t xml:space="preserve">HL7 Component Table – CSU - Channel Sensitivity </w:t>
      </w:r>
      <w:r>
        <w:fldChar w:fldCharType="begin"/>
      </w:r>
      <w:r>
        <w:instrText xml:space="preserve"> XE "HL7 Component Table – CSU" </w:instrText>
      </w:r>
      <w:r>
        <w:fldChar w:fldCharType="end"/>
      </w:r>
      <w:bookmarkEnd w:id="35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C37FEE4"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E47686E"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147E34E2"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48BF6B63"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2879206" w14:textId="77777777" w:rsidR="00980D3B" w:rsidRDefault="00980D3B">
            <w:pPr>
              <w:pStyle w:val="ComponentTableHeader"/>
              <w:rPr>
                <w:lang w:val="de-DE"/>
              </w:rPr>
            </w:pPr>
            <w:r>
              <w:rPr>
                <w:lang w:val="de-DE"/>
              </w:rPr>
              <w:t>OPT</w:t>
            </w:r>
          </w:p>
        </w:tc>
        <w:tc>
          <w:tcPr>
            <w:tcW w:w="720" w:type="dxa"/>
            <w:tcBorders>
              <w:top w:val="double" w:sz="4" w:space="0" w:color="auto"/>
              <w:bottom w:val="single" w:sz="4" w:space="0" w:color="auto"/>
            </w:tcBorders>
            <w:shd w:val="pct10" w:color="auto" w:fill="FFFFFF"/>
          </w:tcPr>
          <w:p w14:paraId="55F9E0F2"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E378BF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4024E36"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77F5DA3" w14:textId="77777777" w:rsidR="00980D3B" w:rsidRDefault="00980D3B">
            <w:pPr>
              <w:pStyle w:val="ComponentTableHeader"/>
              <w:rPr>
                <w:lang w:val="fr-FR"/>
              </w:rPr>
            </w:pPr>
            <w:r>
              <w:rPr>
                <w:lang w:val="fr-FR"/>
              </w:rPr>
              <w:t>SEC.REF.</w:t>
            </w:r>
          </w:p>
        </w:tc>
      </w:tr>
      <w:tr w:rsidR="00980D3B" w14:paraId="0E6BE4E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B3A7861" w14:textId="77777777" w:rsidR="00980D3B" w:rsidRDefault="00980D3B">
            <w:pPr>
              <w:pStyle w:val="ComponentTableBody"/>
            </w:pPr>
            <w:r>
              <w:t>1</w:t>
            </w:r>
          </w:p>
        </w:tc>
        <w:tc>
          <w:tcPr>
            <w:tcW w:w="576" w:type="dxa"/>
            <w:tcBorders>
              <w:top w:val="single" w:sz="4" w:space="0" w:color="auto"/>
              <w:bottom w:val="single" w:sz="4" w:space="0" w:color="auto"/>
            </w:tcBorders>
          </w:tcPr>
          <w:p w14:paraId="5D28C4FA" w14:textId="77777777" w:rsidR="00980D3B" w:rsidRDefault="00980D3B">
            <w:pPr>
              <w:pStyle w:val="ComponentTableBody"/>
            </w:pPr>
            <w:r>
              <w:t>60</w:t>
            </w:r>
          </w:p>
        </w:tc>
        <w:tc>
          <w:tcPr>
            <w:tcW w:w="720" w:type="dxa"/>
            <w:tcBorders>
              <w:top w:val="single" w:sz="4" w:space="0" w:color="auto"/>
              <w:bottom w:val="single" w:sz="4" w:space="0" w:color="auto"/>
            </w:tcBorders>
          </w:tcPr>
          <w:p w14:paraId="00199D51" w14:textId="77777777" w:rsidR="00980D3B" w:rsidRDefault="00980D3B">
            <w:pPr>
              <w:pStyle w:val="ComponentTableBody"/>
            </w:pPr>
            <w:r>
              <w:t>NM</w:t>
            </w:r>
          </w:p>
        </w:tc>
        <w:tc>
          <w:tcPr>
            <w:tcW w:w="576" w:type="dxa"/>
            <w:tcBorders>
              <w:top w:val="single" w:sz="4" w:space="0" w:color="auto"/>
              <w:bottom w:val="single" w:sz="4" w:space="0" w:color="auto"/>
            </w:tcBorders>
          </w:tcPr>
          <w:p w14:paraId="71B4CE84" w14:textId="77777777" w:rsidR="00980D3B" w:rsidRDefault="00980D3B">
            <w:pPr>
              <w:pStyle w:val="ComponentTableBody"/>
            </w:pPr>
            <w:r>
              <w:t>R</w:t>
            </w:r>
          </w:p>
        </w:tc>
        <w:tc>
          <w:tcPr>
            <w:tcW w:w="720" w:type="dxa"/>
            <w:tcBorders>
              <w:top w:val="single" w:sz="4" w:space="0" w:color="auto"/>
              <w:bottom w:val="single" w:sz="4" w:space="0" w:color="auto"/>
            </w:tcBorders>
          </w:tcPr>
          <w:p w14:paraId="4063909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6AEFB66" w14:textId="77777777" w:rsidR="00980D3B" w:rsidRDefault="00980D3B">
            <w:pPr>
              <w:pStyle w:val="ComponentTableBody"/>
              <w:jc w:val="left"/>
            </w:pPr>
            <w:r>
              <w:rPr>
                <w:snapToGrid w:val="0"/>
              </w:rPr>
              <w:t>Channel Sensitivity</w:t>
            </w:r>
          </w:p>
        </w:tc>
        <w:tc>
          <w:tcPr>
            <w:tcW w:w="1440" w:type="dxa"/>
            <w:tcBorders>
              <w:top w:val="single" w:sz="4" w:space="0" w:color="auto"/>
              <w:bottom w:val="single" w:sz="4" w:space="0" w:color="auto"/>
            </w:tcBorders>
          </w:tcPr>
          <w:p w14:paraId="41EF4C4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44DF991"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17BE089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C383DDD" w14:textId="77777777" w:rsidR="00980D3B" w:rsidRDefault="00980D3B">
            <w:pPr>
              <w:pStyle w:val="ComponentTableBody"/>
            </w:pPr>
            <w:r>
              <w:t>2</w:t>
            </w:r>
          </w:p>
        </w:tc>
        <w:tc>
          <w:tcPr>
            <w:tcW w:w="576" w:type="dxa"/>
            <w:tcBorders>
              <w:top w:val="single" w:sz="4" w:space="0" w:color="auto"/>
              <w:bottom w:val="single" w:sz="4" w:space="0" w:color="auto"/>
            </w:tcBorders>
          </w:tcPr>
          <w:p w14:paraId="74AA34FA" w14:textId="77777777" w:rsidR="00980D3B" w:rsidRDefault="00980D3B">
            <w:pPr>
              <w:pStyle w:val="ComponentTableBody"/>
            </w:pPr>
            <w:r>
              <w:t>20</w:t>
            </w:r>
          </w:p>
        </w:tc>
        <w:tc>
          <w:tcPr>
            <w:tcW w:w="720" w:type="dxa"/>
            <w:tcBorders>
              <w:top w:val="single" w:sz="4" w:space="0" w:color="auto"/>
              <w:bottom w:val="single" w:sz="4" w:space="0" w:color="auto"/>
            </w:tcBorders>
          </w:tcPr>
          <w:p w14:paraId="40BF5807" w14:textId="77777777" w:rsidR="00980D3B" w:rsidRDefault="00980D3B">
            <w:pPr>
              <w:pStyle w:val="ComponentTableBody"/>
            </w:pPr>
            <w:r>
              <w:t>ST</w:t>
            </w:r>
          </w:p>
        </w:tc>
        <w:tc>
          <w:tcPr>
            <w:tcW w:w="576" w:type="dxa"/>
            <w:tcBorders>
              <w:top w:val="single" w:sz="4" w:space="0" w:color="auto"/>
              <w:bottom w:val="single" w:sz="4" w:space="0" w:color="auto"/>
            </w:tcBorders>
          </w:tcPr>
          <w:p w14:paraId="07A0CC1A" w14:textId="77777777" w:rsidR="00980D3B" w:rsidRDefault="00980D3B">
            <w:pPr>
              <w:pStyle w:val="ComponentTableBody"/>
            </w:pPr>
            <w:r>
              <w:t>C</w:t>
            </w:r>
          </w:p>
        </w:tc>
        <w:tc>
          <w:tcPr>
            <w:tcW w:w="720" w:type="dxa"/>
            <w:tcBorders>
              <w:top w:val="single" w:sz="4" w:space="0" w:color="auto"/>
              <w:bottom w:val="single" w:sz="4" w:space="0" w:color="auto"/>
            </w:tcBorders>
          </w:tcPr>
          <w:p w14:paraId="3EC2C6D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152947F" w14:textId="77777777" w:rsidR="00980D3B" w:rsidRDefault="00980D3B">
            <w:pPr>
              <w:pStyle w:val="ComponentTableBody"/>
              <w:jc w:val="left"/>
            </w:pPr>
            <w:r>
              <w:rPr>
                <w:snapToGrid w:val="0"/>
              </w:rPr>
              <w:t>Unit of Measure Identifier</w:t>
            </w:r>
          </w:p>
        </w:tc>
        <w:tc>
          <w:tcPr>
            <w:tcW w:w="1440" w:type="dxa"/>
            <w:tcBorders>
              <w:top w:val="single" w:sz="4" w:space="0" w:color="auto"/>
              <w:bottom w:val="single" w:sz="4" w:space="0" w:color="auto"/>
            </w:tcBorders>
          </w:tcPr>
          <w:p w14:paraId="6817B20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01604AB"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2E651C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05B3A47" w14:textId="77777777" w:rsidR="00980D3B" w:rsidRDefault="00980D3B">
            <w:pPr>
              <w:pStyle w:val="ComponentTableBody"/>
            </w:pPr>
            <w:r>
              <w:t>3</w:t>
            </w:r>
          </w:p>
        </w:tc>
        <w:tc>
          <w:tcPr>
            <w:tcW w:w="576" w:type="dxa"/>
            <w:tcBorders>
              <w:top w:val="single" w:sz="4" w:space="0" w:color="auto"/>
              <w:bottom w:val="single" w:sz="4" w:space="0" w:color="auto"/>
            </w:tcBorders>
          </w:tcPr>
          <w:p w14:paraId="76D797F2" w14:textId="77777777" w:rsidR="00980D3B" w:rsidRDefault="00980D3B">
            <w:pPr>
              <w:pStyle w:val="ComponentTableBody"/>
            </w:pPr>
            <w:r>
              <w:t>199</w:t>
            </w:r>
          </w:p>
        </w:tc>
        <w:tc>
          <w:tcPr>
            <w:tcW w:w="720" w:type="dxa"/>
            <w:tcBorders>
              <w:top w:val="single" w:sz="4" w:space="0" w:color="auto"/>
              <w:bottom w:val="single" w:sz="4" w:space="0" w:color="auto"/>
            </w:tcBorders>
          </w:tcPr>
          <w:p w14:paraId="47ED1D51" w14:textId="77777777" w:rsidR="00980D3B" w:rsidRDefault="00980D3B">
            <w:pPr>
              <w:pStyle w:val="ComponentTableBody"/>
            </w:pPr>
            <w:r>
              <w:t>ST</w:t>
            </w:r>
          </w:p>
        </w:tc>
        <w:tc>
          <w:tcPr>
            <w:tcW w:w="576" w:type="dxa"/>
            <w:tcBorders>
              <w:top w:val="single" w:sz="4" w:space="0" w:color="auto"/>
              <w:bottom w:val="single" w:sz="4" w:space="0" w:color="auto"/>
            </w:tcBorders>
          </w:tcPr>
          <w:p w14:paraId="6E8A96BF" w14:textId="77777777" w:rsidR="00980D3B" w:rsidRDefault="00980D3B">
            <w:pPr>
              <w:pStyle w:val="ComponentTableBody"/>
            </w:pPr>
            <w:r>
              <w:t>C</w:t>
            </w:r>
          </w:p>
        </w:tc>
        <w:tc>
          <w:tcPr>
            <w:tcW w:w="720" w:type="dxa"/>
            <w:tcBorders>
              <w:top w:val="single" w:sz="4" w:space="0" w:color="auto"/>
              <w:bottom w:val="single" w:sz="4" w:space="0" w:color="auto"/>
            </w:tcBorders>
          </w:tcPr>
          <w:p w14:paraId="55C613EC"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AF72C5D" w14:textId="77777777" w:rsidR="00980D3B" w:rsidRDefault="00980D3B">
            <w:pPr>
              <w:pStyle w:val="ComponentTableBody"/>
              <w:jc w:val="left"/>
            </w:pPr>
            <w:r>
              <w:rPr>
                <w:snapToGrid w:val="0"/>
              </w:rPr>
              <w:t>Unit of Measure Description</w:t>
            </w:r>
          </w:p>
        </w:tc>
        <w:tc>
          <w:tcPr>
            <w:tcW w:w="1440" w:type="dxa"/>
            <w:tcBorders>
              <w:top w:val="single" w:sz="4" w:space="0" w:color="auto"/>
              <w:bottom w:val="single" w:sz="4" w:space="0" w:color="auto"/>
            </w:tcBorders>
          </w:tcPr>
          <w:p w14:paraId="676DA74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4B7312C"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A625DF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8DC359B" w14:textId="77777777" w:rsidR="00980D3B" w:rsidRDefault="00980D3B">
            <w:pPr>
              <w:pStyle w:val="ComponentTableBody"/>
            </w:pPr>
            <w:r>
              <w:t>4</w:t>
            </w:r>
          </w:p>
        </w:tc>
        <w:tc>
          <w:tcPr>
            <w:tcW w:w="576" w:type="dxa"/>
            <w:tcBorders>
              <w:top w:val="single" w:sz="4" w:space="0" w:color="auto"/>
              <w:bottom w:val="single" w:sz="4" w:space="0" w:color="auto"/>
            </w:tcBorders>
          </w:tcPr>
          <w:p w14:paraId="43014DE1" w14:textId="77777777" w:rsidR="00980D3B" w:rsidRDefault="00980D3B">
            <w:pPr>
              <w:pStyle w:val="ComponentTableBody"/>
            </w:pPr>
            <w:r>
              <w:t xml:space="preserve">20 </w:t>
            </w:r>
          </w:p>
        </w:tc>
        <w:tc>
          <w:tcPr>
            <w:tcW w:w="720" w:type="dxa"/>
            <w:tcBorders>
              <w:top w:val="single" w:sz="4" w:space="0" w:color="auto"/>
              <w:bottom w:val="single" w:sz="4" w:space="0" w:color="auto"/>
            </w:tcBorders>
          </w:tcPr>
          <w:p w14:paraId="24159106" w14:textId="77777777" w:rsidR="00980D3B" w:rsidRDefault="00980D3B">
            <w:pPr>
              <w:pStyle w:val="ComponentTableBody"/>
            </w:pPr>
            <w:r>
              <w:t>ID</w:t>
            </w:r>
          </w:p>
        </w:tc>
        <w:tc>
          <w:tcPr>
            <w:tcW w:w="576" w:type="dxa"/>
            <w:tcBorders>
              <w:top w:val="single" w:sz="4" w:space="0" w:color="auto"/>
              <w:bottom w:val="single" w:sz="4" w:space="0" w:color="auto"/>
            </w:tcBorders>
          </w:tcPr>
          <w:p w14:paraId="6A695650" w14:textId="77777777" w:rsidR="00980D3B" w:rsidRDefault="00980D3B">
            <w:pPr>
              <w:pStyle w:val="ComponentTableBody"/>
            </w:pPr>
            <w:r>
              <w:t>C</w:t>
            </w:r>
          </w:p>
        </w:tc>
        <w:tc>
          <w:tcPr>
            <w:tcW w:w="720" w:type="dxa"/>
            <w:tcBorders>
              <w:top w:val="single" w:sz="4" w:space="0" w:color="auto"/>
              <w:bottom w:val="single" w:sz="4" w:space="0" w:color="auto"/>
            </w:tcBorders>
          </w:tcPr>
          <w:p w14:paraId="662131AC" w14:textId="77777777" w:rsidR="00980D3B" w:rsidRDefault="00980D3B">
            <w:pPr>
              <w:pStyle w:val="ComponentTableBody"/>
            </w:pPr>
            <w:r>
              <w:t>396</w:t>
            </w:r>
          </w:p>
        </w:tc>
        <w:tc>
          <w:tcPr>
            <w:tcW w:w="2880" w:type="dxa"/>
            <w:tcBorders>
              <w:top w:val="single" w:sz="4" w:space="0" w:color="auto"/>
              <w:bottom w:val="single" w:sz="4" w:space="0" w:color="auto"/>
            </w:tcBorders>
          </w:tcPr>
          <w:p w14:paraId="227B81EE" w14:textId="77777777" w:rsidR="00980D3B" w:rsidRDefault="00980D3B">
            <w:pPr>
              <w:pStyle w:val="ComponentTableBody"/>
              <w:jc w:val="left"/>
            </w:pPr>
            <w:r>
              <w:rPr>
                <w:snapToGrid w:val="0"/>
              </w:rPr>
              <w:t>Unit of Measure Coding System</w:t>
            </w:r>
          </w:p>
        </w:tc>
        <w:tc>
          <w:tcPr>
            <w:tcW w:w="1440" w:type="dxa"/>
            <w:tcBorders>
              <w:top w:val="single" w:sz="4" w:space="0" w:color="auto"/>
              <w:bottom w:val="single" w:sz="4" w:space="0" w:color="auto"/>
            </w:tcBorders>
          </w:tcPr>
          <w:p w14:paraId="7734574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E0469FA"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30F3077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ABC4EEF" w14:textId="77777777" w:rsidR="00980D3B" w:rsidRDefault="00980D3B">
            <w:pPr>
              <w:pStyle w:val="ComponentTableBody"/>
            </w:pPr>
            <w:r>
              <w:t>5</w:t>
            </w:r>
          </w:p>
        </w:tc>
        <w:tc>
          <w:tcPr>
            <w:tcW w:w="576" w:type="dxa"/>
            <w:tcBorders>
              <w:top w:val="single" w:sz="4" w:space="0" w:color="auto"/>
              <w:bottom w:val="single" w:sz="4" w:space="0" w:color="auto"/>
            </w:tcBorders>
          </w:tcPr>
          <w:p w14:paraId="152CFE45" w14:textId="77777777" w:rsidR="00980D3B" w:rsidRDefault="00980D3B">
            <w:pPr>
              <w:pStyle w:val="ComponentTableBody"/>
            </w:pPr>
            <w:r>
              <w:t>20</w:t>
            </w:r>
          </w:p>
        </w:tc>
        <w:tc>
          <w:tcPr>
            <w:tcW w:w="720" w:type="dxa"/>
            <w:tcBorders>
              <w:top w:val="single" w:sz="4" w:space="0" w:color="auto"/>
              <w:bottom w:val="single" w:sz="4" w:space="0" w:color="auto"/>
            </w:tcBorders>
          </w:tcPr>
          <w:p w14:paraId="7A234F91" w14:textId="77777777" w:rsidR="00980D3B" w:rsidRDefault="00980D3B">
            <w:pPr>
              <w:pStyle w:val="ComponentTableBody"/>
            </w:pPr>
            <w:r>
              <w:t>ST</w:t>
            </w:r>
          </w:p>
        </w:tc>
        <w:tc>
          <w:tcPr>
            <w:tcW w:w="576" w:type="dxa"/>
            <w:tcBorders>
              <w:top w:val="single" w:sz="4" w:space="0" w:color="auto"/>
              <w:bottom w:val="single" w:sz="4" w:space="0" w:color="auto"/>
            </w:tcBorders>
          </w:tcPr>
          <w:p w14:paraId="37B057DA" w14:textId="77777777" w:rsidR="00980D3B" w:rsidRDefault="00980D3B">
            <w:pPr>
              <w:pStyle w:val="ComponentTableBody"/>
            </w:pPr>
            <w:r>
              <w:t>O</w:t>
            </w:r>
          </w:p>
        </w:tc>
        <w:tc>
          <w:tcPr>
            <w:tcW w:w="720" w:type="dxa"/>
            <w:tcBorders>
              <w:top w:val="single" w:sz="4" w:space="0" w:color="auto"/>
              <w:bottom w:val="single" w:sz="4" w:space="0" w:color="auto"/>
            </w:tcBorders>
          </w:tcPr>
          <w:p w14:paraId="0327088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B7E338E" w14:textId="77777777" w:rsidR="00980D3B" w:rsidRDefault="00980D3B">
            <w:pPr>
              <w:pStyle w:val="ComponentTableBody"/>
              <w:jc w:val="left"/>
            </w:pPr>
            <w:r>
              <w:rPr>
                <w:snapToGrid w:val="0"/>
              </w:rPr>
              <w:t>Alternate Unit of Measure Identifier</w:t>
            </w:r>
          </w:p>
        </w:tc>
        <w:tc>
          <w:tcPr>
            <w:tcW w:w="1440" w:type="dxa"/>
            <w:tcBorders>
              <w:top w:val="single" w:sz="4" w:space="0" w:color="auto"/>
              <w:bottom w:val="single" w:sz="4" w:space="0" w:color="auto"/>
            </w:tcBorders>
          </w:tcPr>
          <w:p w14:paraId="038C774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EC89B1A"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328946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67357EB" w14:textId="77777777" w:rsidR="00980D3B" w:rsidRDefault="00980D3B">
            <w:pPr>
              <w:pStyle w:val="ComponentTableBody"/>
            </w:pPr>
            <w:r>
              <w:t>6</w:t>
            </w:r>
          </w:p>
        </w:tc>
        <w:tc>
          <w:tcPr>
            <w:tcW w:w="576" w:type="dxa"/>
            <w:tcBorders>
              <w:top w:val="single" w:sz="4" w:space="0" w:color="auto"/>
              <w:bottom w:val="single" w:sz="4" w:space="0" w:color="auto"/>
            </w:tcBorders>
          </w:tcPr>
          <w:p w14:paraId="4200C8D5" w14:textId="77777777" w:rsidR="00980D3B" w:rsidRDefault="00980D3B">
            <w:pPr>
              <w:pStyle w:val="ComponentTableBody"/>
            </w:pPr>
            <w:r>
              <w:t>199</w:t>
            </w:r>
          </w:p>
        </w:tc>
        <w:tc>
          <w:tcPr>
            <w:tcW w:w="720" w:type="dxa"/>
            <w:tcBorders>
              <w:top w:val="single" w:sz="4" w:space="0" w:color="auto"/>
              <w:bottom w:val="single" w:sz="4" w:space="0" w:color="auto"/>
            </w:tcBorders>
          </w:tcPr>
          <w:p w14:paraId="332573F6" w14:textId="77777777" w:rsidR="00980D3B" w:rsidRDefault="00980D3B">
            <w:pPr>
              <w:pStyle w:val="ComponentTableBody"/>
            </w:pPr>
            <w:r>
              <w:t>ST</w:t>
            </w:r>
          </w:p>
        </w:tc>
        <w:tc>
          <w:tcPr>
            <w:tcW w:w="576" w:type="dxa"/>
            <w:tcBorders>
              <w:top w:val="single" w:sz="4" w:space="0" w:color="auto"/>
              <w:bottom w:val="single" w:sz="4" w:space="0" w:color="auto"/>
            </w:tcBorders>
          </w:tcPr>
          <w:p w14:paraId="3EDE8360" w14:textId="77777777" w:rsidR="00980D3B" w:rsidRDefault="00980D3B">
            <w:pPr>
              <w:pStyle w:val="ComponentTableBody"/>
            </w:pPr>
            <w:r>
              <w:t>O</w:t>
            </w:r>
          </w:p>
        </w:tc>
        <w:tc>
          <w:tcPr>
            <w:tcW w:w="720" w:type="dxa"/>
            <w:tcBorders>
              <w:top w:val="single" w:sz="4" w:space="0" w:color="auto"/>
              <w:bottom w:val="single" w:sz="4" w:space="0" w:color="auto"/>
            </w:tcBorders>
          </w:tcPr>
          <w:p w14:paraId="7962E000"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1384FF1" w14:textId="77777777" w:rsidR="00980D3B" w:rsidRDefault="00980D3B">
            <w:pPr>
              <w:pStyle w:val="ComponentTableBody"/>
              <w:jc w:val="left"/>
            </w:pPr>
            <w:r>
              <w:rPr>
                <w:snapToGrid w:val="0"/>
              </w:rPr>
              <w:t>Alternate Unit of Measure Description</w:t>
            </w:r>
          </w:p>
        </w:tc>
        <w:tc>
          <w:tcPr>
            <w:tcW w:w="1440" w:type="dxa"/>
            <w:tcBorders>
              <w:top w:val="single" w:sz="4" w:space="0" w:color="auto"/>
              <w:bottom w:val="single" w:sz="4" w:space="0" w:color="auto"/>
            </w:tcBorders>
          </w:tcPr>
          <w:p w14:paraId="485FB8C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B40772C"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0C029CB9"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6D1D67D" w14:textId="77777777" w:rsidR="00980D3B" w:rsidRDefault="00980D3B">
            <w:pPr>
              <w:pStyle w:val="ComponentTableBody"/>
              <w:rPr>
                <w:lang w:val="it-IT"/>
              </w:rPr>
            </w:pPr>
            <w:r>
              <w:rPr>
                <w:lang w:val="it-IT"/>
              </w:rPr>
              <w:t>7</w:t>
            </w:r>
          </w:p>
        </w:tc>
        <w:tc>
          <w:tcPr>
            <w:tcW w:w="576" w:type="dxa"/>
            <w:tcBorders>
              <w:top w:val="single" w:sz="4" w:space="0" w:color="auto"/>
              <w:bottom w:val="double" w:sz="4" w:space="0" w:color="auto"/>
            </w:tcBorders>
          </w:tcPr>
          <w:p w14:paraId="0B1E2D30" w14:textId="77777777" w:rsidR="00980D3B" w:rsidRDefault="00980D3B">
            <w:pPr>
              <w:pStyle w:val="ComponentTableBody"/>
              <w:rPr>
                <w:lang w:val="it-IT"/>
              </w:rPr>
            </w:pPr>
            <w:r>
              <w:rPr>
                <w:lang w:val="it-IT"/>
              </w:rPr>
              <w:t xml:space="preserve">20 </w:t>
            </w:r>
          </w:p>
        </w:tc>
        <w:tc>
          <w:tcPr>
            <w:tcW w:w="720" w:type="dxa"/>
            <w:tcBorders>
              <w:top w:val="single" w:sz="4" w:space="0" w:color="auto"/>
              <w:bottom w:val="double" w:sz="4" w:space="0" w:color="auto"/>
            </w:tcBorders>
          </w:tcPr>
          <w:p w14:paraId="1FB8519F"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7D2009AA"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511FB4D8" w14:textId="77777777" w:rsidR="00980D3B" w:rsidRDefault="00980D3B">
            <w:pPr>
              <w:pStyle w:val="ComponentTableBody"/>
            </w:pPr>
            <w:r>
              <w:t>396</w:t>
            </w:r>
          </w:p>
        </w:tc>
        <w:tc>
          <w:tcPr>
            <w:tcW w:w="2880" w:type="dxa"/>
            <w:tcBorders>
              <w:top w:val="single" w:sz="4" w:space="0" w:color="auto"/>
              <w:bottom w:val="double" w:sz="4" w:space="0" w:color="auto"/>
            </w:tcBorders>
          </w:tcPr>
          <w:p w14:paraId="4869A67F" w14:textId="77777777" w:rsidR="00980D3B" w:rsidRDefault="00980D3B">
            <w:pPr>
              <w:pStyle w:val="ComponentTableBody"/>
              <w:jc w:val="left"/>
            </w:pPr>
            <w:r>
              <w:rPr>
                <w:snapToGrid w:val="0"/>
              </w:rPr>
              <w:t>Alternate Unit of Measure Coding System</w:t>
            </w:r>
          </w:p>
        </w:tc>
        <w:tc>
          <w:tcPr>
            <w:tcW w:w="1440" w:type="dxa"/>
            <w:tcBorders>
              <w:top w:val="single" w:sz="4" w:space="0" w:color="auto"/>
              <w:bottom w:val="double" w:sz="4" w:space="0" w:color="auto"/>
            </w:tcBorders>
          </w:tcPr>
          <w:p w14:paraId="182542C9"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87FDB07"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5B431E60" w14:textId="77777777" w:rsidR="00980D3B" w:rsidRDefault="00980D3B">
      <w:pPr>
        <w:pStyle w:val="NormalIndented"/>
      </w:pPr>
      <w:r>
        <w:rPr>
          <w:snapToGrid w:val="0"/>
        </w:rPr>
        <w:t xml:space="preserve">Definition: </w:t>
      </w:r>
      <w:r>
        <w:t>This data type defines the channel sensitivity (gain) and the units in which it is measured in a waveform result.</w:t>
      </w:r>
    </w:p>
    <w:p w14:paraId="38F1396B" w14:textId="77777777" w:rsidR="00980D3B" w:rsidRDefault="00980D3B">
      <w:pPr>
        <w:pStyle w:val="Note"/>
      </w:pPr>
      <w:r>
        <w:rPr>
          <w:rStyle w:val="Strong"/>
        </w:rPr>
        <w:t>Maximum Length:</w:t>
      </w:r>
      <w:r>
        <w:t xml:space="preserve"> 490 </w:t>
      </w:r>
    </w:p>
    <w:p w14:paraId="193490F8" w14:textId="77777777" w:rsidR="00980D3B" w:rsidRDefault="00980D3B"/>
    <w:p w14:paraId="10AA3E6E" w14:textId="77777777" w:rsidR="00980D3B" w:rsidRDefault="00980D3B">
      <w:pPr>
        <w:pStyle w:val="Note"/>
        <w:tabs>
          <w:tab w:val="left" w:pos="1440"/>
        </w:tabs>
        <w:rPr>
          <w:snapToGrid w:val="0"/>
        </w:rPr>
      </w:pPr>
      <w:r>
        <w:rPr>
          <w:rStyle w:val="Strong"/>
        </w:rPr>
        <w:t>Note:</w:t>
      </w:r>
      <w:r>
        <w:t xml:space="preserve"> Replaces the CM data type used in 7.14.1.5 OBX-5.3 where OBX-5Observation value (*) is data type CD as of v 2.5.</w:t>
      </w:r>
    </w:p>
    <w:p w14:paraId="6E29CE9C" w14:textId="77777777" w:rsidR="00980D3B" w:rsidRDefault="00980D3B">
      <w:pPr>
        <w:pStyle w:val="Heading4"/>
        <w:rPr>
          <w:vanish/>
        </w:rPr>
      </w:pPr>
    </w:p>
    <w:p w14:paraId="54E82FE8" w14:textId="77777777" w:rsidR="00980D3B" w:rsidRDefault="00980D3B">
      <w:pPr>
        <w:pStyle w:val="Heading4"/>
      </w:pPr>
      <w:r>
        <w:t>Channel Sensitivity (NM)</w:t>
      </w:r>
    </w:p>
    <w:p w14:paraId="6A82AD39" w14:textId="77777777" w:rsidR="00980D3B" w:rsidRDefault="00980D3B">
      <w:pPr>
        <w:pStyle w:val="NormalIndented"/>
      </w:pPr>
      <w:r>
        <w:t>Definition: This component transmits the nominal value that corresponds to one unit in the waveform data, that is, the effective resolution of the least significant bit of the ADC, and the polarity of the channel.</w:t>
      </w:r>
    </w:p>
    <w:p w14:paraId="323C4AA9" w14:textId="77777777" w:rsidR="00980D3B" w:rsidRDefault="00980D3B">
      <w:pPr>
        <w:pStyle w:val="Heading4"/>
      </w:pPr>
      <w:r>
        <w:t xml:space="preserve">Unit of Measure Identifier (ST) </w:t>
      </w:r>
    </w:p>
    <w:p w14:paraId="4E08FEE6" w14:textId="77777777" w:rsidR="00980D3B" w:rsidRDefault="00980D3B">
      <w:pPr>
        <w:pStyle w:val="NormalIndented"/>
      </w:pPr>
      <w:r>
        <w:t>Definition: The unit designation for the channel sensitivity. This field is required if the unit of measure d</w:t>
      </w:r>
      <w:r>
        <w:t>e</w:t>
      </w:r>
      <w:r>
        <w:t>scription is not present.</w:t>
      </w:r>
    </w:p>
    <w:p w14:paraId="4A279EA9" w14:textId="77777777" w:rsidR="00980D3B" w:rsidRDefault="00980D3B">
      <w:pPr>
        <w:pStyle w:val="Heading4"/>
      </w:pPr>
      <w:r>
        <w:t>Unit of Measure Description (ST)</w:t>
      </w:r>
    </w:p>
    <w:p w14:paraId="6CFEA2D1" w14:textId="77777777" w:rsidR="00980D3B" w:rsidRDefault="00980D3B">
      <w:pPr>
        <w:pStyle w:val="NormalIndented"/>
      </w:pPr>
      <w:r>
        <w:t>Definition: The full text name of the unit of measure identifier. This field is required if the unit of mea</w:t>
      </w:r>
      <w:r>
        <w:t>s</w:t>
      </w:r>
      <w:r>
        <w:t>ure identifier is not present.</w:t>
      </w:r>
    </w:p>
    <w:p w14:paraId="7FB91B91" w14:textId="77777777" w:rsidR="00980D3B" w:rsidRDefault="00980D3B">
      <w:pPr>
        <w:pStyle w:val="Heading4"/>
      </w:pPr>
      <w:r>
        <w:lastRenderedPageBreak/>
        <w:t>Unit of Measure Coding System (IS)</w:t>
      </w:r>
    </w:p>
    <w:p w14:paraId="7B637C63" w14:textId="77777777" w:rsidR="00980D3B" w:rsidRDefault="00980D3B">
      <w:pPr>
        <w:pStyle w:val="NormalIndented"/>
      </w:pPr>
      <w:r>
        <w:t>Definition: Specifies the designated system of units. Refer to HL7 table 0396 – Coding System in section 2.17.5 for suggested values. This field is required if the unit of measure ide</w:t>
      </w:r>
      <w:r>
        <w:t>n</w:t>
      </w:r>
      <w:r>
        <w:t>tifier is pr</w:t>
      </w:r>
      <w:r>
        <w:t>e</w:t>
      </w:r>
      <w:r>
        <w:t>sent.</w:t>
      </w:r>
    </w:p>
    <w:p w14:paraId="32A7E5C4" w14:textId="77777777" w:rsidR="00980D3B" w:rsidRDefault="00980D3B">
      <w:pPr>
        <w:pStyle w:val="Heading4"/>
      </w:pPr>
      <w:r>
        <w:t>Alternate Unit of Measure Identifier (ST)</w:t>
      </w:r>
    </w:p>
    <w:p w14:paraId="6E265728" w14:textId="77777777" w:rsidR="00980D3B" w:rsidRDefault="00980D3B">
      <w:pPr>
        <w:pStyle w:val="NormalIndented"/>
      </w:pPr>
      <w:r>
        <w:t xml:space="preserve">Definition: An alternate units designation for the channel sensitivity. </w:t>
      </w:r>
    </w:p>
    <w:p w14:paraId="4FEA9A42" w14:textId="77777777" w:rsidR="00980D3B" w:rsidRDefault="00980D3B">
      <w:pPr>
        <w:pStyle w:val="Heading4"/>
      </w:pPr>
      <w:r>
        <w:t>Alternate Unit of Measure Description (ST)</w:t>
      </w:r>
    </w:p>
    <w:p w14:paraId="762CB236" w14:textId="77777777" w:rsidR="00980D3B" w:rsidRDefault="00980D3B">
      <w:pPr>
        <w:pStyle w:val="NormalIndented"/>
      </w:pPr>
      <w:r>
        <w:t xml:space="preserve">Definition: The full text name of the alternate unit of measure identifier </w:t>
      </w:r>
    </w:p>
    <w:p w14:paraId="2BBDB276" w14:textId="77777777" w:rsidR="00980D3B" w:rsidRDefault="00980D3B">
      <w:pPr>
        <w:pStyle w:val="Heading4"/>
      </w:pPr>
      <w:r>
        <w:t>Alternate Unit of Measure Co</w:t>
      </w:r>
      <w:r>
        <w:t>d</w:t>
      </w:r>
      <w:r>
        <w:t>ing System (IS)</w:t>
      </w:r>
    </w:p>
    <w:p w14:paraId="277421A0" w14:textId="77777777" w:rsidR="00980D3B" w:rsidRDefault="00980D3B">
      <w:pPr>
        <w:pStyle w:val="NormalIndented"/>
      </w:pPr>
      <w:r>
        <w:t>Definition: Specifies the coding system for the alternate unit of measure. Refer to HL7 table 0396 – Coding System in section 2.17.5 for suggested values.</w:t>
      </w:r>
    </w:p>
    <w:p w14:paraId="2D3AB8EA" w14:textId="77777777" w:rsidR="00980D3B" w:rsidRDefault="00980D3B">
      <w:pPr>
        <w:pStyle w:val="Heading3"/>
      </w:pPr>
      <w:r>
        <w:fldChar w:fldCharType="begin"/>
      </w:r>
      <w:r>
        <w:instrText xml:space="preserve"> XE "CWE" </w:instrText>
      </w:r>
      <w:r>
        <w:fldChar w:fldCharType="end"/>
      </w:r>
      <w:r>
        <w:fldChar w:fldCharType="begin"/>
      </w:r>
      <w:r>
        <w:instrText xml:space="preserve"> XE "Data types: CWE" </w:instrText>
      </w:r>
      <w:r>
        <w:fldChar w:fldCharType="end"/>
      </w:r>
      <w:bookmarkStart w:id="354" w:name="_Ref485523616"/>
      <w:bookmarkStart w:id="355" w:name="_Toc498145925"/>
      <w:bookmarkStart w:id="356" w:name="_Toc527864494"/>
      <w:bookmarkStart w:id="357" w:name="_Toc527865966"/>
      <w:bookmarkStart w:id="358" w:name="_Toc528481879"/>
      <w:bookmarkStart w:id="359" w:name="_Toc528482384"/>
      <w:bookmarkStart w:id="360" w:name="_Toc528482683"/>
      <w:bookmarkStart w:id="361" w:name="_Toc528482808"/>
      <w:bookmarkStart w:id="362" w:name="_Toc528486116"/>
      <w:bookmarkStart w:id="363" w:name="_Toc536689722"/>
      <w:bookmarkStart w:id="364" w:name="_Toc496467"/>
      <w:bookmarkStart w:id="365" w:name="_Toc524814"/>
      <w:bookmarkStart w:id="366" w:name="_Toc1802397"/>
      <w:bookmarkStart w:id="367" w:name="_Toc22448392"/>
      <w:bookmarkStart w:id="368" w:name="_Toc22697584"/>
      <w:bookmarkStart w:id="369" w:name="_Toc24273619"/>
      <w:r>
        <w:t>CWE – coded with exce</w:t>
      </w:r>
      <w:r>
        <w:t>p</w:t>
      </w:r>
      <w:r>
        <w:t>tions</w:t>
      </w:r>
      <w:bookmarkEnd w:id="345"/>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14:paraId="40D4AEEB" w14:textId="77777777" w:rsidR="00980D3B" w:rsidRDefault="00980D3B">
      <w:pPr>
        <w:pStyle w:val="ComponentTableCaption"/>
      </w:pPr>
      <w:bookmarkStart w:id="370" w:name="CWE"/>
      <w:r>
        <w:t>HL7 Component Table - CWE – Coded with Exceptions</w:t>
      </w:r>
      <w:r>
        <w:fldChar w:fldCharType="begin"/>
      </w:r>
      <w:r>
        <w:instrText xml:space="preserve"> XE "HL7 Component Table - CWE" </w:instrText>
      </w:r>
      <w:r>
        <w:fldChar w:fldCharType="end"/>
      </w:r>
      <w:bookmarkEnd w:id="37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8A9441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A4732E8"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5878B756"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2A1E3BE7"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64ECE8B4"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FA82EC9"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217B65B"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2BB72BD"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C2D808B" w14:textId="77777777" w:rsidR="00980D3B" w:rsidRDefault="00980D3B">
            <w:pPr>
              <w:pStyle w:val="ComponentTableHeader"/>
              <w:jc w:val="left"/>
              <w:rPr>
                <w:b w:val="0"/>
                <w:lang w:val="fr-FR"/>
              </w:rPr>
            </w:pPr>
            <w:r>
              <w:rPr>
                <w:lang w:val="fr-FR"/>
              </w:rPr>
              <w:t>SEC.REF.</w:t>
            </w:r>
          </w:p>
        </w:tc>
      </w:tr>
      <w:tr w:rsidR="00980D3B" w14:paraId="748E265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0A51C6B" w14:textId="77777777" w:rsidR="00980D3B" w:rsidRDefault="00980D3B">
            <w:pPr>
              <w:pStyle w:val="ComponentTableBody"/>
            </w:pPr>
            <w:r>
              <w:t>1</w:t>
            </w:r>
          </w:p>
        </w:tc>
        <w:tc>
          <w:tcPr>
            <w:tcW w:w="576" w:type="dxa"/>
            <w:tcBorders>
              <w:top w:val="single" w:sz="4" w:space="0" w:color="auto"/>
              <w:bottom w:val="single" w:sz="4" w:space="0" w:color="auto"/>
            </w:tcBorders>
          </w:tcPr>
          <w:p w14:paraId="593FD8FC" w14:textId="77777777" w:rsidR="00980D3B" w:rsidRDefault="00980D3B">
            <w:pPr>
              <w:pStyle w:val="ComponentTableBody"/>
            </w:pPr>
            <w:r>
              <w:t>20</w:t>
            </w:r>
          </w:p>
        </w:tc>
        <w:tc>
          <w:tcPr>
            <w:tcW w:w="720" w:type="dxa"/>
            <w:tcBorders>
              <w:top w:val="single" w:sz="4" w:space="0" w:color="auto"/>
              <w:bottom w:val="single" w:sz="4" w:space="0" w:color="auto"/>
            </w:tcBorders>
          </w:tcPr>
          <w:p w14:paraId="01742A85" w14:textId="77777777" w:rsidR="00980D3B" w:rsidRDefault="00980D3B">
            <w:pPr>
              <w:pStyle w:val="ComponentTableBody"/>
            </w:pPr>
            <w:r>
              <w:t>ST</w:t>
            </w:r>
          </w:p>
        </w:tc>
        <w:tc>
          <w:tcPr>
            <w:tcW w:w="576" w:type="dxa"/>
            <w:tcBorders>
              <w:top w:val="single" w:sz="4" w:space="0" w:color="auto"/>
              <w:bottom w:val="single" w:sz="4" w:space="0" w:color="auto"/>
            </w:tcBorders>
          </w:tcPr>
          <w:p w14:paraId="608FEFA1" w14:textId="77777777" w:rsidR="00980D3B" w:rsidRDefault="00980D3B">
            <w:pPr>
              <w:pStyle w:val="ComponentTableBody"/>
            </w:pPr>
            <w:r>
              <w:t>O</w:t>
            </w:r>
          </w:p>
        </w:tc>
        <w:tc>
          <w:tcPr>
            <w:tcW w:w="720" w:type="dxa"/>
            <w:tcBorders>
              <w:top w:val="single" w:sz="4" w:space="0" w:color="auto"/>
              <w:bottom w:val="single" w:sz="4" w:space="0" w:color="auto"/>
            </w:tcBorders>
          </w:tcPr>
          <w:p w14:paraId="0CE8DFF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CE5AC73" w14:textId="77777777" w:rsidR="00980D3B" w:rsidRDefault="00980D3B">
            <w:pPr>
              <w:pStyle w:val="ComponentTableBody"/>
              <w:jc w:val="left"/>
            </w:pPr>
            <w:r>
              <w:t>Identifier</w:t>
            </w:r>
          </w:p>
        </w:tc>
        <w:tc>
          <w:tcPr>
            <w:tcW w:w="1440" w:type="dxa"/>
            <w:tcBorders>
              <w:top w:val="single" w:sz="4" w:space="0" w:color="auto"/>
              <w:bottom w:val="single" w:sz="4" w:space="0" w:color="auto"/>
            </w:tcBorders>
          </w:tcPr>
          <w:p w14:paraId="721592D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0AE2A00"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0B8FE1B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C6146AD" w14:textId="77777777" w:rsidR="00980D3B" w:rsidRDefault="00980D3B">
            <w:pPr>
              <w:pStyle w:val="ComponentTableBody"/>
            </w:pPr>
            <w:r>
              <w:t>2</w:t>
            </w:r>
          </w:p>
        </w:tc>
        <w:tc>
          <w:tcPr>
            <w:tcW w:w="576" w:type="dxa"/>
            <w:tcBorders>
              <w:top w:val="single" w:sz="4" w:space="0" w:color="auto"/>
              <w:bottom w:val="single" w:sz="4" w:space="0" w:color="auto"/>
            </w:tcBorders>
          </w:tcPr>
          <w:p w14:paraId="0AE10C87" w14:textId="77777777" w:rsidR="00980D3B" w:rsidRDefault="00980D3B">
            <w:pPr>
              <w:pStyle w:val="ComponentTableBody"/>
            </w:pPr>
            <w:r>
              <w:t>199</w:t>
            </w:r>
          </w:p>
        </w:tc>
        <w:tc>
          <w:tcPr>
            <w:tcW w:w="720" w:type="dxa"/>
            <w:tcBorders>
              <w:top w:val="single" w:sz="4" w:space="0" w:color="auto"/>
              <w:bottom w:val="single" w:sz="4" w:space="0" w:color="auto"/>
            </w:tcBorders>
          </w:tcPr>
          <w:p w14:paraId="76AA5AED" w14:textId="77777777" w:rsidR="00980D3B" w:rsidRDefault="00980D3B">
            <w:pPr>
              <w:pStyle w:val="ComponentTableBody"/>
            </w:pPr>
            <w:r>
              <w:t>ST</w:t>
            </w:r>
          </w:p>
        </w:tc>
        <w:tc>
          <w:tcPr>
            <w:tcW w:w="576" w:type="dxa"/>
            <w:tcBorders>
              <w:top w:val="single" w:sz="4" w:space="0" w:color="auto"/>
              <w:bottom w:val="single" w:sz="4" w:space="0" w:color="auto"/>
            </w:tcBorders>
          </w:tcPr>
          <w:p w14:paraId="006F25AC"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304D66E"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2BA3147A" w14:textId="77777777" w:rsidR="00980D3B" w:rsidRDefault="00980D3B">
            <w:pPr>
              <w:pStyle w:val="ComponentTableBody"/>
              <w:jc w:val="left"/>
              <w:rPr>
                <w:lang w:val="it-IT"/>
              </w:rPr>
            </w:pPr>
            <w:r>
              <w:rPr>
                <w:lang w:val="it-IT"/>
              </w:rPr>
              <w:t>Text</w:t>
            </w:r>
          </w:p>
        </w:tc>
        <w:tc>
          <w:tcPr>
            <w:tcW w:w="1440" w:type="dxa"/>
            <w:tcBorders>
              <w:top w:val="single" w:sz="4" w:space="0" w:color="auto"/>
              <w:bottom w:val="single" w:sz="4" w:space="0" w:color="auto"/>
            </w:tcBorders>
          </w:tcPr>
          <w:p w14:paraId="2A555B72"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27A1F710"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1CC5C5C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9D27568"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09EEE768" w14:textId="77777777" w:rsidR="00980D3B" w:rsidRDefault="00980D3B">
            <w:pPr>
              <w:pStyle w:val="ComponentTableBody"/>
              <w:rPr>
                <w:lang w:val="it-IT"/>
              </w:rPr>
            </w:pPr>
            <w:r>
              <w:rPr>
                <w:lang w:val="it-IT"/>
              </w:rPr>
              <w:t>20</w:t>
            </w:r>
          </w:p>
        </w:tc>
        <w:tc>
          <w:tcPr>
            <w:tcW w:w="720" w:type="dxa"/>
            <w:tcBorders>
              <w:top w:val="single" w:sz="4" w:space="0" w:color="auto"/>
              <w:bottom w:val="single" w:sz="4" w:space="0" w:color="auto"/>
            </w:tcBorders>
          </w:tcPr>
          <w:p w14:paraId="2D304558"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2FE0FC2A"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5369DC3" w14:textId="77777777" w:rsidR="00980D3B" w:rsidRDefault="00980D3B">
            <w:pPr>
              <w:pStyle w:val="ComponentTableBody"/>
            </w:pPr>
            <w:r>
              <w:t>0396</w:t>
            </w:r>
          </w:p>
        </w:tc>
        <w:tc>
          <w:tcPr>
            <w:tcW w:w="2880" w:type="dxa"/>
            <w:tcBorders>
              <w:top w:val="single" w:sz="4" w:space="0" w:color="auto"/>
              <w:bottom w:val="single" w:sz="4" w:space="0" w:color="auto"/>
            </w:tcBorders>
          </w:tcPr>
          <w:p w14:paraId="7B4F3F1E" w14:textId="77777777" w:rsidR="00980D3B" w:rsidRDefault="00980D3B">
            <w:pPr>
              <w:pStyle w:val="ComponentTableBody"/>
              <w:jc w:val="left"/>
            </w:pPr>
            <w:r>
              <w:t>Name of Coding System</w:t>
            </w:r>
          </w:p>
        </w:tc>
        <w:tc>
          <w:tcPr>
            <w:tcW w:w="1440" w:type="dxa"/>
            <w:tcBorders>
              <w:top w:val="single" w:sz="4" w:space="0" w:color="auto"/>
              <w:bottom w:val="single" w:sz="4" w:space="0" w:color="auto"/>
            </w:tcBorders>
          </w:tcPr>
          <w:p w14:paraId="2A3556B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B4C64D9"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5C530EA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A41412D" w14:textId="77777777" w:rsidR="00980D3B" w:rsidRDefault="00980D3B">
            <w:pPr>
              <w:pStyle w:val="ComponentTableBody"/>
            </w:pPr>
            <w:r>
              <w:t>4</w:t>
            </w:r>
          </w:p>
        </w:tc>
        <w:tc>
          <w:tcPr>
            <w:tcW w:w="576" w:type="dxa"/>
            <w:tcBorders>
              <w:top w:val="single" w:sz="4" w:space="0" w:color="auto"/>
              <w:bottom w:val="single" w:sz="4" w:space="0" w:color="auto"/>
            </w:tcBorders>
          </w:tcPr>
          <w:p w14:paraId="646E4C0A" w14:textId="77777777" w:rsidR="00980D3B" w:rsidRDefault="00980D3B">
            <w:pPr>
              <w:pStyle w:val="ComponentTableBody"/>
            </w:pPr>
            <w:r>
              <w:t>20</w:t>
            </w:r>
          </w:p>
        </w:tc>
        <w:tc>
          <w:tcPr>
            <w:tcW w:w="720" w:type="dxa"/>
            <w:tcBorders>
              <w:top w:val="single" w:sz="4" w:space="0" w:color="auto"/>
              <w:bottom w:val="single" w:sz="4" w:space="0" w:color="auto"/>
            </w:tcBorders>
          </w:tcPr>
          <w:p w14:paraId="7667FCA9" w14:textId="77777777" w:rsidR="00980D3B" w:rsidRDefault="00980D3B">
            <w:pPr>
              <w:pStyle w:val="ComponentTableBody"/>
            </w:pPr>
            <w:r>
              <w:t>ST</w:t>
            </w:r>
          </w:p>
        </w:tc>
        <w:tc>
          <w:tcPr>
            <w:tcW w:w="576" w:type="dxa"/>
            <w:tcBorders>
              <w:top w:val="single" w:sz="4" w:space="0" w:color="auto"/>
              <w:bottom w:val="single" w:sz="4" w:space="0" w:color="auto"/>
            </w:tcBorders>
          </w:tcPr>
          <w:p w14:paraId="0E54E838" w14:textId="77777777" w:rsidR="00980D3B" w:rsidRDefault="00980D3B">
            <w:pPr>
              <w:pStyle w:val="ComponentTableBody"/>
            </w:pPr>
            <w:r>
              <w:t>O</w:t>
            </w:r>
          </w:p>
        </w:tc>
        <w:tc>
          <w:tcPr>
            <w:tcW w:w="720" w:type="dxa"/>
            <w:tcBorders>
              <w:top w:val="single" w:sz="4" w:space="0" w:color="auto"/>
              <w:bottom w:val="single" w:sz="4" w:space="0" w:color="auto"/>
            </w:tcBorders>
          </w:tcPr>
          <w:p w14:paraId="6A5D538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95A622C" w14:textId="77777777" w:rsidR="00980D3B" w:rsidRDefault="00980D3B">
            <w:pPr>
              <w:pStyle w:val="ComponentTableBody"/>
              <w:jc w:val="left"/>
            </w:pPr>
            <w:r>
              <w:t>Alternate Identifier</w:t>
            </w:r>
          </w:p>
        </w:tc>
        <w:tc>
          <w:tcPr>
            <w:tcW w:w="1440" w:type="dxa"/>
            <w:tcBorders>
              <w:top w:val="single" w:sz="4" w:space="0" w:color="auto"/>
              <w:bottom w:val="single" w:sz="4" w:space="0" w:color="auto"/>
            </w:tcBorders>
          </w:tcPr>
          <w:p w14:paraId="3B74FCB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20EC973"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57F17E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96505C2" w14:textId="77777777" w:rsidR="00980D3B" w:rsidRDefault="00980D3B">
            <w:pPr>
              <w:pStyle w:val="ComponentTableBody"/>
            </w:pPr>
            <w:r>
              <w:t>5</w:t>
            </w:r>
          </w:p>
        </w:tc>
        <w:tc>
          <w:tcPr>
            <w:tcW w:w="576" w:type="dxa"/>
            <w:tcBorders>
              <w:top w:val="single" w:sz="4" w:space="0" w:color="auto"/>
              <w:bottom w:val="single" w:sz="4" w:space="0" w:color="auto"/>
            </w:tcBorders>
          </w:tcPr>
          <w:p w14:paraId="339AEA6C" w14:textId="77777777" w:rsidR="00980D3B" w:rsidRDefault="00980D3B">
            <w:pPr>
              <w:pStyle w:val="ComponentTableBody"/>
            </w:pPr>
            <w:r>
              <w:t>199</w:t>
            </w:r>
          </w:p>
        </w:tc>
        <w:tc>
          <w:tcPr>
            <w:tcW w:w="720" w:type="dxa"/>
            <w:tcBorders>
              <w:top w:val="single" w:sz="4" w:space="0" w:color="auto"/>
              <w:bottom w:val="single" w:sz="4" w:space="0" w:color="auto"/>
            </w:tcBorders>
          </w:tcPr>
          <w:p w14:paraId="59201051" w14:textId="77777777" w:rsidR="00980D3B" w:rsidRDefault="00980D3B">
            <w:pPr>
              <w:pStyle w:val="ComponentTableBody"/>
            </w:pPr>
            <w:r>
              <w:t>ST</w:t>
            </w:r>
          </w:p>
        </w:tc>
        <w:tc>
          <w:tcPr>
            <w:tcW w:w="576" w:type="dxa"/>
            <w:tcBorders>
              <w:top w:val="single" w:sz="4" w:space="0" w:color="auto"/>
              <w:bottom w:val="single" w:sz="4" w:space="0" w:color="auto"/>
            </w:tcBorders>
          </w:tcPr>
          <w:p w14:paraId="3E1EE086" w14:textId="77777777" w:rsidR="00980D3B" w:rsidRDefault="00980D3B">
            <w:pPr>
              <w:pStyle w:val="ComponentTableBody"/>
            </w:pPr>
            <w:r>
              <w:t>O</w:t>
            </w:r>
          </w:p>
        </w:tc>
        <w:tc>
          <w:tcPr>
            <w:tcW w:w="720" w:type="dxa"/>
            <w:tcBorders>
              <w:top w:val="single" w:sz="4" w:space="0" w:color="auto"/>
              <w:bottom w:val="single" w:sz="4" w:space="0" w:color="auto"/>
            </w:tcBorders>
          </w:tcPr>
          <w:p w14:paraId="41983A2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7FB392B" w14:textId="77777777" w:rsidR="00980D3B" w:rsidRDefault="00980D3B">
            <w:pPr>
              <w:pStyle w:val="ComponentTableBody"/>
              <w:jc w:val="left"/>
            </w:pPr>
            <w:r>
              <w:t>Alternate Text</w:t>
            </w:r>
          </w:p>
        </w:tc>
        <w:tc>
          <w:tcPr>
            <w:tcW w:w="1440" w:type="dxa"/>
            <w:tcBorders>
              <w:top w:val="single" w:sz="4" w:space="0" w:color="auto"/>
              <w:bottom w:val="single" w:sz="4" w:space="0" w:color="auto"/>
            </w:tcBorders>
          </w:tcPr>
          <w:p w14:paraId="4BCCE20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E08750C"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E2D733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7C53B95" w14:textId="77777777" w:rsidR="00980D3B" w:rsidRDefault="00980D3B">
            <w:pPr>
              <w:pStyle w:val="ComponentTableBody"/>
            </w:pPr>
            <w:r>
              <w:t>6</w:t>
            </w:r>
          </w:p>
        </w:tc>
        <w:tc>
          <w:tcPr>
            <w:tcW w:w="576" w:type="dxa"/>
            <w:tcBorders>
              <w:top w:val="single" w:sz="4" w:space="0" w:color="auto"/>
              <w:bottom w:val="single" w:sz="4" w:space="0" w:color="auto"/>
            </w:tcBorders>
          </w:tcPr>
          <w:p w14:paraId="548B995F" w14:textId="77777777" w:rsidR="00980D3B" w:rsidRDefault="00980D3B">
            <w:pPr>
              <w:pStyle w:val="ComponentTableBody"/>
            </w:pPr>
            <w:r>
              <w:t>20</w:t>
            </w:r>
          </w:p>
        </w:tc>
        <w:tc>
          <w:tcPr>
            <w:tcW w:w="720" w:type="dxa"/>
            <w:tcBorders>
              <w:top w:val="single" w:sz="4" w:space="0" w:color="auto"/>
              <w:bottom w:val="single" w:sz="4" w:space="0" w:color="auto"/>
            </w:tcBorders>
          </w:tcPr>
          <w:p w14:paraId="0A87ADFA" w14:textId="77777777" w:rsidR="00980D3B" w:rsidRDefault="00980D3B">
            <w:pPr>
              <w:pStyle w:val="ComponentTableBody"/>
            </w:pPr>
            <w:r>
              <w:t>ID</w:t>
            </w:r>
          </w:p>
        </w:tc>
        <w:tc>
          <w:tcPr>
            <w:tcW w:w="576" w:type="dxa"/>
            <w:tcBorders>
              <w:top w:val="single" w:sz="4" w:space="0" w:color="auto"/>
              <w:bottom w:val="single" w:sz="4" w:space="0" w:color="auto"/>
            </w:tcBorders>
          </w:tcPr>
          <w:p w14:paraId="122A08D8" w14:textId="77777777" w:rsidR="00980D3B" w:rsidRDefault="00980D3B">
            <w:pPr>
              <w:pStyle w:val="ComponentTableBody"/>
            </w:pPr>
            <w:r>
              <w:t>O</w:t>
            </w:r>
          </w:p>
        </w:tc>
        <w:tc>
          <w:tcPr>
            <w:tcW w:w="720" w:type="dxa"/>
            <w:tcBorders>
              <w:top w:val="single" w:sz="4" w:space="0" w:color="auto"/>
              <w:bottom w:val="single" w:sz="4" w:space="0" w:color="auto"/>
            </w:tcBorders>
          </w:tcPr>
          <w:p w14:paraId="71A202B5" w14:textId="77777777" w:rsidR="00980D3B" w:rsidRDefault="00980D3B">
            <w:pPr>
              <w:pStyle w:val="ComponentTableBody"/>
            </w:pPr>
            <w:r>
              <w:t>0396</w:t>
            </w:r>
          </w:p>
        </w:tc>
        <w:tc>
          <w:tcPr>
            <w:tcW w:w="2880" w:type="dxa"/>
            <w:tcBorders>
              <w:top w:val="single" w:sz="4" w:space="0" w:color="auto"/>
              <w:bottom w:val="single" w:sz="4" w:space="0" w:color="auto"/>
            </w:tcBorders>
          </w:tcPr>
          <w:p w14:paraId="6F4EDB74" w14:textId="77777777" w:rsidR="00980D3B" w:rsidRDefault="00980D3B">
            <w:pPr>
              <w:pStyle w:val="ComponentTableBody"/>
              <w:jc w:val="left"/>
            </w:pPr>
            <w:r>
              <w:t>Name of Alternate Coding System</w:t>
            </w:r>
          </w:p>
        </w:tc>
        <w:tc>
          <w:tcPr>
            <w:tcW w:w="1440" w:type="dxa"/>
            <w:tcBorders>
              <w:top w:val="single" w:sz="4" w:space="0" w:color="auto"/>
              <w:bottom w:val="single" w:sz="4" w:space="0" w:color="auto"/>
            </w:tcBorders>
          </w:tcPr>
          <w:p w14:paraId="3F45DB2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5F5B4FE"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18679FB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0A96057" w14:textId="77777777" w:rsidR="00980D3B" w:rsidRDefault="00980D3B">
            <w:pPr>
              <w:pStyle w:val="ComponentTableBody"/>
            </w:pPr>
            <w:r>
              <w:t>7</w:t>
            </w:r>
          </w:p>
        </w:tc>
        <w:tc>
          <w:tcPr>
            <w:tcW w:w="576" w:type="dxa"/>
            <w:tcBorders>
              <w:top w:val="single" w:sz="4" w:space="0" w:color="auto"/>
              <w:bottom w:val="single" w:sz="4" w:space="0" w:color="auto"/>
            </w:tcBorders>
          </w:tcPr>
          <w:p w14:paraId="5CE1CA56" w14:textId="77777777" w:rsidR="00980D3B" w:rsidRDefault="00980D3B">
            <w:pPr>
              <w:pStyle w:val="ComponentTableBody"/>
            </w:pPr>
            <w:r>
              <w:t>10</w:t>
            </w:r>
          </w:p>
        </w:tc>
        <w:tc>
          <w:tcPr>
            <w:tcW w:w="720" w:type="dxa"/>
            <w:tcBorders>
              <w:top w:val="single" w:sz="4" w:space="0" w:color="auto"/>
              <w:bottom w:val="single" w:sz="4" w:space="0" w:color="auto"/>
            </w:tcBorders>
          </w:tcPr>
          <w:p w14:paraId="5D1C3230" w14:textId="77777777" w:rsidR="00980D3B" w:rsidRDefault="00980D3B">
            <w:pPr>
              <w:pStyle w:val="ComponentTableBody"/>
            </w:pPr>
            <w:r>
              <w:t>ST</w:t>
            </w:r>
          </w:p>
        </w:tc>
        <w:tc>
          <w:tcPr>
            <w:tcW w:w="576" w:type="dxa"/>
            <w:tcBorders>
              <w:top w:val="single" w:sz="4" w:space="0" w:color="auto"/>
              <w:bottom w:val="single" w:sz="4" w:space="0" w:color="auto"/>
            </w:tcBorders>
          </w:tcPr>
          <w:p w14:paraId="1DBE3953" w14:textId="77777777" w:rsidR="00980D3B" w:rsidRDefault="00980D3B">
            <w:pPr>
              <w:pStyle w:val="ComponentTableBody"/>
            </w:pPr>
            <w:r>
              <w:t>C</w:t>
            </w:r>
          </w:p>
        </w:tc>
        <w:tc>
          <w:tcPr>
            <w:tcW w:w="720" w:type="dxa"/>
            <w:tcBorders>
              <w:top w:val="single" w:sz="4" w:space="0" w:color="auto"/>
              <w:bottom w:val="single" w:sz="4" w:space="0" w:color="auto"/>
            </w:tcBorders>
          </w:tcPr>
          <w:p w14:paraId="25A9EF7C"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35522B8" w14:textId="77777777" w:rsidR="00980D3B" w:rsidRDefault="00980D3B">
            <w:pPr>
              <w:pStyle w:val="ComponentTableBody"/>
              <w:jc w:val="left"/>
              <w:rPr>
                <w:lang w:val="de-DE"/>
              </w:rPr>
            </w:pPr>
            <w:r>
              <w:rPr>
                <w:lang w:val="de-DE"/>
              </w:rPr>
              <w:t>Coding System Version ID</w:t>
            </w:r>
          </w:p>
        </w:tc>
        <w:tc>
          <w:tcPr>
            <w:tcW w:w="1440" w:type="dxa"/>
            <w:tcBorders>
              <w:top w:val="single" w:sz="4" w:space="0" w:color="auto"/>
              <w:bottom w:val="single" w:sz="4" w:space="0" w:color="auto"/>
            </w:tcBorders>
          </w:tcPr>
          <w:p w14:paraId="7421A8EF" w14:textId="77777777" w:rsidR="00980D3B" w:rsidRDefault="00980D3B">
            <w:pPr>
              <w:pStyle w:val="ComponentTableBody"/>
              <w:jc w:val="left"/>
              <w:rPr>
                <w:sz w:val="16"/>
                <w:lang w:val="de-DE"/>
              </w:rPr>
            </w:pPr>
          </w:p>
        </w:tc>
        <w:tc>
          <w:tcPr>
            <w:tcW w:w="1008" w:type="dxa"/>
            <w:tcBorders>
              <w:top w:val="single" w:sz="4" w:space="0" w:color="auto"/>
              <w:bottom w:val="single" w:sz="4" w:space="0" w:color="auto"/>
            </w:tcBorders>
          </w:tcPr>
          <w:p w14:paraId="4A5ACC97"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0A5A72A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A65ECD1" w14:textId="77777777" w:rsidR="00980D3B" w:rsidRDefault="00980D3B">
            <w:pPr>
              <w:pStyle w:val="ComponentTableBody"/>
            </w:pPr>
            <w:r>
              <w:t>8</w:t>
            </w:r>
          </w:p>
        </w:tc>
        <w:tc>
          <w:tcPr>
            <w:tcW w:w="576" w:type="dxa"/>
            <w:tcBorders>
              <w:top w:val="single" w:sz="4" w:space="0" w:color="auto"/>
              <w:bottom w:val="single" w:sz="4" w:space="0" w:color="auto"/>
            </w:tcBorders>
          </w:tcPr>
          <w:p w14:paraId="133AEB84" w14:textId="77777777" w:rsidR="00980D3B" w:rsidRDefault="00980D3B">
            <w:pPr>
              <w:pStyle w:val="ComponentTableBody"/>
            </w:pPr>
            <w:r>
              <w:t>10</w:t>
            </w:r>
          </w:p>
        </w:tc>
        <w:tc>
          <w:tcPr>
            <w:tcW w:w="720" w:type="dxa"/>
            <w:tcBorders>
              <w:top w:val="single" w:sz="4" w:space="0" w:color="auto"/>
              <w:bottom w:val="single" w:sz="4" w:space="0" w:color="auto"/>
            </w:tcBorders>
          </w:tcPr>
          <w:p w14:paraId="5669D568" w14:textId="77777777" w:rsidR="00980D3B" w:rsidRDefault="00980D3B">
            <w:pPr>
              <w:pStyle w:val="ComponentTableBody"/>
            </w:pPr>
            <w:r>
              <w:t>ST</w:t>
            </w:r>
          </w:p>
        </w:tc>
        <w:tc>
          <w:tcPr>
            <w:tcW w:w="576" w:type="dxa"/>
            <w:tcBorders>
              <w:top w:val="single" w:sz="4" w:space="0" w:color="auto"/>
              <w:bottom w:val="single" w:sz="4" w:space="0" w:color="auto"/>
            </w:tcBorders>
          </w:tcPr>
          <w:p w14:paraId="352CE84C" w14:textId="77777777" w:rsidR="00980D3B" w:rsidRDefault="00980D3B">
            <w:pPr>
              <w:pStyle w:val="ComponentTableBody"/>
            </w:pPr>
            <w:r>
              <w:t>O</w:t>
            </w:r>
          </w:p>
        </w:tc>
        <w:tc>
          <w:tcPr>
            <w:tcW w:w="720" w:type="dxa"/>
            <w:tcBorders>
              <w:top w:val="single" w:sz="4" w:space="0" w:color="auto"/>
              <w:bottom w:val="single" w:sz="4" w:space="0" w:color="auto"/>
            </w:tcBorders>
          </w:tcPr>
          <w:p w14:paraId="16D88C9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C95722B" w14:textId="77777777" w:rsidR="00980D3B" w:rsidRDefault="00980D3B">
            <w:pPr>
              <w:pStyle w:val="ComponentTableBody"/>
              <w:jc w:val="left"/>
            </w:pPr>
            <w:r>
              <w:t>Alternate Coding System Version ID</w:t>
            </w:r>
          </w:p>
        </w:tc>
        <w:tc>
          <w:tcPr>
            <w:tcW w:w="1440" w:type="dxa"/>
            <w:tcBorders>
              <w:top w:val="single" w:sz="4" w:space="0" w:color="auto"/>
              <w:bottom w:val="single" w:sz="4" w:space="0" w:color="auto"/>
            </w:tcBorders>
          </w:tcPr>
          <w:p w14:paraId="5C4986C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BC4721D"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C800DBB"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AECC895" w14:textId="77777777" w:rsidR="00980D3B" w:rsidRDefault="00980D3B">
            <w:pPr>
              <w:pStyle w:val="ComponentTableBody"/>
            </w:pPr>
            <w:r>
              <w:t>9</w:t>
            </w:r>
          </w:p>
        </w:tc>
        <w:tc>
          <w:tcPr>
            <w:tcW w:w="576" w:type="dxa"/>
            <w:tcBorders>
              <w:top w:val="single" w:sz="4" w:space="0" w:color="auto"/>
              <w:bottom w:val="double" w:sz="4" w:space="0" w:color="auto"/>
            </w:tcBorders>
          </w:tcPr>
          <w:p w14:paraId="78D7CF25" w14:textId="77777777" w:rsidR="00980D3B" w:rsidRDefault="00980D3B">
            <w:pPr>
              <w:pStyle w:val="ComponentTableBody"/>
            </w:pPr>
            <w:r>
              <w:t>199</w:t>
            </w:r>
          </w:p>
        </w:tc>
        <w:tc>
          <w:tcPr>
            <w:tcW w:w="720" w:type="dxa"/>
            <w:tcBorders>
              <w:top w:val="single" w:sz="4" w:space="0" w:color="auto"/>
              <w:bottom w:val="double" w:sz="4" w:space="0" w:color="auto"/>
            </w:tcBorders>
          </w:tcPr>
          <w:p w14:paraId="0A32C88A" w14:textId="77777777" w:rsidR="00980D3B" w:rsidRDefault="00980D3B">
            <w:pPr>
              <w:pStyle w:val="ComponentTableBody"/>
            </w:pPr>
            <w:r>
              <w:t>ST</w:t>
            </w:r>
          </w:p>
        </w:tc>
        <w:tc>
          <w:tcPr>
            <w:tcW w:w="576" w:type="dxa"/>
            <w:tcBorders>
              <w:top w:val="single" w:sz="4" w:space="0" w:color="auto"/>
              <w:bottom w:val="double" w:sz="4" w:space="0" w:color="auto"/>
            </w:tcBorders>
          </w:tcPr>
          <w:p w14:paraId="5944009E" w14:textId="77777777" w:rsidR="00980D3B" w:rsidRDefault="00980D3B">
            <w:pPr>
              <w:pStyle w:val="ComponentTableBody"/>
            </w:pPr>
            <w:r>
              <w:t>O</w:t>
            </w:r>
          </w:p>
        </w:tc>
        <w:tc>
          <w:tcPr>
            <w:tcW w:w="720" w:type="dxa"/>
            <w:tcBorders>
              <w:top w:val="single" w:sz="4" w:space="0" w:color="auto"/>
              <w:bottom w:val="double" w:sz="4" w:space="0" w:color="auto"/>
            </w:tcBorders>
          </w:tcPr>
          <w:p w14:paraId="20D886DD" w14:textId="77777777" w:rsidR="00980D3B" w:rsidRDefault="00980D3B">
            <w:pPr>
              <w:pStyle w:val="ComponentTableBody"/>
              <w:rPr>
                <w:sz w:val="16"/>
              </w:rPr>
            </w:pPr>
          </w:p>
        </w:tc>
        <w:tc>
          <w:tcPr>
            <w:tcW w:w="2880" w:type="dxa"/>
            <w:tcBorders>
              <w:top w:val="single" w:sz="4" w:space="0" w:color="auto"/>
              <w:bottom w:val="double" w:sz="4" w:space="0" w:color="auto"/>
            </w:tcBorders>
          </w:tcPr>
          <w:p w14:paraId="2DBAA17B" w14:textId="77777777" w:rsidR="00980D3B" w:rsidRDefault="00980D3B">
            <w:pPr>
              <w:pStyle w:val="ComponentTableBody"/>
              <w:jc w:val="left"/>
            </w:pPr>
            <w:r>
              <w:t>Original Text</w:t>
            </w:r>
          </w:p>
        </w:tc>
        <w:tc>
          <w:tcPr>
            <w:tcW w:w="1440" w:type="dxa"/>
            <w:tcBorders>
              <w:top w:val="single" w:sz="4" w:space="0" w:color="auto"/>
              <w:bottom w:val="double" w:sz="4" w:space="0" w:color="auto"/>
            </w:tcBorders>
          </w:tcPr>
          <w:p w14:paraId="6BD1B350"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6D8F6C7"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479B85D1" w14:textId="77777777" w:rsidR="00980D3B" w:rsidRDefault="00980D3B">
      <w:pPr>
        <w:pStyle w:val="NormalIndented"/>
      </w:pPr>
      <w:r>
        <w:t xml:space="preserve">Definition: Specifies a coded element and its associated detail. The CWE data type is used when 1) more than one table may be applicable </w:t>
      </w:r>
      <w:r>
        <w:rPr>
          <w:rStyle w:val="Strong"/>
        </w:rPr>
        <w:t>or</w:t>
      </w:r>
      <w:r>
        <w:t xml:space="preserve"> 2) the specified HL7 or externally defined table may be extended with local values </w:t>
      </w:r>
      <w:r>
        <w:rPr>
          <w:rStyle w:val="Strong"/>
        </w:rPr>
        <w:t>or</w:t>
      </w:r>
      <w:r>
        <w:t xml:space="preserve"> 3) when text is in place, the code may be omitted.</w:t>
      </w:r>
    </w:p>
    <w:p w14:paraId="34697652" w14:textId="77777777" w:rsidR="00980D3B" w:rsidRDefault="00980D3B">
      <w:pPr>
        <w:pStyle w:val="Note"/>
      </w:pPr>
      <w:r>
        <w:rPr>
          <w:rStyle w:val="Strong"/>
        </w:rPr>
        <w:t>Maximum Length:</w:t>
      </w:r>
      <w:r>
        <w:t xml:space="preserve"> 705</w:t>
      </w:r>
    </w:p>
    <w:p w14:paraId="4CED07FF" w14:textId="77777777" w:rsidR="00980D3B" w:rsidRDefault="00980D3B">
      <w:pPr>
        <w:pStyle w:val="NormalIndented"/>
      </w:pPr>
      <w:r>
        <w:rPr>
          <w:rStyle w:val="Strong"/>
        </w:rPr>
        <w:t>Usage Notes:</w:t>
      </w:r>
      <w:r>
        <w:t xml:space="preserve"> This is a field that is generally sent using a code, but where the code may be omitted in e</w:t>
      </w:r>
      <w:r>
        <w:t>x</w:t>
      </w:r>
      <w:r>
        <w:t>ceptional instances or by site agreement. Exceptional instances arise when the coding system being used does not have a code to describe the concept in the text.</w:t>
      </w:r>
    </w:p>
    <w:p w14:paraId="3C58A42B" w14:textId="77777777" w:rsidR="00980D3B" w:rsidRDefault="00980D3B">
      <w:pPr>
        <w:pStyle w:val="NormalIndented"/>
      </w:pPr>
      <w:r>
        <w:t>Components 1-3 &amp; 7 are used in one of three ways:</w:t>
      </w:r>
    </w:p>
    <w:p w14:paraId="2F9ED9FE" w14:textId="77777777" w:rsidR="00980D3B" w:rsidRDefault="00980D3B">
      <w:pPr>
        <w:pStyle w:val="NormalListAlpha"/>
        <w:numPr>
          <w:ilvl w:val="0"/>
          <w:numId w:val="24"/>
        </w:numPr>
      </w:pPr>
      <w:r>
        <w:rPr>
          <w:rStyle w:val="Strong"/>
        </w:rPr>
        <w:t>Coded:</w:t>
      </w:r>
      <w:r>
        <w:t xml:space="preserve"> The identifier contains a valid code from a coding system. The coding system must either be present and have a value from the set of allowed coding systems, or if not present, it will be interpreted to have the same meaning as if it had been valued with the code meaning "HL7 coding system". Refer to HL7 Table 0396 in section 2.17.5 for valid values. The table includes ASTM E1238-94, Diagnostic, procedure, observation, drug ID, and health outcomes coding systems. If the coding system is any system other than "HL7 coding system," version ID must be valued with an actual version ID. If the coding system is "HL7 coding system," version ID may have an actual value or it may be absent. If version ID is absent, it will be interpreted to have the same value as the HL7 version number in the message header. Text description is optional, but its use should be encouraged to aid in readability of the message during testing and debugging.</w:t>
      </w:r>
    </w:p>
    <w:p w14:paraId="7C1DACFA" w14:textId="77777777" w:rsidR="00980D3B" w:rsidRDefault="00980D3B">
      <w:pPr>
        <w:pStyle w:val="NormalIndented"/>
        <w:ind w:left="1440"/>
      </w:pPr>
      <w:r>
        <w:lastRenderedPageBreak/>
        <w:t>Example 1a: OBX segment where the observation identifier is a LOINC code and the observation value is being sent as a CWE value, and the value is taken from SNOMED International.</w:t>
      </w:r>
    </w:p>
    <w:p w14:paraId="1981EC82" w14:textId="77777777" w:rsidR="00980D3B" w:rsidRDefault="00980D3B">
      <w:pPr>
        <w:pStyle w:val="Example"/>
      </w:pPr>
      <w:r>
        <w:t>OBX|1|CWE|883-9^ABO Group^LN|1|F-D1250^Type O^SNM3^^^^3.4|||N||F&lt;cr&gt;</w:t>
      </w:r>
    </w:p>
    <w:p w14:paraId="285AEA1B" w14:textId="77777777" w:rsidR="00980D3B" w:rsidRDefault="00980D3B">
      <w:pPr>
        <w:pStyle w:val="NormalIndented"/>
        <w:ind w:left="1440"/>
      </w:pPr>
      <w:r>
        <w:t>Example 1b: OBX segment where the observation identifier is a LOINC code and the observation value is being sent as an CWE value, and the value is taken from a (currently hypothetical) HL7 t</w:t>
      </w:r>
      <w:r>
        <w:t>a</w:t>
      </w:r>
      <w:r>
        <w:t>ble.</w:t>
      </w:r>
    </w:p>
    <w:p w14:paraId="42D3CE19" w14:textId="77777777" w:rsidR="00980D3B" w:rsidRDefault="00980D3B">
      <w:pPr>
        <w:pStyle w:val="Example"/>
      </w:pPr>
      <w:r>
        <w:t>OBX|1|CWE|883-9^ABO Group^LN|1|O^Type O^HL74875^^^^2.3.1|||N||F&lt;cr&gt;</w:t>
      </w:r>
    </w:p>
    <w:p w14:paraId="52966913" w14:textId="77777777" w:rsidR="00980D3B" w:rsidRDefault="00980D3B">
      <w:pPr>
        <w:pStyle w:val="NormalListAlpha"/>
      </w:pPr>
      <w:r>
        <w:rPr>
          <w:rStyle w:val="Strong"/>
        </w:rPr>
        <w:t>Uncoded:</w:t>
      </w:r>
      <w:r>
        <w:t xml:space="preserve"> Text is valued, the identifier has no value, and coding system and version ID follow the same rules as discussed for option 1.</w:t>
      </w:r>
    </w:p>
    <w:p w14:paraId="6F49EF7E" w14:textId="77777777" w:rsidR="00980D3B" w:rsidRDefault="00980D3B">
      <w:pPr>
        <w:pStyle w:val="NormalIndented"/>
        <w:ind w:left="1440"/>
      </w:pPr>
      <w:r>
        <w:t>Example 2: OBX segment where the observation identifier is a LOINC code and the observation value is being sent as a CWE value, and the value is sent as text because the correct clinical value, "Wesnerian" was not found in the set of allowed va</w:t>
      </w:r>
      <w:r>
        <w:t>l</w:t>
      </w:r>
      <w:r>
        <w:t>ues.</w:t>
      </w:r>
    </w:p>
    <w:p w14:paraId="02759CB4" w14:textId="77777777" w:rsidR="00980D3B" w:rsidRDefault="00980D3B">
      <w:pPr>
        <w:pStyle w:val="Example"/>
      </w:pPr>
      <w:r>
        <w:t>OBX|1|CWE|883-9^ABO Group^LN|1|^Wesnerian^SNM3^^^^3.4|||A||F&lt;cr&gt;</w:t>
      </w:r>
    </w:p>
    <w:p w14:paraId="75095677" w14:textId="77777777" w:rsidR="00980D3B" w:rsidRDefault="00980D3B">
      <w:pPr>
        <w:pStyle w:val="NormalIndented"/>
        <w:ind w:left="1440"/>
      </w:pPr>
      <w:r>
        <w:rPr>
          <w:rStyle w:val="Strong"/>
        </w:rPr>
        <w:t>Data missing:</w:t>
      </w:r>
      <w:r>
        <w:t xml:space="preserve"> The name of the coding system is "HL7 CWE Status," version ID is either a real version, or if not present it has the same meaning as the version in the message header, and the identifier takes its value from one of the allowed CWE field statuses. The codes for the allowed CWE field statuses are shown below and will be maintained in a table as part of the HL7 vocab</w:t>
      </w:r>
      <w:r>
        <w:t>u</w:t>
      </w:r>
      <w:r>
        <w:t>lary. Text description of code is o</w:t>
      </w:r>
      <w:r>
        <w:t>p</w:t>
      </w:r>
      <w:r>
        <w:t>tional.</w:t>
      </w:r>
    </w:p>
    <w:p w14:paraId="02471277" w14:textId="77777777" w:rsidR="00980D3B" w:rsidRDefault="00980D3B">
      <w:pPr>
        <w:pStyle w:val="NormalIndented"/>
        <w:ind w:left="1440"/>
      </w:pPr>
      <w:r>
        <w:t>Example 3: OBX segment where the observation identifier is a LOINC code and the observation value is being sent as an LCE value, and no value can be sent b</w:t>
      </w:r>
      <w:r>
        <w:t>e</w:t>
      </w:r>
      <w:r>
        <w:t>cause the test was not done.</w:t>
      </w:r>
    </w:p>
    <w:p w14:paraId="7B9C13C0" w14:textId="77777777" w:rsidR="00980D3B" w:rsidRDefault="00980D3B">
      <w:pPr>
        <w:pStyle w:val="Example"/>
      </w:pPr>
      <w:r>
        <w:t>OBX|1|CWE|883-9^ABO Group^LN|1|NAV^Not Available^HL70353^^^^2.3.1|||N||F&lt;cr&gt;</w:t>
      </w:r>
    </w:p>
    <w:p w14:paraId="2DAEB99E" w14:textId="77777777" w:rsidR="00980D3B" w:rsidRDefault="00980D3B">
      <w:pPr>
        <w:pStyle w:val="NormalIndented"/>
        <w:ind w:left="1020"/>
      </w:pPr>
      <w:r>
        <w:t>Component 9:</w:t>
      </w:r>
    </w:p>
    <w:p w14:paraId="2313BF89" w14:textId="77777777" w:rsidR="00980D3B" w:rsidRDefault="00980D3B">
      <w:pPr>
        <w:pStyle w:val="NormalIndented"/>
        <w:ind w:left="1020"/>
      </w:pPr>
      <w:r>
        <w:t>This is the original text that was available to an automated process or a human before a specific code was a</w:t>
      </w:r>
      <w:r>
        <w:t>s</w:t>
      </w:r>
      <w:r>
        <w:t>signed. This field is optional.</w:t>
      </w:r>
    </w:p>
    <w:p w14:paraId="47A7BC24" w14:textId="77777777" w:rsidR="00980D3B" w:rsidRDefault="00980D3B">
      <w:pPr>
        <w:pStyle w:val="NormalIndented"/>
        <w:ind w:left="1020"/>
      </w:pPr>
      <w:r>
        <w:t>Components 3-6 &amp; 8:</w:t>
      </w:r>
    </w:p>
    <w:p w14:paraId="08E994F6" w14:textId="77777777" w:rsidR="00980D3B" w:rsidRDefault="00980D3B">
      <w:pPr>
        <w:pStyle w:val="NormalIndented"/>
        <w:ind w:left="1020"/>
      </w:pPr>
      <w:r>
        <w:t>Components 3-6 &amp; 8 are optional. They are used to represent the local or user seen code. If present, components 3-6 &amp; 8 obey the same rules of use and interpretation as described for components 1-3 &amp; 7 (of the CWE data type). If both are present, the identifiers in component 4 and component 1 should have exactly the same meaning; i.e. they should be exact synonyms.</w:t>
      </w:r>
    </w:p>
    <w:p w14:paraId="040459B8" w14:textId="77777777" w:rsidR="00980D3B" w:rsidRDefault="00980D3B">
      <w:pPr>
        <w:pStyle w:val="NormalIndented"/>
        <w:ind w:left="1020"/>
      </w:pPr>
      <w:r>
        <w:t>Example 4: OBX segment where the observation identifier is a LOINC code and the observation value is being sent as an CWE value, and the value is taken from SNOMED International. The user seen fields are being used to represent a local coding system (99LAB) used in the sending system.</w:t>
      </w:r>
    </w:p>
    <w:p w14:paraId="35F28BBC" w14:textId="77777777" w:rsidR="00980D3B" w:rsidRDefault="00980D3B">
      <w:pPr>
        <w:pStyle w:val="Example"/>
      </w:pPr>
      <w:r>
        <w:t>OBX|1|CWE|883-9^ABO Group^LN|1|F-D1250^Type O^SNM3^O^O Type Blood^99LAB^3.4^|||||F&lt;cr&gt;</w:t>
      </w:r>
    </w:p>
    <w:p w14:paraId="34E7855D" w14:textId="77777777" w:rsidR="00980D3B" w:rsidRDefault="00980D3B">
      <w:pPr>
        <w:pStyle w:val="NormalIndented"/>
        <w:ind w:left="1040"/>
      </w:pPr>
      <w:r>
        <w:t>Summary of CWE usage notes with table of status values for various states without values:</w:t>
      </w:r>
    </w:p>
    <w:p w14:paraId="30F40100" w14:textId="77777777" w:rsidR="00980D3B" w:rsidRDefault="00980D3B">
      <w:pPr>
        <w:pStyle w:val="NormalIndented"/>
      </w:pPr>
      <w:r>
        <w:t xml:space="preserve">The CWE data type should be used for coded fields that are optional or where it is permissible to send text for items that are not yet a part of the approved value set. In the normal situation, the identifier is valued with the code from the value set. If the value of the field is known, but is not part of the value set, then the value is sent as text, and the identifier has no value. If the field has an unknown status, then third form of the field is used (see </w:t>
      </w:r>
      <w:r>
        <w:rPr>
          <w:rStyle w:val="Strong"/>
        </w:rPr>
        <w:t>Data missing</w:t>
      </w:r>
      <w:r>
        <w:t xml:space="preserve"> above), and the appropriate status for the field is selected from the table of allowed statuses. When no code exists, refer to </w:t>
      </w:r>
      <w:hyperlink w:anchor="HL70353" w:history="1">
        <w:r>
          <w:rPr>
            <w:rStyle w:val="HyperlinkText"/>
          </w:rPr>
          <w:t>HL7 Table 0353 – CWE statuses</w:t>
        </w:r>
        <w:bookmarkStart w:id="371" w:name="_Hlt22449037"/>
      </w:hyperlink>
      <w:r>
        <w:t xml:space="preserve"> for valid values.</w:t>
      </w:r>
    </w:p>
    <w:bookmarkEnd w:id="371"/>
    <w:p w14:paraId="1BD72A07" w14:textId="77777777" w:rsidR="00980D3B" w:rsidRDefault="00980D3B">
      <w:pPr>
        <w:pStyle w:val="HL7TableCaption"/>
      </w:pPr>
      <w:r>
        <w:lastRenderedPageBreak/>
        <w:t>HL7 Table 0353 - CWE statuses</w:t>
      </w:r>
      <w:bookmarkStart w:id="372" w:name="HL70353"/>
      <w:bookmarkEnd w:id="372"/>
      <w:r>
        <w:fldChar w:fldCharType="begin"/>
      </w:r>
      <w:r>
        <w:instrText xml:space="preserve"> XE "HL7 Table 0353 - CWE statuses"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Look w:val="0000" w:firstRow="0" w:lastRow="0" w:firstColumn="0" w:lastColumn="0" w:noHBand="0" w:noVBand="0"/>
      </w:tblPr>
      <w:tblGrid>
        <w:gridCol w:w="798"/>
        <w:gridCol w:w="2172"/>
        <w:gridCol w:w="2160"/>
      </w:tblGrid>
      <w:tr w:rsidR="00980D3B" w14:paraId="7308B920" w14:textId="77777777">
        <w:tblPrEx>
          <w:tblCellMar>
            <w:top w:w="0" w:type="dxa"/>
            <w:bottom w:w="0" w:type="dxa"/>
          </w:tblCellMar>
        </w:tblPrEx>
        <w:trPr>
          <w:tblHeader/>
          <w:jc w:val="center"/>
        </w:trPr>
        <w:tc>
          <w:tcPr>
            <w:tcW w:w="798" w:type="dxa"/>
            <w:tcBorders>
              <w:top w:val="double" w:sz="4" w:space="0" w:color="auto"/>
              <w:bottom w:val="single" w:sz="4" w:space="0" w:color="auto"/>
            </w:tcBorders>
            <w:shd w:val="pct10" w:color="auto" w:fill="FFFFFF"/>
          </w:tcPr>
          <w:p w14:paraId="28741DE5" w14:textId="77777777" w:rsidR="00980D3B" w:rsidRDefault="00980D3B">
            <w:pPr>
              <w:pStyle w:val="HL7TableHeader"/>
              <w:jc w:val="center"/>
              <w:rPr>
                <w:lang w:val="fr-FR"/>
              </w:rPr>
            </w:pPr>
            <w:r>
              <w:rPr>
                <w:lang w:val="fr-FR"/>
              </w:rPr>
              <w:t>Code</w:t>
            </w:r>
          </w:p>
        </w:tc>
        <w:tc>
          <w:tcPr>
            <w:tcW w:w="2172" w:type="dxa"/>
            <w:tcBorders>
              <w:top w:val="double" w:sz="4" w:space="0" w:color="auto"/>
              <w:bottom w:val="single" w:sz="4" w:space="0" w:color="auto"/>
            </w:tcBorders>
            <w:shd w:val="pct10" w:color="auto" w:fill="FFFFFF"/>
          </w:tcPr>
          <w:p w14:paraId="09AB9B62"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1774B321" w14:textId="77777777" w:rsidR="00980D3B" w:rsidRDefault="00980D3B">
            <w:pPr>
              <w:pStyle w:val="HL7TableHeader"/>
              <w:rPr>
                <w:lang w:val="fr-FR"/>
              </w:rPr>
            </w:pPr>
            <w:r>
              <w:rPr>
                <w:lang w:val="fr-FR"/>
              </w:rPr>
              <w:t>Comment</w:t>
            </w:r>
          </w:p>
        </w:tc>
      </w:tr>
      <w:tr w:rsidR="00980D3B" w14:paraId="48A1941A" w14:textId="77777777">
        <w:tblPrEx>
          <w:tblCellMar>
            <w:top w:w="0" w:type="dxa"/>
            <w:bottom w:w="0" w:type="dxa"/>
          </w:tblCellMar>
        </w:tblPrEx>
        <w:trPr>
          <w:jc w:val="center"/>
        </w:trPr>
        <w:tc>
          <w:tcPr>
            <w:tcW w:w="798" w:type="dxa"/>
            <w:tcBorders>
              <w:top w:val="single" w:sz="4" w:space="0" w:color="auto"/>
              <w:bottom w:val="single" w:sz="4" w:space="0" w:color="auto"/>
            </w:tcBorders>
          </w:tcPr>
          <w:p w14:paraId="30B2ED0C" w14:textId="77777777" w:rsidR="00980D3B" w:rsidRDefault="00980D3B">
            <w:pPr>
              <w:pStyle w:val="HL7TableBody"/>
              <w:jc w:val="center"/>
            </w:pPr>
            <w:r>
              <w:t>U</w:t>
            </w:r>
          </w:p>
        </w:tc>
        <w:tc>
          <w:tcPr>
            <w:tcW w:w="2172" w:type="dxa"/>
            <w:tcBorders>
              <w:top w:val="single" w:sz="4" w:space="0" w:color="auto"/>
              <w:bottom w:val="single" w:sz="4" w:space="0" w:color="auto"/>
            </w:tcBorders>
          </w:tcPr>
          <w:p w14:paraId="5B3CB8E7" w14:textId="77777777" w:rsidR="00980D3B" w:rsidRDefault="00980D3B">
            <w:pPr>
              <w:pStyle w:val="HL7TableBody"/>
            </w:pPr>
            <w:r>
              <w:t>Unknown</w:t>
            </w:r>
          </w:p>
        </w:tc>
        <w:tc>
          <w:tcPr>
            <w:tcW w:w="2160" w:type="dxa"/>
            <w:tcBorders>
              <w:top w:val="single" w:sz="4" w:space="0" w:color="auto"/>
              <w:bottom w:val="single" w:sz="4" w:space="0" w:color="auto"/>
            </w:tcBorders>
          </w:tcPr>
          <w:p w14:paraId="438E6410" w14:textId="77777777" w:rsidR="00980D3B" w:rsidRDefault="00980D3B">
            <w:pPr>
              <w:pStyle w:val="HL7TableBody"/>
            </w:pPr>
          </w:p>
        </w:tc>
      </w:tr>
      <w:tr w:rsidR="00980D3B" w14:paraId="06CDF720" w14:textId="77777777">
        <w:tblPrEx>
          <w:tblCellMar>
            <w:top w:w="0" w:type="dxa"/>
            <w:bottom w:w="0" w:type="dxa"/>
          </w:tblCellMar>
        </w:tblPrEx>
        <w:trPr>
          <w:jc w:val="center"/>
        </w:trPr>
        <w:tc>
          <w:tcPr>
            <w:tcW w:w="798" w:type="dxa"/>
            <w:tcBorders>
              <w:top w:val="single" w:sz="4" w:space="0" w:color="auto"/>
              <w:bottom w:val="single" w:sz="4" w:space="0" w:color="auto"/>
            </w:tcBorders>
          </w:tcPr>
          <w:p w14:paraId="79BB7E90" w14:textId="77777777" w:rsidR="00980D3B" w:rsidRDefault="00980D3B">
            <w:pPr>
              <w:pStyle w:val="HL7TableBody"/>
              <w:jc w:val="center"/>
            </w:pPr>
            <w:r>
              <w:t>UASK</w:t>
            </w:r>
          </w:p>
        </w:tc>
        <w:tc>
          <w:tcPr>
            <w:tcW w:w="2172" w:type="dxa"/>
            <w:tcBorders>
              <w:top w:val="single" w:sz="4" w:space="0" w:color="auto"/>
              <w:bottom w:val="single" w:sz="4" w:space="0" w:color="auto"/>
            </w:tcBorders>
          </w:tcPr>
          <w:p w14:paraId="28F34157" w14:textId="77777777" w:rsidR="00980D3B" w:rsidRDefault="00980D3B">
            <w:pPr>
              <w:pStyle w:val="HL7TableBody"/>
            </w:pPr>
            <w:r>
              <w:t>Asked but Unknown</w:t>
            </w:r>
          </w:p>
        </w:tc>
        <w:tc>
          <w:tcPr>
            <w:tcW w:w="2160" w:type="dxa"/>
            <w:tcBorders>
              <w:top w:val="single" w:sz="4" w:space="0" w:color="auto"/>
              <w:bottom w:val="single" w:sz="4" w:space="0" w:color="auto"/>
            </w:tcBorders>
          </w:tcPr>
          <w:p w14:paraId="171E7728" w14:textId="77777777" w:rsidR="00980D3B" w:rsidRDefault="00980D3B">
            <w:pPr>
              <w:pStyle w:val="HL7TableBody"/>
            </w:pPr>
          </w:p>
        </w:tc>
      </w:tr>
      <w:tr w:rsidR="00980D3B" w14:paraId="58E02E25" w14:textId="77777777">
        <w:tblPrEx>
          <w:tblCellMar>
            <w:top w:w="0" w:type="dxa"/>
            <w:bottom w:w="0" w:type="dxa"/>
          </w:tblCellMar>
        </w:tblPrEx>
        <w:trPr>
          <w:jc w:val="center"/>
        </w:trPr>
        <w:tc>
          <w:tcPr>
            <w:tcW w:w="798" w:type="dxa"/>
            <w:tcBorders>
              <w:top w:val="single" w:sz="4" w:space="0" w:color="auto"/>
              <w:bottom w:val="single" w:sz="4" w:space="0" w:color="auto"/>
            </w:tcBorders>
          </w:tcPr>
          <w:p w14:paraId="268E45F1" w14:textId="77777777" w:rsidR="00980D3B" w:rsidRDefault="00980D3B">
            <w:pPr>
              <w:pStyle w:val="HL7TableBody"/>
              <w:jc w:val="center"/>
            </w:pPr>
            <w:r>
              <w:t>NAV</w:t>
            </w:r>
          </w:p>
        </w:tc>
        <w:tc>
          <w:tcPr>
            <w:tcW w:w="2172" w:type="dxa"/>
            <w:tcBorders>
              <w:top w:val="single" w:sz="4" w:space="0" w:color="auto"/>
              <w:bottom w:val="single" w:sz="4" w:space="0" w:color="auto"/>
            </w:tcBorders>
          </w:tcPr>
          <w:p w14:paraId="3B1DF4AF" w14:textId="77777777" w:rsidR="00980D3B" w:rsidRDefault="00980D3B">
            <w:pPr>
              <w:pStyle w:val="HL7TableBody"/>
            </w:pPr>
            <w:r>
              <w:t>Not available</w:t>
            </w:r>
          </w:p>
        </w:tc>
        <w:tc>
          <w:tcPr>
            <w:tcW w:w="2160" w:type="dxa"/>
            <w:tcBorders>
              <w:top w:val="single" w:sz="4" w:space="0" w:color="auto"/>
              <w:bottom w:val="single" w:sz="4" w:space="0" w:color="auto"/>
            </w:tcBorders>
          </w:tcPr>
          <w:p w14:paraId="0740B804" w14:textId="77777777" w:rsidR="00980D3B" w:rsidRDefault="00980D3B">
            <w:pPr>
              <w:pStyle w:val="HL7TableBody"/>
            </w:pPr>
          </w:p>
        </w:tc>
      </w:tr>
      <w:tr w:rsidR="00980D3B" w14:paraId="7235B163" w14:textId="77777777">
        <w:tblPrEx>
          <w:tblCellMar>
            <w:top w:w="0" w:type="dxa"/>
            <w:bottom w:w="0" w:type="dxa"/>
          </w:tblCellMar>
        </w:tblPrEx>
        <w:trPr>
          <w:jc w:val="center"/>
        </w:trPr>
        <w:tc>
          <w:tcPr>
            <w:tcW w:w="798" w:type="dxa"/>
            <w:tcBorders>
              <w:top w:val="single" w:sz="4" w:space="0" w:color="auto"/>
              <w:bottom w:val="single" w:sz="4" w:space="0" w:color="auto"/>
            </w:tcBorders>
          </w:tcPr>
          <w:p w14:paraId="2B57203A" w14:textId="77777777" w:rsidR="00980D3B" w:rsidRDefault="00980D3B">
            <w:pPr>
              <w:pStyle w:val="HL7TableBody"/>
              <w:jc w:val="center"/>
            </w:pPr>
            <w:r>
              <w:t>NA</w:t>
            </w:r>
          </w:p>
        </w:tc>
        <w:tc>
          <w:tcPr>
            <w:tcW w:w="2172" w:type="dxa"/>
            <w:tcBorders>
              <w:top w:val="single" w:sz="4" w:space="0" w:color="auto"/>
              <w:bottom w:val="single" w:sz="4" w:space="0" w:color="auto"/>
            </w:tcBorders>
          </w:tcPr>
          <w:p w14:paraId="487C224B" w14:textId="77777777" w:rsidR="00980D3B" w:rsidRDefault="00980D3B">
            <w:pPr>
              <w:pStyle w:val="HL7TableBody"/>
            </w:pPr>
            <w:r>
              <w:t>Not applicable</w:t>
            </w:r>
          </w:p>
        </w:tc>
        <w:tc>
          <w:tcPr>
            <w:tcW w:w="2160" w:type="dxa"/>
            <w:tcBorders>
              <w:top w:val="single" w:sz="4" w:space="0" w:color="auto"/>
              <w:bottom w:val="single" w:sz="4" w:space="0" w:color="auto"/>
            </w:tcBorders>
          </w:tcPr>
          <w:p w14:paraId="5D3C6D30" w14:textId="77777777" w:rsidR="00980D3B" w:rsidRDefault="00980D3B">
            <w:pPr>
              <w:pStyle w:val="HL7TableBody"/>
            </w:pPr>
          </w:p>
        </w:tc>
      </w:tr>
      <w:tr w:rsidR="00980D3B" w14:paraId="3DD1A121" w14:textId="77777777">
        <w:tblPrEx>
          <w:tblCellMar>
            <w:top w:w="0" w:type="dxa"/>
            <w:bottom w:w="0" w:type="dxa"/>
          </w:tblCellMar>
        </w:tblPrEx>
        <w:trPr>
          <w:jc w:val="center"/>
        </w:trPr>
        <w:tc>
          <w:tcPr>
            <w:tcW w:w="798" w:type="dxa"/>
            <w:tcBorders>
              <w:top w:val="single" w:sz="4" w:space="0" w:color="auto"/>
              <w:bottom w:val="double" w:sz="4" w:space="0" w:color="auto"/>
            </w:tcBorders>
          </w:tcPr>
          <w:p w14:paraId="10E312D6" w14:textId="77777777" w:rsidR="00980D3B" w:rsidRDefault="00980D3B">
            <w:pPr>
              <w:pStyle w:val="HL7TableBody"/>
              <w:jc w:val="center"/>
            </w:pPr>
            <w:r>
              <w:t>NASK</w:t>
            </w:r>
          </w:p>
        </w:tc>
        <w:tc>
          <w:tcPr>
            <w:tcW w:w="2172" w:type="dxa"/>
            <w:tcBorders>
              <w:top w:val="single" w:sz="4" w:space="0" w:color="auto"/>
              <w:bottom w:val="double" w:sz="4" w:space="0" w:color="auto"/>
            </w:tcBorders>
          </w:tcPr>
          <w:p w14:paraId="7256568F" w14:textId="77777777" w:rsidR="00980D3B" w:rsidRDefault="00980D3B">
            <w:pPr>
              <w:pStyle w:val="HL7TableBody"/>
            </w:pPr>
            <w:r>
              <w:t>Not asked</w:t>
            </w:r>
          </w:p>
        </w:tc>
        <w:tc>
          <w:tcPr>
            <w:tcW w:w="2160" w:type="dxa"/>
            <w:tcBorders>
              <w:top w:val="single" w:sz="4" w:space="0" w:color="auto"/>
              <w:bottom w:val="double" w:sz="4" w:space="0" w:color="auto"/>
            </w:tcBorders>
          </w:tcPr>
          <w:p w14:paraId="75439C57" w14:textId="77777777" w:rsidR="00980D3B" w:rsidRDefault="00980D3B">
            <w:pPr>
              <w:pStyle w:val="HL7TableBody"/>
            </w:pPr>
          </w:p>
        </w:tc>
      </w:tr>
    </w:tbl>
    <w:p w14:paraId="2E1F3BA4" w14:textId="77777777" w:rsidR="00980D3B" w:rsidRDefault="00980D3B">
      <w:pPr>
        <w:pStyle w:val="NormalIndented"/>
      </w:pPr>
      <w:r>
        <w:t>Where a text modifier might accompany a code, the "field" in the HL7 message would be of data type CWE and would be allowed to repeat. The first instance of the field would be used, as per option 1; i.e. the identifier would have a valid code. The second instance of the repeating field would be used, as per option 2, that is, the text descri</w:t>
      </w:r>
      <w:r>
        <w:t>p</w:t>
      </w:r>
      <w:r>
        <w:t>tion would take the value of the free text modifier.</w:t>
      </w:r>
    </w:p>
    <w:p w14:paraId="7F3FD572" w14:textId="77777777" w:rsidR="00980D3B" w:rsidRDefault="00980D3B">
      <w:pPr>
        <w:pStyle w:val="Heading4"/>
        <w:rPr>
          <w:vanish/>
        </w:rPr>
      </w:pPr>
      <w:r>
        <w:rPr>
          <w:vanish/>
        </w:rPr>
        <w:t>hiddentext</w:t>
      </w:r>
    </w:p>
    <w:p w14:paraId="4EEC7292" w14:textId="77777777" w:rsidR="00980D3B" w:rsidRDefault="00980D3B">
      <w:pPr>
        <w:pStyle w:val="Heading4"/>
      </w:pPr>
      <w:bookmarkStart w:id="373" w:name="_Toc498145926"/>
      <w:bookmarkStart w:id="374" w:name="_Toc527864495"/>
      <w:bookmarkStart w:id="375" w:name="_Toc527865967"/>
      <w:r>
        <w:t>Identifier (ST)</w:t>
      </w:r>
      <w:bookmarkEnd w:id="373"/>
      <w:bookmarkEnd w:id="374"/>
      <w:bookmarkEnd w:id="375"/>
    </w:p>
    <w:p w14:paraId="5FF42421" w14:textId="77777777" w:rsidR="00980D3B" w:rsidRDefault="00980D3B">
      <w:pPr>
        <w:pStyle w:val="NormalIndented"/>
      </w:pPr>
      <w:r>
        <w:t>Definition: Sequence of characters (the code) that uniquely identifies the item being referenced. Different coding schemes will have different el</w:t>
      </w:r>
      <w:r>
        <w:t>e</w:t>
      </w:r>
      <w:r>
        <w:t>ments here.</w:t>
      </w:r>
    </w:p>
    <w:p w14:paraId="341ADEB4" w14:textId="77777777" w:rsidR="00980D3B" w:rsidRDefault="00980D3B">
      <w:pPr>
        <w:pStyle w:val="Heading4"/>
      </w:pPr>
      <w:bookmarkStart w:id="376" w:name="_Toc498145927"/>
      <w:bookmarkStart w:id="377" w:name="_Toc527864496"/>
      <w:bookmarkStart w:id="378" w:name="_Toc527865968"/>
      <w:r>
        <w:t>Text (ST)</w:t>
      </w:r>
      <w:bookmarkEnd w:id="376"/>
      <w:bookmarkEnd w:id="377"/>
      <w:bookmarkEnd w:id="378"/>
    </w:p>
    <w:p w14:paraId="05DE7BA2" w14:textId="77777777" w:rsidR="00980D3B" w:rsidRDefault="00980D3B">
      <w:pPr>
        <w:pStyle w:val="NormalIndented"/>
      </w:pPr>
      <w:r>
        <w:t>Definition: The descriptive or textual name of the identifier, e.g., myocardial infarction or X-ray i</w:t>
      </w:r>
      <w:r>
        <w:t>m</w:t>
      </w:r>
      <w:r>
        <w:t>pre</w:t>
      </w:r>
      <w:r>
        <w:t>s</w:t>
      </w:r>
      <w:r>
        <w:t>sion.</w:t>
      </w:r>
    </w:p>
    <w:p w14:paraId="433999F8" w14:textId="77777777" w:rsidR="00980D3B" w:rsidRDefault="00980D3B">
      <w:pPr>
        <w:pStyle w:val="Heading4"/>
      </w:pPr>
      <w:bookmarkStart w:id="379" w:name="_Toc498145928"/>
      <w:bookmarkStart w:id="380" w:name="_Toc527864497"/>
      <w:bookmarkStart w:id="381" w:name="_Toc527865969"/>
      <w:r>
        <w:t>Name of Coding System (ID)</w:t>
      </w:r>
      <w:bookmarkEnd w:id="379"/>
      <w:bookmarkEnd w:id="380"/>
      <w:bookmarkEnd w:id="381"/>
    </w:p>
    <w:p w14:paraId="13D487B4" w14:textId="77777777" w:rsidR="00980D3B" w:rsidRDefault="00980D3B">
      <w:pPr>
        <w:pStyle w:val="NormalIndented"/>
      </w:pPr>
      <w:r>
        <w:t xml:space="preserve">Definition: Identifies the coding scheme being used in the identifier component. </w:t>
      </w:r>
    </w:p>
    <w:p w14:paraId="5B66B83D" w14:textId="77777777" w:rsidR="00980D3B" w:rsidRDefault="00980D3B">
      <w:pPr>
        <w:pStyle w:val="NormalIndented"/>
      </w:pPr>
      <w:r>
        <w:t xml:space="preserve">The combination of the </w:t>
      </w:r>
      <w:r>
        <w:rPr>
          <w:rStyle w:val="Strong"/>
        </w:rPr>
        <w:t>identifier</w:t>
      </w:r>
      <w:r>
        <w:t xml:space="preserve"> and </w:t>
      </w:r>
      <w:r>
        <w:rPr>
          <w:rStyle w:val="Strong"/>
        </w:rPr>
        <w:t>name of coding system</w:t>
      </w:r>
      <w:r>
        <w:t xml:space="preserve"> components will be a unique code for a data item. Each system has a unique identifier.</w:t>
      </w:r>
    </w:p>
    <w:p w14:paraId="0EB6F0AD" w14:textId="77777777" w:rsidR="00980D3B" w:rsidRDefault="00980D3B">
      <w:pPr>
        <w:pStyle w:val="NormalIndented"/>
      </w:pPr>
      <w:r>
        <w:t>Refer to HL7 Table 0396 in section 2.17.5 for valid values. The table includes ASTM E1238-94, Diagno</w:t>
      </w:r>
      <w:r>
        <w:t>s</w:t>
      </w:r>
      <w:r>
        <w:t>tic, procedure, observation, drug ID, health outcomes and othe</w:t>
      </w:r>
      <w:r>
        <w:t>r</w:t>
      </w:r>
      <w:r>
        <w:t xml:space="preserve"> coding systems. </w:t>
      </w:r>
    </w:p>
    <w:p w14:paraId="1B3BE1A2" w14:textId="77777777" w:rsidR="00980D3B" w:rsidRDefault="00980D3B">
      <w:pPr>
        <w:pStyle w:val="NormalIndented"/>
      </w:pPr>
      <w:r>
        <w:t xml:space="preserve">Some organizations that publish code sets author more than one. The coding system, then, to be unique is a concatenation of the name of the coding authority organization and the name of its code set or table. When an HL7 table is used for a CE data type, the </w:t>
      </w:r>
      <w:r>
        <w:rPr>
          <w:b/>
          <w:i/>
        </w:rPr>
        <w:t>name of coding system</w:t>
      </w:r>
      <w:r>
        <w:t xml:space="preserve"> component is defined as </w:t>
      </w:r>
      <w:r>
        <w:rPr>
          <w:b/>
          <w:i/>
        </w:rPr>
        <w:t>HL7nnnn</w:t>
      </w:r>
      <w:r>
        <w:t xml:space="preserve"> where </w:t>
      </w:r>
      <w:r>
        <w:rPr>
          <w:b/>
          <w:i/>
        </w:rPr>
        <w:t>nnnn</w:t>
      </w:r>
      <w:r>
        <w:t xml:space="preserve"> is the HL7 table number. Similarly, ISO tables will be named ISOnnnn, where nnnn is the ISO table number.</w:t>
      </w:r>
    </w:p>
    <w:p w14:paraId="634BD3F3" w14:textId="77777777" w:rsidR="00980D3B" w:rsidRDefault="00980D3B">
      <w:pPr>
        <w:pStyle w:val="Heading4"/>
      </w:pPr>
      <w:bookmarkStart w:id="382" w:name="_Toc498145929"/>
      <w:bookmarkStart w:id="383" w:name="_Toc527864498"/>
      <w:bookmarkStart w:id="384" w:name="_Toc527865970"/>
      <w:r>
        <w:t>Alternate Identifier (ST)</w:t>
      </w:r>
      <w:bookmarkEnd w:id="382"/>
      <w:bookmarkEnd w:id="383"/>
      <w:bookmarkEnd w:id="384"/>
    </w:p>
    <w:p w14:paraId="6F0EF1C8" w14:textId="77777777" w:rsidR="00980D3B" w:rsidRDefault="00980D3B">
      <w:pPr>
        <w:pStyle w:val="NormalIndented"/>
      </w:pPr>
      <w:r>
        <w:t>Definition: An alternate sequence of characters (the code) that uniquely identifies the item being refe</w:t>
      </w:r>
      <w:r>
        <w:t>r</w:t>
      </w:r>
      <w:r>
        <w:t>enced. Analogous to "Identifier" in component 1. See usage note in section introduction.</w:t>
      </w:r>
    </w:p>
    <w:p w14:paraId="2B5E8410" w14:textId="77777777" w:rsidR="00980D3B" w:rsidRDefault="00980D3B">
      <w:pPr>
        <w:pStyle w:val="Heading4"/>
      </w:pPr>
      <w:bookmarkStart w:id="385" w:name="_Toc498145930"/>
      <w:bookmarkStart w:id="386" w:name="_Toc527864499"/>
      <w:bookmarkStart w:id="387" w:name="_Toc527865971"/>
      <w:r>
        <w:t>Alternate Text (ST)</w:t>
      </w:r>
      <w:bookmarkEnd w:id="385"/>
      <w:bookmarkEnd w:id="386"/>
      <w:bookmarkEnd w:id="387"/>
    </w:p>
    <w:p w14:paraId="63FD1DC5" w14:textId="77777777" w:rsidR="00980D3B" w:rsidRDefault="00980D3B">
      <w:pPr>
        <w:pStyle w:val="NormalIndented"/>
      </w:pPr>
      <w:bookmarkStart w:id="388" w:name="_Ref435665347"/>
      <w:bookmarkStart w:id="389" w:name="_Ref435665414"/>
      <w:r>
        <w:t>Definition: The descriptive or textual name of the alternate identifier. Analogous to "Text" in comp</w:t>
      </w:r>
      <w:r>
        <w:t>o</w:t>
      </w:r>
      <w:r>
        <w:t>nent 2. See usage note in section introduction.</w:t>
      </w:r>
    </w:p>
    <w:p w14:paraId="006C051B" w14:textId="77777777" w:rsidR="00980D3B" w:rsidRDefault="00980D3B">
      <w:pPr>
        <w:pStyle w:val="Heading4"/>
      </w:pPr>
      <w:bookmarkStart w:id="390" w:name="_Toc498145931"/>
      <w:bookmarkStart w:id="391" w:name="_Toc527864500"/>
      <w:bookmarkStart w:id="392" w:name="_Toc527865972"/>
      <w:r>
        <w:t>Name of Alternate Coding System (ID)</w:t>
      </w:r>
      <w:bookmarkEnd w:id="388"/>
      <w:bookmarkEnd w:id="389"/>
      <w:bookmarkEnd w:id="390"/>
      <w:bookmarkEnd w:id="391"/>
      <w:bookmarkEnd w:id="392"/>
    </w:p>
    <w:p w14:paraId="4B0C9DEC" w14:textId="77777777" w:rsidR="00980D3B" w:rsidRDefault="00980D3B">
      <w:pPr>
        <w:pStyle w:val="NormalIndented"/>
      </w:pPr>
      <w:r>
        <w:t>Definition: Identifies the coding scheme being used in the alternate identifier component. Analogous to “Name of Coding System” above. See usage note in section introduction.</w:t>
      </w:r>
    </w:p>
    <w:p w14:paraId="3E133AA8" w14:textId="77777777" w:rsidR="00980D3B" w:rsidRDefault="00980D3B">
      <w:pPr>
        <w:pStyle w:val="Heading4"/>
      </w:pPr>
      <w:bookmarkStart w:id="393" w:name="_Toc498145932"/>
      <w:bookmarkStart w:id="394" w:name="_Toc527864501"/>
      <w:bookmarkStart w:id="395" w:name="_Toc527865973"/>
      <w:r>
        <w:t>Coding System Version ID (ST)</w:t>
      </w:r>
      <w:bookmarkEnd w:id="393"/>
      <w:bookmarkEnd w:id="394"/>
      <w:bookmarkEnd w:id="395"/>
    </w:p>
    <w:p w14:paraId="02BE0EC2" w14:textId="77777777" w:rsidR="00980D3B" w:rsidRDefault="00980D3B">
      <w:pPr>
        <w:pStyle w:val="NormalIndented"/>
      </w:pPr>
      <w:r>
        <w:t>This is the version ID for the coding system identified by components 1-3. It belongs conceptually to the group of component 1-3 and appears here only for reasons of backward compatibility.</w:t>
      </w:r>
    </w:p>
    <w:p w14:paraId="5048E624" w14:textId="77777777" w:rsidR="00980D3B" w:rsidRDefault="00980D3B">
      <w:pPr>
        <w:pStyle w:val="Heading4"/>
      </w:pPr>
      <w:bookmarkStart w:id="396" w:name="_Toc498145933"/>
      <w:bookmarkStart w:id="397" w:name="_Toc527864502"/>
      <w:bookmarkStart w:id="398" w:name="_Toc527865974"/>
      <w:r>
        <w:lastRenderedPageBreak/>
        <w:t>Alternate Coding System Version ID (ST)</w:t>
      </w:r>
      <w:bookmarkEnd w:id="396"/>
      <w:bookmarkEnd w:id="397"/>
      <w:bookmarkEnd w:id="398"/>
    </w:p>
    <w:p w14:paraId="17B1DFBB" w14:textId="77777777" w:rsidR="00980D3B" w:rsidRDefault="00980D3B">
      <w:pPr>
        <w:pStyle w:val="NormalIndented"/>
      </w:pPr>
      <w:r>
        <w:t>This is the version ID for the coding system identified by components 4-6. It belongs conceptually to the group of alternate components (See usage note in section introduction) and appears here only for reasons of backward compat</w:t>
      </w:r>
      <w:r>
        <w:t>i</w:t>
      </w:r>
      <w:r>
        <w:t>bility.</w:t>
      </w:r>
    </w:p>
    <w:p w14:paraId="1DE0BB96" w14:textId="77777777" w:rsidR="00980D3B" w:rsidRDefault="00980D3B">
      <w:pPr>
        <w:pStyle w:val="Heading4"/>
      </w:pPr>
      <w:bookmarkStart w:id="399" w:name="_Toc498145934"/>
      <w:bookmarkStart w:id="400" w:name="_Toc527864503"/>
      <w:bookmarkStart w:id="401" w:name="_Toc527865975"/>
      <w:r>
        <w:t>Original Text (ST)</w:t>
      </w:r>
      <w:bookmarkEnd w:id="399"/>
      <w:bookmarkEnd w:id="400"/>
      <w:bookmarkEnd w:id="401"/>
    </w:p>
    <w:p w14:paraId="51893B3D" w14:textId="77777777" w:rsidR="00980D3B" w:rsidRDefault="00980D3B">
      <w:pPr>
        <w:pStyle w:val="NormalIndented"/>
      </w:pPr>
      <w:r>
        <w:t>The original text that was available to an automated process or a human before a sp</w:t>
      </w:r>
      <w:r>
        <w:t>e</w:t>
      </w:r>
      <w:r>
        <w:t>cific code was assigned.</w:t>
      </w:r>
    </w:p>
    <w:p w14:paraId="18B27385" w14:textId="77777777" w:rsidR="00980D3B" w:rsidRDefault="00980D3B">
      <w:pPr>
        <w:pStyle w:val="Heading3"/>
      </w:pPr>
      <w:r>
        <w:fldChar w:fldCharType="begin"/>
      </w:r>
      <w:r>
        <w:instrText>xe “CX”</w:instrText>
      </w:r>
      <w:r>
        <w:fldChar w:fldCharType="end"/>
      </w:r>
      <w:r>
        <w:fldChar w:fldCharType="begin"/>
      </w:r>
      <w:r>
        <w:instrText xml:space="preserve"> XE "Data types: CX" </w:instrText>
      </w:r>
      <w:r>
        <w:fldChar w:fldCharType="end"/>
      </w:r>
      <w:bookmarkStart w:id="402" w:name="_Ref358258013"/>
      <w:bookmarkStart w:id="403" w:name="_Toc359236015"/>
      <w:bookmarkStart w:id="404" w:name="_Toc498145936"/>
      <w:bookmarkStart w:id="405" w:name="_Toc527864505"/>
      <w:bookmarkStart w:id="406" w:name="_Toc527865977"/>
      <w:bookmarkStart w:id="407" w:name="_Toc528481880"/>
      <w:bookmarkStart w:id="408" w:name="_Toc528482385"/>
      <w:bookmarkStart w:id="409" w:name="_Toc528482684"/>
      <w:bookmarkStart w:id="410" w:name="_Toc528482809"/>
      <w:bookmarkStart w:id="411" w:name="_Toc528486117"/>
      <w:bookmarkStart w:id="412" w:name="_Toc536689723"/>
      <w:bookmarkStart w:id="413" w:name="_Toc496468"/>
      <w:bookmarkStart w:id="414" w:name="_Toc524815"/>
      <w:bookmarkStart w:id="415" w:name="_Toc1802398"/>
      <w:bookmarkStart w:id="416" w:name="_Toc22448393"/>
      <w:bookmarkStart w:id="417" w:name="_Toc22697585"/>
      <w:bookmarkStart w:id="418" w:name="_Toc24273620"/>
      <w:r>
        <w:t>CX - extended composite ID with check digit</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1067F6C" w14:textId="77777777" w:rsidR="00980D3B" w:rsidRDefault="00980D3B">
      <w:pPr>
        <w:pStyle w:val="ComponentTableCaption"/>
      </w:pPr>
      <w:bookmarkStart w:id="419" w:name="CX"/>
      <w:r>
        <w:t xml:space="preserve">HL7 Component Table - CX – Extended Composite ID with Check Digit </w:t>
      </w:r>
      <w:r>
        <w:fldChar w:fldCharType="begin"/>
      </w:r>
      <w:r>
        <w:instrText xml:space="preserve"> XE "HL7 Component Table - CX" </w:instrText>
      </w:r>
      <w:r>
        <w:fldChar w:fldCharType="end"/>
      </w:r>
      <w:bookmarkEnd w:id="419"/>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31EBF1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1531E5D"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2CC09E3E"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4837CCC"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3579ADD"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2DCFAC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28CC2A9"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D14B39A"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3E3ADC35" w14:textId="77777777" w:rsidR="00980D3B" w:rsidRDefault="00980D3B">
            <w:pPr>
              <w:pStyle w:val="ComponentTableHeader"/>
              <w:rPr>
                <w:b w:val="0"/>
                <w:lang w:val="fr-FR"/>
              </w:rPr>
            </w:pPr>
            <w:r>
              <w:rPr>
                <w:lang w:val="fr-FR"/>
              </w:rPr>
              <w:t>SEC.REF.</w:t>
            </w:r>
          </w:p>
        </w:tc>
      </w:tr>
      <w:tr w:rsidR="00980D3B" w14:paraId="6BDEDF5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D96778D" w14:textId="77777777" w:rsidR="00980D3B" w:rsidRDefault="00980D3B">
            <w:pPr>
              <w:pStyle w:val="ComponentTableBody"/>
            </w:pPr>
            <w:r>
              <w:t>1</w:t>
            </w:r>
          </w:p>
        </w:tc>
        <w:tc>
          <w:tcPr>
            <w:tcW w:w="576" w:type="dxa"/>
            <w:tcBorders>
              <w:top w:val="single" w:sz="4" w:space="0" w:color="auto"/>
              <w:bottom w:val="single" w:sz="4" w:space="0" w:color="auto"/>
            </w:tcBorders>
          </w:tcPr>
          <w:p w14:paraId="10754919" w14:textId="77777777" w:rsidR="00980D3B" w:rsidRDefault="00980D3B">
            <w:pPr>
              <w:pStyle w:val="ComponentTableBody"/>
            </w:pPr>
            <w:r>
              <w:t>15</w:t>
            </w:r>
          </w:p>
        </w:tc>
        <w:tc>
          <w:tcPr>
            <w:tcW w:w="720" w:type="dxa"/>
            <w:tcBorders>
              <w:top w:val="single" w:sz="4" w:space="0" w:color="auto"/>
              <w:bottom w:val="single" w:sz="4" w:space="0" w:color="auto"/>
            </w:tcBorders>
          </w:tcPr>
          <w:p w14:paraId="7E81F4B5" w14:textId="77777777" w:rsidR="00980D3B" w:rsidRDefault="00980D3B">
            <w:pPr>
              <w:pStyle w:val="ComponentTableBody"/>
            </w:pPr>
            <w:r>
              <w:t>ST</w:t>
            </w:r>
          </w:p>
        </w:tc>
        <w:tc>
          <w:tcPr>
            <w:tcW w:w="576" w:type="dxa"/>
            <w:tcBorders>
              <w:top w:val="single" w:sz="4" w:space="0" w:color="auto"/>
              <w:bottom w:val="single" w:sz="4" w:space="0" w:color="auto"/>
            </w:tcBorders>
          </w:tcPr>
          <w:p w14:paraId="5A95BF89" w14:textId="77777777" w:rsidR="00980D3B" w:rsidRDefault="00980D3B">
            <w:pPr>
              <w:pStyle w:val="ComponentTableBody"/>
            </w:pPr>
            <w:r>
              <w:t>R</w:t>
            </w:r>
          </w:p>
        </w:tc>
        <w:tc>
          <w:tcPr>
            <w:tcW w:w="720" w:type="dxa"/>
            <w:tcBorders>
              <w:top w:val="single" w:sz="4" w:space="0" w:color="auto"/>
              <w:bottom w:val="single" w:sz="4" w:space="0" w:color="auto"/>
            </w:tcBorders>
          </w:tcPr>
          <w:p w14:paraId="3DE1C74E"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9A7E1B1" w14:textId="77777777" w:rsidR="00980D3B" w:rsidRDefault="00980D3B">
            <w:pPr>
              <w:pStyle w:val="ComponentTableBody"/>
              <w:jc w:val="left"/>
            </w:pPr>
            <w:r>
              <w:t>ID Number</w:t>
            </w:r>
          </w:p>
        </w:tc>
        <w:tc>
          <w:tcPr>
            <w:tcW w:w="1440" w:type="dxa"/>
            <w:tcBorders>
              <w:top w:val="single" w:sz="4" w:space="0" w:color="auto"/>
              <w:bottom w:val="single" w:sz="4" w:space="0" w:color="auto"/>
            </w:tcBorders>
          </w:tcPr>
          <w:p w14:paraId="5889FB6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07F39F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41735F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02AF20F" w14:textId="77777777" w:rsidR="00980D3B" w:rsidRDefault="00980D3B">
            <w:pPr>
              <w:pStyle w:val="ComponentTableBody"/>
            </w:pPr>
            <w:r>
              <w:t>2</w:t>
            </w:r>
          </w:p>
        </w:tc>
        <w:tc>
          <w:tcPr>
            <w:tcW w:w="576" w:type="dxa"/>
            <w:tcBorders>
              <w:top w:val="single" w:sz="4" w:space="0" w:color="auto"/>
              <w:bottom w:val="single" w:sz="4" w:space="0" w:color="auto"/>
            </w:tcBorders>
          </w:tcPr>
          <w:p w14:paraId="6A950130" w14:textId="77777777" w:rsidR="00980D3B" w:rsidRDefault="00980D3B">
            <w:pPr>
              <w:pStyle w:val="ComponentTableBody"/>
            </w:pPr>
            <w:r>
              <w:t>1</w:t>
            </w:r>
          </w:p>
        </w:tc>
        <w:tc>
          <w:tcPr>
            <w:tcW w:w="720" w:type="dxa"/>
            <w:tcBorders>
              <w:top w:val="single" w:sz="4" w:space="0" w:color="auto"/>
              <w:bottom w:val="single" w:sz="4" w:space="0" w:color="auto"/>
            </w:tcBorders>
          </w:tcPr>
          <w:p w14:paraId="715B832C" w14:textId="77777777" w:rsidR="00980D3B" w:rsidRDefault="00980D3B">
            <w:pPr>
              <w:pStyle w:val="ComponentTableBody"/>
            </w:pPr>
            <w:r>
              <w:t>ST</w:t>
            </w:r>
          </w:p>
        </w:tc>
        <w:tc>
          <w:tcPr>
            <w:tcW w:w="576" w:type="dxa"/>
            <w:tcBorders>
              <w:top w:val="single" w:sz="4" w:space="0" w:color="auto"/>
              <w:bottom w:val="single" w:sz="4" w:space="0" w:color="auto"/>
            </w:tcBorders>
          </w:tcPr>
          <w:p w14:paraId="5EC42F09" w14:textId="77777777" w:rsidR="00980D3B" w:rsidRDefault="00980D3B">
            <w:pPr>
              <w:pStyle w:val="ComponentTableBody"/>
            </w:pPr>
            <w:r>
              <w:t>O</w:t>
            </w:r>
          </w:p>
        </w:tc>
        <w:tc>
          <w:tcPr>
            <w:tcW w:w="720" w:type="dxa"/>
            <w:tcBorders>
              <w:top w:val="single" w:sz="4" w:space="0" w:color="auto"/>
              <w:bottom w:val="single" w:sz="4" w:space="0" w:color="auto"/>
            </w:tcBorders>
          </w:tcPr>
          <w:p w14:paraId="274D567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CFA15A6" w14:textId="77777777" w:rsidR="00980D3B" w:rsidRDefault="00980D3B">
            <w:pPr>
              <w:pStyle w:val="ComponentTableBody"/>
              <w:jc w:val="left"/>
            </w:pPr>
            <w:r>
              <w:t>Check Digit</w:t>
            </w:r>
          </w:p>
        </w:tc>
        <w:tc>
          <w:tcPr>
            <w:tcW w:w="1440" w:type="dxa"/>
            <w:tcBorders>
              <w:top w:val="single" w:sz="4" w:space="0" w:color="auto"/>
              <w:bottom w:val="single" w:sz="4" w:space="0" w:color="auto"/>
            </w:tcBorders>
          </w:tcPr>
          <w:p w14:paraId="011D710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185C659"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1AC3866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97F71FE"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59450EDD"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49581C36"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543F1AFC"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3FB0772" w14:textId="77777777" w:rsidR="00980D3B" w:rsidRDefault="00980D3B">
            <w:pPr>
              <w:pStyle w:val="ComponentTableBody"/>
              <w:rPr>
                <w:lang w:val="de-DE"/>
              </w:rPr>
            </w:pPr>
            <w:r>
              <w:rPr>
                <w:lang w:val="de-DE"/>
              </w:rPr>
              <w:t>0061</w:t>
            </w:r>
          </w:p>
        </w:tc>
        <w:tc>
          <w:tcPr>
            <w:tcW w:w="2880" w:type="dxa"/>
            <w:tcBorders>
              <w:top w:val="single" w:sz="4" w:space="0" w:color="auto"/>
              <w:bottom w:val="single" w:sz="4" w:space="0" w:color="auto"/>
            </w:tcBorders>
          </w:tcPr>
          <w:p w14:paraId="20596859" w14:textId="77777777" w:rsidR="00980D3B" w:rsidRDefault="00980D3B">
            <w:pPr>
              <w:pStyle w:val="ComponentTableBody"/>
              <w:jc w:val="left"/>
              <w:rPr>
                <w:lang w:val="de-DE"/>
              </w:rPr>
            </w:pPr>
            <w:r>
              <w:rPr>
                <w:lang w:val="de-DE"/>
              </w:rPr>
              <w:t xml:space="preserve">Check Digit Scheme </w:t>
            </w:r>
          </w:p>
        </w:tc>
        <w:tc>
          <w:tcPr>
            <w:tcW w:w="1440" w:type="dxa"/>
            <w:tcBorders>
              <w:top w:val="single" w:sz="4" w:space="0" w:color="auto"/>
              <w:bottom w:val="single" w:sz="4" w:space="0" w:color="auto"/>
            </w:tcBorders>
          </w:tcPr>
          <w:p w14:paraId="2104E032" w14:textId="77777777" w:rsidR="00980D3B" w:rsidRDefault="00980D3B">
            <w:pPr>
              <w:pStyle w:val="ComponentTableBody"/>
              <w:jc w:val="left"/>
              <w:rPr>
                <w:sz w:val="16"/>
                <w:lang w:val="de-DE"/>
              </w:rPr>
            </w:pPr>
          </w:p>
        </w:tc>
        <w:tc>
          <w:tcPr>
            <w:tcW w:w="1008" w:type="dxa"/>
            <w:tcBorders>
              <w:top w:val="single" w:sz="4" w:space="0" w:color="auto"/>
              <w:bottom w:val="single" w:sz="4" w:space="0" w:color="auto"/>
            </w:tcBorders>
          </w:tcPr>
          <w:p w14:paraId="5319AB0A"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5C5E67B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A083393"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07AF688B"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6F4A63AD"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13DED31F"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655F5B2" w14:textId="77777777" w:rsidR="00980D3B" w:rsidRDefault="00980D3B">
            <w:pPr>
              <w:pStyle w:val="ComponentTableBody"/>
            </w:pPr>
            <w:r>
              <w:t>0363</w:t>
            </w:r>
          </w:p>
        </w:tc>
        <w:tc>
          <w:tcPr>
            <w:tcW w:w="2880" w:type="dxa"/>
            <w:tcBorders>
              <w:top w:val="single" w:sz="4" w:space="0" w:color="auto"/>
              <w:bottom w:val="single" w:sz="4" w:space="0" w:color="auto"/>
            </w:tcBorders>
          </w:tcPr>
          <w:p w14:paraId="0ABF98AA" w14:textId="77777777" w:rsidR="00980D3B" w:rsidRDefault="00980D3B">
            <w:pPr>
              <w:pStyle w:val="ComponentTableBody"/>
              <w:jc w:val="left"/>
            </w:pPr>
            <w:r>
              <w:t>A</w:t>
            </w:r>
            <w:r>
              <w:t>s</w:t>
            </w:r>
            <w:r>
              <w:t>signing Authority</w:t>
            </w:r>
          </w:p>
        </w:tc>
        <w:tc>
          <w:tcPr>
            <w:tcW w:w="1440" w:type="dxa"/>
            <w:tcBorders>
              <w:top w:val="single" w:sz="4" w:space="0" w:color="auto"/>
              <w:bottom w:val="single" w:sz="4" w:space="0" w:color="auto"/>
            </w:tcBorders>
          </w:tcPr>
          <w:p w14:paraId="735073E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07BE71E"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291F2CD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CBD3D55" w14:textId="77777777" w:rsidR="00980D3B" w:rsidRDefault="00980D3B">
            <w:pPr>
              <w:pStyle w:val="ComponentTableBody"/>
              <w:rPr>
                <w:lang w:val="fr-FR"/>
              </w:rPr>
            </w:pPr>
            <w:r>
              <w:rPr>
                <w:lang w:val="fr-FR"/>
              </w:rPr>
              <w:t>5</w:t>
            </w:r>
          </w:p>
        </w:tc>
        <w:tc>
          <w:tcPr>
            <w:tcW w:w="576" w:type="dxa"/>
            <w:tcBorders>
              <w:top w:val="single" w:sz="4" w:space="0" w:color="auto"/>
              <w:bottom w:val="single" w:sz="4" w:space="0" w:color="auto"/>
            </w:tcBorders>
          </w:tcPr>
          <w:p w14:paraId="72E6B0A8" w14:textId="77777777" w:rsidR="00980D3B" w:rsidRDefault="00980D3B">
            <w:pPr>
              <w:pStyle w:val="ComponentTableBody"/>
              <w:rPr>
                <w:lang w:val="fr-FR"/>
              </w:rPr>
            </w:pPr>
            <w:r>
              <w:rPr>
                <w:lang w:val="fr-FR"/>
              </w:rPr>
              <w:t>5</w:t>
            </w:r>
          </w:p>
        </w:tc>
        <w:tc>
          <w:tcPr>
            <w:tcW w:w="720" w:type="dxa"/>
            <w:tcBorders>
              <w:top w:val="single" w:sz="4" w:space="0" w:color="auto"/>
              <w:bottom w:val="single" w:sz="4" w:space="0" w:color="auto"/>
            </w:tcBorders>
          </w:tcPr>
          <w:p w14:paraId="17140183" w14:textId="77777777" w:rsidR="00980D3B" w:rsidRDefault="00980D3B">
            <w:pPr>
              <w:pStyle w:val="ComponentTableBody"/>
              <w:rPr>
                <w:lang w:val="fr-FR"/>
              </w:rPr>
            </w:pPr>
            <w:r>
              <w:rPr>
                <w:lang w:val="fr-FR"/>
              </w:rPr>
              <w:t>ID</w:t>
            </w:r>
          </w:p>
        </w:tc>
        <w:tc>
          <w:tcPr>
            <w:tcW w:w="576" w:type="dxa"/>
            <w:tcBorders>
              <w:top w:val="single" w:sz="4" w:space="0" w:color="auto"/>
              <w:bottom w:val="single" w:sz="4" w:space="0" w:color="auto"/>
            </w:tcBorders>
          </w:tcPr>
          <w:p w14:paraId="758AC864"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6836A14E" w14:textId="77777777" w:rsidR="00980D3B" w:rsidRDefault="00980D3B">
            <w:pPr>
              <w:pStyle w:val="ComponentTableBody"/>
              <w:rPr>
                <w:lang w:val="fr-FR"/>
              </w:rPr>
            </w:pPr>
            <w:r>
              <w:rPr>
                <w:lang w:val="fr-FR"/>
              </w:rPr>
              <w:t>0203</w:t>
            </w:r>
          </w:p>
        </w:tc>
        <w:tc>
          <w:tcPr>
            <w:tcW w:w="2880" w:type="dxa"/>
            <w:tcBorders>
              <w:top w:val="single" w:sz="4" w:space="0" w:color="auto"/>
              <w:bottom w:val="single" w:sz="4" w:space="0" w:color="auto"/>
            </w:tcBorders>
          </w:tcPr>
          <w:p w14:paraId="12D72CA4" w14:textId="77777777" w:rsidR="00980D3B" w:rsidRDefault="00980D3B">
            <w:pPr>
              <w:pStyle w:val="ComponentTableBody"/>
              <w:jc w:val="left"/>
              <w:rPr>
                <w:lang w:val="fr-FR"/>
              </w:rPr>
            </w:pPr>
            <w:r>
              <w:rPr>
                <w:lang w:val="fr-FR"/>
              </w:rPr>
              <w:t>Ident</w:t>
            </w:r>
            <w:r>
              <w:rPr>
                <w:lang w:val="fr-FR"/>
              </w:rPr>
              <w:t>i</w:t>
            </w:r>
            <w:r>
              <w:rPr>
                <w:lang w:val="fr-FR"/>
              </w:rPr>
              <w:t>fier Type Code</w:t>
            </w:r>
          </w:p>
        </w:tc>
        <w:tc>
          <w:tcPr>
            <w:tcW w:w="1440" w:type="dxa"/>
            <w:tcBorders>
              <w:top w:val="single" w:sz="4" w:space="0" w:color="auto"/>
              <w:bottom w:val="single" w:sz="4" w:space="0" w:color="auto"/>
            </w:tcBorders>
          </w:tcPr>
          <w:p w14:paraId="63D85A5B"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7E0F3989"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43D37AF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C08E9EF" w14:textId="77777777" w:rsidR="00980D3B" w:rsidRDefault="00980D3B">
            <w:pPr>
              <w:pStyle w:val="ComponentTableBody"/>
              <w:rPr>
                <w:lang w:val="it-IT"/>
              </w:rPr>
            </w:pPr>
            <w:r>
              <w:rPr>
                <w:lang w:val="it-IT"/>
              </w:rPr>
              <w:t>6</w:t>
            </w:r>
          </w:p>
        </w:tc>
        <w:tc>
          <w:tcPr>
            <w:tcW w:w="576" w:type="dxa"/>
            <w:tcBorders>
              <w:top w:val="single" w:sz="4" w:space="0" w:color="auto"/>
              <w:bottom w:val="single" w:sz="4" w:space="0" w:color="auto"/>
            </w:tcBorders>
          </w:tcPr>
          <w:p w14:paraId="6D0352E2"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338F98DF"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26E864BA"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C6CF283"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AA0553F" w14:textId="77777777" w:rsidR="00980D3B" w:rsidRDefault="00980D3B">
            <w:pPr>
              <w:pStyle w:val="ComponentTableBody"/>
              <w:jc w:val="left"/>
            </w:pPr>
            <w:r>
              <w:t>Assigning Facility</w:t>
            </w:r>
          </w:p>
        </w:tc>
        <w:tc>
          <w:tcPr>
            <w:tcW w:w="1440" w:type="dxa"/>
            <w:tcBorders>
              <w:top w:val="single" w:sz="4" w:space="0" w:color="auto"/>
              <w:bottom w:val="single" w:sz="4" w:space="0" w:color="auto"/>
            </w:tcBorders>
          </w:tcPr>
          <w:p w14:paraId="33F31A9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04F0DDC"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4C44559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320A7CD" w14:textId="77777777" w:rsidR="00980D3B" w:rsidRDefault="00980D3B">
            <w:pPr>
              <w:pStyle w:val="ComponentTableBody"/>
            </w:pPr>
            <w:r>
              <w:t>7</w:t>
            </w:r>
          </w:p>
        </w:tc>
        <w:tc>
          <w:tcPr>
            <w:tcW w:w="576" w:type="dxa"/>
            <w:tcBorders>
              <w:top w:val="single" w:sz="4" w:space="0" w:color="auto"/>
              <w:bottom w:val="single" w:sz="4" w:space="0" w:color="auto"/>
            </w:tcBorders>
          </w:tcPr>
          <w:p w14:paraId="36D2300D" w14:textId="77777777" w:rsidR="00980D3B" w:rsidRDefault="00980D3B">
            <w:pPr>
              <w:pStyle w:val="ComponentTableBody"/>
            </w:pPr>
            <w:r>
              <w:t>8</w:t>
            </w:r>
          </w:p>
        </w:tc>
        <w:tc>
          <w:tcPr>
            <w:tcW w:w="720" w:type="dxa"/>
            <w:tcBorders>
              <w:top w:val="single" w:sz="4" w:space="0" w:color="auto"/>
              <w:bottom w:val="single" w:sz="4" w:space="0" w:color="auto"/>
            </w:tcBorders>
          </w:tcPr>
          <w:p w14:paraId="388A2EA0" w14:textId="77777777" w:rsidR="00980D3B" w:rsidRDefault="00980D3B">
            <w:pPr>
              <w:pStyle w:val="ComponentTableBody"/>
            </w:pPr>
            <w:r>
              <w:t>DT</w:t>
            </w:r>
          </w:p>
        </w:tc>
        <w:tc>
          <w:tcPr>
            <w:tcW w:w="576" w:type="dxa"/>
            <w:tcBorders>
              <w:top w:val="single" w:sz="4" w:space="0" w:color="auto"/>
              <w:bottom w:val="single" w:sz="4" w:space="0" w:color="auto"/>
            </w:tcBorders>
          </w:tcPr>
          <w:p w14:paraId="282B8A0A" w14:textId="77777777" w:rsidR="00980D3B" w:rsidRDefault="00980D3B">
            <w:pPr>
              <w:pStyle w:val="ComponentTableBody"/>
            </w:pPr>
            <w:r>
              <w:t>O</w:t>
            </w:r>
          </w:p>
        </w:tc>
        <w:tc>
          <w:tcPr>
            <w:tcW w:w="720" w:type="dxa"/>
            <w:tcBorders>
              <w:top w:val="single" w:sz="4" w:space="0" w:color="auto"/>
              <w:bottom w:val="single" w:sz="4" w:space="0" w:color="auto"/>
            </w:tcBorders>
          </w:tcPr>
          <w:p w14:paraId="295B7A46"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56EA4B3" w14:textId="77777777" w:rsidR="00980D3B" w:rsidRDefault="00980D3B">
            <w:pPr>
              <w:pStyle w:val="ComponentTableBody"/>
              <w:jc w:val="left"/>
            </w:pPr>
            <w:r>
              <w:t>Effective Date</w:t>
            </w:r>
          </w:p>
        </w:tc>
        <w:tc>
          <w:tcPr>
            <w:tcW w:w="1440" w:type="dxa"/>
            <w:tcBorders>
              <w:top w:val="single" w:sz="4" w:space="0" w:color="auto"/>
              <w:bottom w:val="single" w:sz="4" w:space="0" w:color="auto"/>
            </w:tcBorders>
          </w:tcPr>
          <w:p w14:paraId="70B135A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96329B8"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r w:rsidR="00980D3B" w14:paraId="7C7967F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493F185" w14:textId="77777777" w:rsidR="00980D3B" w:rsidRDefault="00980D3B">
            <w:pPr>
              <w:pStyle w:val="ComponentTableBody"/>
            </w:pPr>
            <w:r>
              <w:t>8</w:t>
            </w:r>
          </w:p>
        </w:tc>
        <w:tc>
          <w:tcPr>
            <w:tcW w:w="576" w:type="dxa"/>
            <w:tcBorders>
              <w:top w:val="single" w:sz="4" w:space="0" w:color="auto"/>
              <w:bottom w:val="single" w:sz="4" w:space="0" w:color="auto"/>
            </w:tcBorders>
          </w:tcPr>
          <w:p w14:paraId="6AA56497" w14:textId="77777777" w:rsidR="00980D3B" w:rsidRDefault="00980D3B">
            <w:pPr>
              <w:pStyle w:val="ComponentTableBody"/>
            </w:pPr>
            <w:r>
              <w:t>8</w:t>
            </w:r>
          </w:p>
        </w:tc>
        <w:tc>
          <w:tcPr>
            <w:tcW w:w="720" w:type="dxa"/>
            <w:tcBorders>
              <w:top w:val="single" w:sz="4" w:space="0" w:color="auto"/>
              <w:bottom w:val="single" w:sz="4" w:space="0" w:color="auto"/>
            </w:tcBorders>
          </w:tcPr>
          <w:p w14:paraId="6610D6A3" w14:textId="77777777" w:rsidR="00980D3B" w:rsidRDefault="00980D3B">
            <w:pPr>
              <w:pStyle w:val="ComponentTableBody"/>
            </w:pPr>
            <w:r>
              <w:t>DT</w:t>
            </w:r>
          </w:p>
        </w:tc>
        <w:tc>
          <w:tcPr>
            <w:tcW w:w="576" w:type="dxa"/>
            <w:tcBorders>
              <w:top w:val="single" w:sz="4" w:space="0" w:color="auto"/>
              <w:bottom w:val="single" w:sz="4" w:space="0" w:color="auto"/>
            </w:tcBorders>
          </w:tcPr>
          <w:p w14:paraId="2F0706A1" w14:textId="77777777" w:rsidR="00980D3B" w:rsidRDefault="00980D3B">
            <w:pPr>
              <w:pStyle w:val="ComponentTableBody"/>
            </w:pPr>
            <w:r>
              <w:t>O</w:t>
            </w:r>
          </w:p>
        </w:tc>
        <w:tc>
          <w:tcPr>
            <w:tcW w:w="720" w:type="dxa"/>
            <w:tcBorders>
              <w:top w:val="single" w:sz="4" w:space="0" w:color="auto"/>
              <w:bottom w:val="single" w:sz="4" w:space="0" w:color="auto"/>
            </w:tcBorders>
          </w:tcPr>
          <w:p w14:paraId="3B96190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84B8A93" w14:textId="77777777" w:rsidR="00980D3B" w:rsidRDefault="00980D3B">
            <w:pPr>
              <w:pStyle w:val="ComponentTableBody"/>
              <w:jc w:val="left"/>
            </w:pPr>
            <w:r>
              <w:t>Expiration Date</w:t>
            </w:r>
          </w:p>
        </w:tc>
        <w:tc>
          <w:tcPr>
            <w:tcW w:w="1440" w:type="dxa"/>
            <w:tcBorders>
              <w:top w:val="single" w:sz="4" w:space="0" w:color="auto"/>
              <w:bottom w:val="single" w:sz="4" w:space="0" w:color="auto"/>
            </w:tcBorders>
          </w:tcPr>
          <w:p w14:paraId="550FD92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C09BBE0"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r w:rsidR="00980D3B" w14:paraId="27A75AE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897A9DB" w14:textId="77777777" w:rsidR="00980D3B" w:rsidRDefault="00980D3B">
            <w:pPr>
              <w:pStyle w:val="ComponentTableBody"/>
            </w:pPr>
            <w:r>
              <w:t>9</w:t>
            </w:r>
          </w:p>
        </w:tc>
        <w:tc>
          <w:tcPr>
            <w:tcW w:w="576" w:type="dxa"/>
            <w:tcBorders>
              <w:top w:val="single" w:sz="4" w:space="0" w:color="auto"/>
              <w:bottom w:val="single" w:sz="4" w:space="0" w:color="auto"/>
            </w:tcBorders>
          </w:tcPr>
          <w:p w14:paraId="4D5C1917" w14:textId="77777777" w:rsidR="00980D3B" w:rsidRDefault="00980D3B">
            <w:pPr>
              <w:pStyle w:val="ComponentTableBody"/>
            </w:pPr>
            <w:r>
              <w:t>705</w:t>
            </w:r>
          </w:p>
        </w:tc>
        <w:tc>
          <w:tcPr>
            <w:tcW w:w="720" w:type="dxa"/>
            <w:tcBorders>
              <w:top w:val="single" w:sz="4" w:space="0" w:color="auto"/>
              <w:bottom w:val="single" w:sz="4" w:space="0" w:color="auto"/>
            </w:tcBorders>
          </w:tcPr>
          <w:p w14:paraId="613B5BB9" w14:textId="77777777" w:rsidR="00980D3B" w:rsidRDefault="00980D3B">
            <w:pPr>
              <w:pStyle w:val="ComponentTableBody"/>
            </w:pPr>
            <w:r>
              <w:t>CWE</w:t>
            </w:r>
          </w:p>
        </w:tc>
        <w:tc>
          <w:tcPr>
            <w:tcW w:w="576" w:type="dxa"/>
            <w:tcBorders>
              <w:top w:val="single" w:sz="4" w:space="0" w:color="auto"/>
              <w:bottom w:val="single" w:sz="4" w:space="0" w:color="auto"/>
            </w:tcBorders>
          </w:tcPr>
          <w:p w14:paraId="3D3AB647" w14:textId="77777777" w:rsidR="00980D3B" w:rsidRDefault="00980D3B">
            <w:pPr>
              <w:pStyle w:val="ComponentTableBody"/>
            </w:pPr>
            <w:r>
              <w:t>O</w:t>
            </w:r>
          </w:p>
        </w:tc>
        <w:tc>
          <w:tcPr>
            <w:tcW w:w="720" w:type="dxa"/>
            <w:tcBorders>
              <w:top w:val="single" w:sz="4" w:space="0" w:color="auto"/>
              <w:bottom w:val="single" w:sz="4" w:space="0" w:color="auto"/>
            </w:tcBorders>
          </w:tcPr>
          <w:p w14:paraId="106F951E"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3B852C7" w14:textId="77777777" w:rsidR="00980D3B" w:rsidRDefault="00980D3B">
            <w:pPr>
              <w:pStyle w:val="ComponentTableBody"/>
              <w:jc w:val="left"/>
            </w:pPr>
            <w:r>
              <w:t>Assigning Juri</w:t>
            </w:r>
            <w:r>
              <w:t>s</w:t>
            </w:r>
            <w:r>
              <w:t>diction</w:t>
            </w:r>
          </w:p>
        </w:tc>
        <w:tc>
          <w:tcPr>
            <w:tcW w:w="1440" w:type="dxa"/>
            <w:tcBorders>
              <w:top w:val="single" w:sz="4" w:space="0" w:color="auto"/>
              <w:bottom w:val="single" w:sz="4" w:space="0" w:color="auto"/>
            </w:tcBorders>
          </w:tcPr>
          <w:p w14:paraId="714C5C9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9889420"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r w:rsidR="00980D3B" w14:paraId="582CADC7"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A5824FE" w14:textId="77777777" w:rsidR="00980D3B" w:rsidRDefault="00980D3B">
            <w:pPr>
              <w:pStyle w:val="ComponentTableBody"/>
            </w:pPr>
            <w:r>
              <w:t>10</w:t>
            </w:r>
          </w:p>
        </w:tc>
        <w:tc>
          <w:tcPr>
            <w:tcW w:w="576" w:type="dxa"/>
            <w:tcBorders>
              <w:top w:val="single" w:sz="4" w:space="0" w:color="auto"/>
              <w:bottom w:val="double" w:sz="4" w:space="0" w:color="auto"/>
            </w:tcBorders>
          </w:tcPr>
          <w:p w14:paraId="028FF786" w14:textId="77777777" w:rsidR="00980D3B" w:rsidRDefault="00980D3B">
            <w:pPr>
              <w:pStyle w:val="ComponentTableBody"/>
            </w:pPr>
            <w:r>
              <w:t>705</w:t>
            </w:r>
          </w:p>
        </w:tc>
        <w:tc>
          <w:tcPr>
            <w:tcW w:w="720" w:type="dxa"/>
            <w:tcBorders>
              <w:top w:val="single" w:sz="4" w:space="0" w:color="auto"/>
              <w:bottom w:val="double" w:sz="4" w:space="0" w:color="auto"/>
            </w:tcBorders>
          </w:tcPr>
          <w:p w14:paraId="68177B96" w14:textId="77777777" w:rsidR="00980D3B" w:rsidRDefault="00980D3B">
            <w:pPr>
              <w:pStyle w:val="ComponentTableBody"/>
            </w:pPr>
            <w:r>
              <w:t>CWE</w:t>
            </w:r>
          </w:p>
        </w:tc>
        <w:tc>
          <w:tcPr>
            <w:tcW w:w="576" w:type="dxa"/>
            <w:tcBorders>
              <w:top w:val="single" w:sz="4" w:space="0" w:color="auto"/>
              <w:bottom w:val="double" w:sz="4" w:space="0" w:color="auto"/>
            </w:tcBorders>
          </w:tcPr>
          <w:p w14:paraId="67ED1444" w14:textId="77777777" w:rsidR="00980D3B" w:rsidRDefault="00980D3B">
            <w:pPr>
              <w:pStyle w:val="ComponentTableBody"/>
            </w:pPr>
            <w:r>
              <w:t>O</w:t>
            </w:r>
          </w:p>
        </w:tc>
        <w:tc>
          <w:tcPr>
            <w:tcW w:w="720" w:type="dxa"/>
            <w:tcBorders>
              <w:top w:val="single" w:sz="4" w:space="0" w:color="auto"/>
              <w:bottom w:val="double" w:sz="4" w:space="0" w:color="auto"/>
            </w:tcBorders>
          </w:tcPr>
          <w:p w14:paraId="0D2F5F54" w14:textId="77777777" w:rsidR="00980D3B" w:rsidRDefault="00980D3B">
            <w:pPr>
              <w:pStyle w:val="ComponentTableBody"/>
              <w:rPr>
                <w:sz w:val="16"/>
              </w:rPr>
            </w:pPr>
          </w:p>
        </w:tc>
        <w:tc>
          <w:tcPr>
            <w:tcW w:w="2880" w:type="dxa"/>
            <w:tcBorders>
              <w:top w:val="single" w:sz="4" w:space="0" w:color="auto"/>
              <w:bottom w:val="double" w:sz="4" w:space="0" w:color="auto"/>
            </w:tcBorders>
          </w:tcPr>
          <w:p w14:paraId="6D68DF32" w14:textId="77777777" w:rsidR="00980D3B" w:rsidRDefault="00980D3B">
            <w:pPr>
              <w:pStyle w:val="ComponentTableBody"/>
              <w:jc w:val="left"/>
            </w:pPr>
            <w:r>
              <w:t>Assigning Agency or Department</w:t>
            </w:r>
          </w:p>
        </w:tc>
        <w:tc>
          <w:tcPr>
            <w:tcW w:w="1440" w:type="dxa"/>
            <w:tcBorders>
              <w:top w:val="single" w:sz="4" w:space="0" w:color="auto"/>
              <w:bottom w:val="double" w:sz="4" w:space="0" w:color="auto"/>
            </w:tcBorders>
          </w:tcPr>
          <w:p w14:paraId="6B477E84"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30CD89D0"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bl>
    <w:p w14:paraId="4513947E" w14:textId="77777777" w:rsidR="00980D3B" w:rsidRDefault="00980D3B">
      <w:pPr>
        <w:pStyle w:val="NormalIndented"/>
      </w:pPr>
      <w:r>
        <w:t>Definition: This data type is used for specifying an identifier with its associated admini</w:t>
      </w:r>
      <w:r>
        <w:t>s</w:t>
      </w:r>
      <w:r>
        <w:t>trative detail.</w:t>
      </w:r>
    </w:p>
    <w:p w14:paraId="1B348084" w14:textId="77777777" w:rsidR="00980D3B" w:rsidRDefault="00980D3B">
      <w:pPr>
        <w:pStyle w:val="Note"/>
      </w:pPr>
      <w:r>
        <w:rPr>
          <w:rStyle w:val="Strong"/>
        </w:rPr>
        <w:t>Maximum Length:</w:t>
      </w:r>
      <w:r>
        <w:t xml:space="preserve"> 1913 </w:t>
      </w:r>
    </w:p>
    <w:p w14:paraId="4832FA28" w14:textId="77777777" w:rsidR="00980D3B" w:rsidRDefault="00980D3B"/>
    <w:p w14:paraId="66B39ED4" w14:textId="77777777" w:rsidR="00980D3B" w:rsidRDefault="00980D3B">
      <w:pPr>
        <w:pStyle w:val="Note"/>
      </w:pPr>
      <w:r>
        <w:rPr>
          <w:rStyle w:val="Strong"/>
        </w:rPr>
        <w:t>Note:</w:t>
      </w:r>
      <w:r>
        <w:tab/>
        <w:t>The check digit and check digit scheme are null if ID is alphanumeric.</w:t>
      </w:r>
    </w:p>
    <w:p w14:paraId="13E1241A" w14:textId="77777777" w:rsidR="00980D3B" w:rsidRDefault="00980D3B">
      <w:pPr>
        <w:pStyle w:val="NormalIndented"/>
      </w:pPr>
      <w:r>
        <w:t>Example:</w:t>
      </w:r>
    </w:p>
    <w:p w14:paraId="3F32C14D" w14:textId="77777777" w:rsidR="00980D3B" w:rsidRDefault="00980D3B">
      <w:pPr>
        <w:pStyle w:val="Example"/>
        <w:rPr>
          <w:noProof w:val="0"/>
        </w:rPr>
      </w:pPr>
      <w:r>
        <w:rPr>
          <w:noProof w:val="0"/>
        </w:rPr>
        <w:t>|1234567^4^M11^ADT01^MR^University Hospital|</w:t>
      </w:r>
    </w:p>
    <w:p w14:paraId="192E883B" w14:textId="77777777" w:rsidR="00980D3B" w:rsidRDefault="00980D3B">
      <w:pPr>
        <w:pStyle w:val="Heading4"/>
        <w:rPr>
          <w:vanish/>
        </w:rPr>
      </w:pPr>
      <w:r>
        <w:rPr>
          <w:vanish/>
        </w:rPr>
        <w:t>hiddentext</w:t>
      </w:r>
    </w:p>
    <w:p w14:paraId="292D106F" w14:textId="77777777" w:rsidR="00980D3B" w:rsidRDefault="00980D3B">
      <w:pPr>
        <w:pStyle w:val="Heading4"/>
      </w:pPr>
      <w:bookmarkStart w:id="420" w:name="_Toc498145937"/>
      <w:bookmarkStart w:id="421" w:name="_Toc527864506"/>
      <w:bookmarkStart w:id="422" w:name="_Toc527865978"/>
      <w:r>
        <w:t>ID (ST)</w:t>
      </w:r>
      <w:bookmarkEnd w:id="420"/>
      <w:bookmarkEnd w:id="421"/>
      <w:bookmarkEnd w:id="422"/>
    </w:p>
    <w:p w14:paraId="40DC335D" w14:textId="77777777" w:rsidR="00980D3B" w:rsidRDefault="00980D3B">
      <w:pPr>
        <w:pStyle w:val="NormalIndented"/>
      </w:pPr>
      <w:r>
        <w:t>Definition: The value of the identifier itself.</w:t>
      </w:r>
    </w:p>
    <w:p w14:paraId="5AAB43BC" w14:textId="77777777" w:rsidR="00980D3B" w:rsidRDefault="00980D3B">
      <w:pPr>
        <w:pStyle w:val="Heading4"/>
      </w:pPr>
      <w:bookmarkStart w:id="423" w:name="_Toc498145938"/>
      <w:bookmarkStart w:id="424" w:name="_Toc527864507"/>
      <w:bookmarkStart w:id="425" w:name="_Toc527865979"/>
      <w:r>
        <w:t>Check Digit (ST)</w:t>
      </w:r>
      <w:bookmarkEnd w:id="423"/>
      <w:bookmarkEnd w:id="424"/>
      <w:bookmarkEnd w:id="425"/>
    </w:p>
    <w:p w14:paraId="7752720A" w14:textId="77777777" w:rsidR="00980D3B" w:rsidRDefault="00980D3B">
      <w:pPr>
        <w:pStyle w:val="NormalIndented"/>
      </w:pPr>
      <w:r>
        <w:t xml:space="preserve">The check digit in this data type is </w:t>
      </w:r>
      <w:r>
        <w:rPr>
          <w:u w:val="single"/>
        </w:rPr>
        <w:t>not</w:t>
      </w:r>
      <w:r>
        <w:t xml:space="preserve"> an add-on produced by the message processor. It is the check digit that is part of the identifying number used in the sending application. If the sending application does not include a self-generated check digit in the ident</w:t>
      </w:r>
      <w:r>
        <w:t>i</w:t>
      </w:r>
      <w:r>
        <w:t>fying nu</w:t>
      </w:r>
      <w:r>
        <w:t>m</w:t>
      </w:r>
      <w:r>
        <w:t>ber, this component should be valued null.</w:t>
      </w:r>
    </w:p>
    <w:p w14:paraId="30EDD54E" w14:textId="77777777" w:rsidR="00980D3B" w:rsidRDefault="00980D3B">
      <w:pPr>
        <w:pStyle w:val="Heading4"/>
        <w:rPr>
          <w:lang w:val="de-DE"/>
        </w:rPr>
      </w:pPr>
      <w:bookmarkStart w:id="426" w:name="_Toc498145939"/>
      <w:bookmarkStart w:id="427" w:name="_Toc527864508"/>
      <w:bookmarkStart w:id="428" w:name="_Toc527865980"/>
      <w:r>
        <w:rPr>
          <w:lang w:val="de-DE"/>
        </w:rPr>
        <w:t>Check Digit Scheme (ID)</w:t>
      </w:r>
      <w:bookmarkEnd w:id="426"/>
      <w:bookmarkEnd w:id="427"/>
      <w:bookmarkEnd w:id="428"/>
    </w:p>
    <w:p w14:paraId="2F1CEBED" w14:textId="77777777" w:rsidR="00980D3B" w:rsidRDefault="00980D3B">
      <w:pPr>
        <w:pStyle w:val="NormalIndented"/>
      </w:pPr>
      <w:r>
        <w:t>Definition: Contains the code identifying the check digit scheme employed.</w:t>
      </w:r>
    </w:p>
    <w:p w14:paraId="0393ADBB" w14:textId="77777777" w:rsidR="00980D3B" w:rsidRDefault="00980D3B">
      <w:pPr>
        <w:pStyle w:val="NormalIndented"/>
      </w:pPr>
      <w:r>
        <w:t xml:space="preserve">Refer to </w:t>
      </w:r>
      <w:hyperlink w:anchor="HL70061" w:history="1">
        <w:r>
          <w:rPr>
            <w:rStyle w:val="HyperlinkText"/>
          </w:rPr>
          <w:t>HL7 T</w:t>
        </w:r>
        <w:bookmarkStart w:id="429" w:name="_Hlt536870469"/>
        <w:r>
          <w:rPr>
            <w:rStyle w:val="HyperlinkText"/>
          </w:rPr>
          <w:t>a</w:t>
        </w:r>
        <w:bookmarkEnd w:id="429"/>
        <w:r>
          <w:rPr>
            <w:rStyle w:val="HyperlinkText"/>
          </w:rPr>
          <w:t>b</w:t>
        </w:r>
        <w:bookmarkStart w:id="430" w:name="_Hlt536870499"/>
        <w:r>
          <w:rPr>
            <w:rStyle w:val="HyperlinkText"/>
          </w:rPr>
          <w:t>l</w:t>
        </w:r>
        <w:bookmarkEnd w:id="430"/>
        <w:r>
          <w:rPr>
            <w:rStyle w:val="HyperlinkText"/>
          </w:rPr>
          <w:t>e 00</w:t>
        </w:r>
        <w:bookmarkStart w:id="431" w:name="_Hlt536870572"/>
        <w:r>
          <w:rPr>
            <w:rStyle w:val="HyperlinkText"/>
          </w:rPr>
          <w:t>6</w:t>
        </w:r>
        <w:bookmarkEnd w:id="431"/>
        <w:r>
          <w:rPr>
            <w:rStyle w:val="HyperlinkText"/>
          </w:rPr>
          <w:t>1 - Check digit scheme</w:t>
        </w:r>
      </w:hyperlink>
      <w:r>
        <w:t xml:space="preserve"> for valid va</w:t>
      </w:r>
      <w:r>
        <w:t>l</w:t>
      </w:r>
      <w:r>
        <w:t>ues.</w:t>
      </w:r>
    </w:p>
    <w:p w14:paraId="537C8F1D" w14:textId="77777777" w:rsidR="00980D3B" w:rsidRDefault="00980D3B">
      <w:pPr>
        <w:pStyle w:val="HL7TableCaption"/>
      </w:pPr>
      <w:bookmarkStart w:id="432" w:name="HL70061"/>
      <w:r>
        <w:t>HL7 Table 0061 - Check digit scheme</w:t>
      </w:r>
      <w:bookmarkEnd w:id="432"/>
      <w:r>
        <w:fldChar w:fldCharType="begin"/>
      </w:r>
      <w:r>
        <w:instrText xml:space="preserve"> XE "HL7 Table 0061 - Check digit scheme"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190"/>
        <w:gridCol w:w="4550"/>
        <w:gridCol w:w="2160"/>
      </w:tblGrid>
      <w:tr w:rsidR="00980D3B" w14:paraId="1DEDF10F" w14:textId="77777777">
        <w:tblPrEx>
          <w:tblCellMar>
            <w:top w:w="0" w:type="dxa"/>
            <w:bottom w:w="0" w:type="dxa"/>
          </w:tblCellMar>
        </w:tblPrEx>
        <w:trPr>
          <w:tblHeader/>
          <w:jc w:val="center"/>
        </w:trPr>
        <w:tc>
          <w:tcPr>
            <w:tcW w:w="1190" w:type="dxa"/>
            <w:tcBorders>
              <w:top w:val="double" w:sz="4" w:space="0" w:color="auto"/>
              <w:bottom w:val="single" w:sz="4" w:space="0" w:color="auto"/>
            </w:tcBorders>
            <w:shd w:val="pct10" w:color="auto" w:fill="FFFFFF"/>
          </w:tcPr>
          <w:p w14:paraId="6C8B1D81" w14:textId="77777777" w:rsidR="00980D3B" w:rsidRDefault="00980D3B">
            <w:pPr>
              <w:pStyle w:val="HL7TableHeader"/>
              <w:jc w:val="center"/>
            </w:pPr>
            <w:r>
              <w:t>Value</w:t>
            </w:r>
          </w:p>
        </w:tc>
        <w:tc>
          <w:tcPr>
            <w:tcW w:w="4550" w:type="dxa"/>
            <w:tcBorders>
              <w:top w:val="double" w:sz="4" w:space="0" w:color="auto"/>
              <w:bottom w:val="single" w:sz="4" w:space="0" w:color="auto"/>
            </w:tcBorders>
            <w:shd w:val="pct10" w:color="auto" w:fill="FFFFFF"/>
          </w:tcPr>
          <w:p w14:paraId="2FF7D321" w14:textId="77777777" w:rsidR="00980D3B" w:rsidRDefault="00980D3B">
            <w:pPr>
              <w:pStyle w:val="HL7TableHeader"/>
            </w:pPr>
            <w:r>
              <w:t>Description</w:t>
            </w:r>
          </w:p>
        </w:tc>
        <w:tc>
          <w:tcPr>
            <w:tcW w:w="2160" w:type="dxa"/>
            <w:tcBorders>
              <w:top w:val="double" w:sz="4" w:space="0" w:color="auto"/>
              <w:bottom w:val="single" w:sz="4" w:space="0" w:color="auto"/>
            </w:tcBorders>
            <w:shd w:val="pct10" w:color="auto" w:fill="FFFFFF"/>
          </w:tcPr>
          <w:p w14:paraId="516B56CE" w14:textId="77777777" w:rsidR="00980D3B" w:rsidRDefault="00980D3B">
            <w:pPr>
              <w:pStyle w:val="HL7TableHeader"/>
            </w:pPr>
            <w:r>
              <w:t>Comment</w:t>
            </w:r>
          </w:p>
        </w:tc>
      </w:tr>
      <w:tr w:rsidR="00980D3B" w14:paraId="40DB3443"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4C458638" w14:textId="77777777" w:rsidR="00980D3B" w:rsidRDefault="00980D3B">
            <w:pPr>
              <w:pStyle w:val="HL7TableBody"/>
              <w:jc w:val="center"/>
            </w:pPr>
            <w:r>
              <w:t>NPI</w:t>
            </w:r>
          </w:p>
        </w:tc>
        <w:tc>
          <w:tcPr>
            <w:tcW w:w="4550" w:type="dxa"/>
            <w:tcBorders>
              <w:top w:val="single" w:sz="4" w:space="0" w:color="auto"/>
              <w:bottom w:val="single" w:sz="4" w:space="0" w:color="auto"/>
            </w:tcBorders>
          </w:tcPr>
          <w:p w14:paraId="223AEDE9" w14:textId="77777777" w:rsidR="00980D3B" w:rsidRDefault="00980D3B">
            <w:pPr>
              <w:pStyle w:val="HL7TableBody"/>
            </w:pPr>
            <w:r>
              <w:t>Check digit algorithm in the US National Provider Identifier</w:t>
            </w:r>
          </w:p>
        </w:tc>
        <w:tc>
          <w:tcPr>
            <w:tcW w:w="2160" w:type="dxa"/>
            <w:tcBorders>
              <w:top w:val="single" w:sz="4" w:space="0" w:color="auto"/>
              <w:bottom w:val="single" w:sz="4" w:space="0" w:color="auto"/>
            </w:tcBorders>
          </w:tcPr>
          <w:p w14:paraId="49C5B5C5" w14:textId="77777777" w:rsidR="00980D3B" w:rsidRDefault="00980D3B">
            <w:pPr>
              <w:pStyle w:val="HL7TableBody"/>
            </w:pPr>
          </w:p>
        </w:tc>
      </w:tr>
      <w:tr w:rsidR="00980D3B" w14:paraId="1AC28C64"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3470C52F" w14:textId="77777777" w:rsidR="00980D3B" w:rsidRDefault="00980D3B">
            <w:pPr>
              <w:pStyle w:val="HL7TableBody"/>
              <w:jc w:val="center"/>
              <w:rPr>
                <w:lang w:val="it-IT"/>
              </w:rPr>
            </w:pPr>
            <w:r>
              <w:rPr>
                <w:lang w:val="it-IT"/>
              </w:rPr>
              <w:t>ISO</w:t>
            </w:r>
          </w:p>
        </w:tc>
        <w:tc>
          <w:tcPr>
            <w:tcW w:w="4550" w:type="dxa"/>
            <w:tcBorders>
              <w:top w:val="single" w:sz="4" w:space="0" w:color="auto"/>
              <w:bottom w:val="single" w:sz="4" w:space="0" w:color="auto"/>
            </w:tcBorders>
          </w:tcPr>
          <w:p w14:paraId="6549638E" w14:textId="77777777" w:rsidR="00980D3B" w:rsidRDefault="00980D3B">
            <w:pPr>
              <w:pStyle w:val="HL7TableBody"/>
              <w:rPr>
                <w:lang w:val="it-IT"/>
              </w:rPr>
            </w:pPr>
            <w:r>
              <w:rPr>
                <w:lang w:val="it-IT"/>
              </w:rPr>
              <w:t>ISO 7064: 1983</w:t>
            </w:r>
          </w:p>
        </w:tc>
        <w:tc>
          <w:tcPr>
            <w:tcW w:w="2160" w:type="dxa"/>
            <w:tcBorders>
              <w:top w:val="single" w:sz="4" w:space="0" w:color="auto"/>
              <w:bottom w:val="single" w:sz="4" w:space="0" w:color="auto"/>
            </w:tcBorders>
          </w:tcPr>
          <w:p w14:paraId="4B7D235D" w14:textId="77777777" w:rsidR="00980D3B" w:rsidRDefault="00980D3B">
            <w:pPr>
              <w:pStyle w:val="HL7TableBody"/>
              <w:rPr>
                <w:lang w:val="it-IT"/>
              </w:rPr>
            </w:pPr>
          </w:p>
        </w:tc>
      </w:tr>
      <w:tr w:rsidR="00980D3B" w14:paraId="2F83C642"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3490977E" w14:textId="77777777" w:rsidR="00980D3B" w:rsidRDefault="00980D3B">
            <w:pPr>
              <w:pStyle w:val="HL7TableBody"/>
              <w:jc w:val="center"/>
              <w:rPr>
                <w:lang w:val="it-IT"/>
              </w:rPr>
            </w:pPr>
            <w:r>
              <w:rPr>
                <w:lang w:val="it-IT"/>
              </w:rPr>
              <w:lastRenderedPageBreak/>
              <w:t>M10</w:t>
            </w:r>
          </w:p>
        </w:tc>
        <w:tc>
          <w:tcPr>
            <w:tcW w:w="4550" w:type="dxa"/>
            <w:tcBorders>
              <w:top w:val="single" w:sz="4" w:space="0" w:color="auto"/>
              <w:bottom w:val="single" w:sz="4" w:space="0" w:color="auto"/>
            </w:tcBorders>
          </w:tcPr>
          <w:p w14:paraId="2A109B56" w14:textId="77777777" w:rsidR="00980D3B" w:rsidRDefault="00980D3B">
            <w:pPr>
              <w:pStyle w:val="HL7TableBody"/>
              <w:rPr>
                <w:lang w:val="de-DE"/>
              </w:rPr>
            </w:pPr>
            <w:r>
              <w:rPr>
                <w:lang w:val="de-DE"/>
              </w:rPr>
              <w:t>Mod 10 algorithm</w:t>
            </w:r>
          </w:p>
        </w:tc>
        <w:tc>
          <w:tcPr>
            <w:tcW w:w="2160" w:type="dxa"/>
            <w:tcBorders>
              <w:top w:val="single" w:sz="4" w:space="0" w:color="auto"/>
              <w:bottom w:val="single" w:sz="4" w:space="0" w:color="auto"/>
            </w:tcBorders>
          </w:tcPr>
          <w:p w14:paraId="5A23EE8F" w14:textId="77777777" w:rsidR="00980D3B" w:rsidRDefault="00980D3B">
            <w:pPr>
              <w:pStyle w:val="HL7TableBody"/>
              <w:rPr>
                <w:lang w:val="de-DE"/>
              </w:rPr>
            </w:pPr>
          </w:p>
        </w:tc>
      </w:tr>
      <w:tr w:rsidR="00980D3B" w14:paraId="6783570C" w14:textId="77777777">
        <w:tblPrEx>
          <w:tblCellMar>
            <w:top w:w="0" w:type="dxa"/>
            <w:bottom w:w="0" w:type="dxa"/>
          </w:tblCellMar>
        </w:tblPrEx>
        <w:trPr>
          <w:jc w:val="center"/>
        </w:trPr>
        <w:tc>
          <w:tcPr>
            <w:tcW w:w="1190" w:type="dxa"/>
            <w:tcBorders>
              <w:top w:val="single" w:sz="4" w:space="0" w:color="auto"/>
              <w:bottom w:val="double" w:sz="4" w:space="0" w:color="auto"/>
            </w:tcBorders>
          </w:tcPr>
          <w:p w14:paraId="6D599170" w14:textId="77777777" w:rsidR="00980D3B" w:rsidRDefault="00980D3B">
            <w:pPr>
              <w:pStyle w:val="HL7TableBody"/>
              <w:jc w:val="center"/>
              <w:rPr>
                <w:lang w:val="de-DE"/>
              </w:rPr>
            </w:pPr>
            <w:r>
              <w:rPr>
                <w:lang w:val="de-DE"/>
              </w:rPr>
              <w:t>M11</w:t>
            </w:r>
          </w:p>
        </w:tc>
        <w:tc>
          <w:tcPr>
            <w:tcW w:w="4550" w:type="dxa"/>
            <w:tcBorders>
              <w:top w:val="single" w:sz="4" w:space="0" w:color="auto"/>
              <w:bottom w:val="double" w:sz="4" w:space="0" w:color="auto"/>
            </w:tcBorders>
          </w:tcPr>
          <w:p w14:paraId="202D701F" w14:textId="77777777" w:rsidR="00980D3B" w:rsidRDefault="00980D3B">
            <w:pPr>
              <w:pStyle w:val="HL7TableBody"/>
              <w:rPr>
                <w:lang w:val="de-DE"/>
              </w:rPr>
            </w:pPr>
            <w:r>
              <w:rPr>
                <w:lang w:val="de-DE"/>
              </w:rPr>
              <w:t>Mod 11 algorithm</w:t>
            </w:r>
          </w:p>
        </w:tc>
        <w:tc>
          <w:tcPr>
            <w:tcW w:w="2160" w:type="dxa"/>
            <w:tcBorders>
              <w:top w:val="single" w:sz="4" w:space="0" w:color="auto"/>
              <w:bottom w:val="double" w:sz="4" w:space="0" w:color="auto"/>
            </w:tcBorders>
          </w:tcPr>
          <w:p w14:paraId="0A33279D" w14:textId="77777777" w:rsidR="00980D3B" w:rsidRDefault="00980D3B">
            <w:pPr>
              <w:pStyle w:val="HL7TableBody"/>
              <w:rPr>
                <w:lang w:val="de-DE"/>
              </w:rPr>
            </w:pPr>
          </w:p>
        </w:tc>
      </w:tr>
    </w:tbl>
    <w:p w14:paraId="34AF5D39" w14:textId="77777777" w:rsidR="00980D3B" w:rsidRDefault="00980D3B">
      <w:pPr>
        <w:pStyle w:val="NormalIndented"/>
      </w:pPr>
      <w:r>
        <w:t>The algorithm for calculating a Mod10 check digit is as follows:</w:t>
      </w:r>
    </w:p>
    <w:p w14:paraId="469822D5" w14:textId="77777777" w:rsidR="00980D3B" w:rsidRDefault="00980D3B">
      <w:pPr>
        <w:pStyle w:val="NormalIndented"/>
      </w:pPr>
      <w:r>
        <w:t>Assume you have an identifier - 12345. Take the odd digit positions, counting from the right, i.e., 531, multiply this number by 2 to get 1062. Take the even digit positions, starting from the right (i.e., 42), pr</w:t>
      </w:r>
      <w:r>
        <w:t>e</w:t>
      </w:r>
      <w:r>
        <w:t>pend these to the 1062 to get 421062. Add all of these six digits together to get 15. Subtract this number from the next highest multiple of 10, i.e., 20 - 15 to get 5. The Mod10 check digit is 5. The Mod10 check digit for 401 is 0; for 9999, it’s 4; for 99999999, it’s 8.</w:t>
      </w:r>
    </w:p>
    <w:p w14:paraId="557D1806" w14:textId="77777777" w:rsidR="00980D3B" w:rsidRDefault="00980D3B">
      <w:pPr>
        <w:pStyle w:val="NormalIndented"/>
        <w:keepNext/>
      </w:pPr>
      <w:r>
        <w:t>The algorithm for calculating a Mod11 check digit is as follows:</w:t>
      </w:r>
    </w:p>
    <w:p w14:paraId="3B0F856E" w14:textId="77777777" w:rsidR="00980D3B" w:rsidRDefault="00980D3B">
      <w:pPr>
        <w:pStyle w:val="NormalIndented"/>
        <w:keepNext/>
        <w:rPr>
          <w:rStyle w:val="Strong"/>
        </w:rPr>
      </w:pPr>
      <w:r>
        <w:rPr>
          <w:rStyle w:val="Strong"/>
        </w:rPr>
        <w:t>Terms</w:t>
      </w:r>
    </w:p>
    <w:tbl>
      <w:tblPr>
        <w:tblW w:w="0" w:type="auto"/>
        <w:tblInd w:w="817" w:type="dxa"/>
        <w:tblLayout w:type="fixed"/>
        <w:tblLook w:val="0000" w:firstRow="0" w:lastRow="0" w:firstColumn="0" w:lastColumn="0" w:noHBand="0" w:noVBand="0"/>
      </w:tblPr>
      <w:tblGrid>
        <w:gridCol w:w="565"/>
        <w:gridCol w:w="475"/>
        <w:gridCol w:w="7323"/>
      </w:tblGrid>
      <w:tr w:rsidR="00980D3B" w14:paraId="2ED5E4D5" w14:textId="77777777">
        <w:tblPrEx>
          <w:tblCellMar>
            <w:top w:w="0" w:type="dxa"/>
            <w:bottom w:w="0" w:type="dxa"/>
          </w:tblCellMar>
        </w:tblPrEx>
        <w:tc>
          <w:tcPr>
            <w:tcW w:w="565" w:type="dxa"/>
          </w:tcPr>
          <w:p w14:paraId="5D7EB256" w14:textId="77777777" w:rsidR="00980D3B" w:rsidRDefault="00980D3B">
            <w:pPr>
              <w:keepNext/>
            </w:pPr>
            <w:r>
              <w:t>d</w:t>
            </w:r>
          </w:p>
        </w:tc>
        <w:tc>
          <w:tcPr>
            <w:tcW w:w="475" w:type="dxa"/>
          </w:tcPr>
          <w:p w14:paraId="608C843A" w14:textId="77777777" w:rsidR="00980D3B" w:rsidRDefault="00980D3B">
            <w:pPr>
              <w:keepNext/>
            </w:pPr>
            <w:r>
              <w:t>=</w:t>
            </w:r>
          </w:p>
        </w:tc>
        <w:tc>
          <w:tcPr>
            <w:tcW w:w="7323" w:type="dxa"/>
          </w:tcPr>
          <w:p w14:paraId="09B98FFF" w14:textId="77777777" w:rsidR="00980D3B" w:rsidRDefault="00980D3B">
            <w:pPr>
              <w:keepNext/>
            </w:pPr>
            <w:r>
              <w:t>digit of number starting from units digit, followed by 10’s position, followed by 100’s position, etc.</w:t>
            </w:r>
          </w:p>
        </w:tc>
      </w:tr>
      <w:tr w:rsidR="00980D3B" w14:paraId="7DBB2560" w14:textId="77777777">
        <w:tblPrEx>
          <w:tblCellMar>
            <w:top w:w="0" w:type="dxa"/>
            <w:bottom w:w="0" w:type="dxa"/>
          </w:tblCellMar>
        </w:tblPrEx>
        <w:tc>
          <w:tcPr>
            <w:tcW w:w="565" w:type="dxa"/>
          </w:tcPr>
          <w:p w14:paraId="5EB885E3" w14:textId="77777777" w:rsidR="00980D3B" w:rsidRDefault="00980D3B">
            <w:pPr>
              <w:keepNext/>
            </w:pPr>
            <w:r>
              <w:t>w</w:t>
            </w:r>
          </w:p>
        </w:tc>
        <w:tc>
          <w:tcPr>
            <w:tcW w:w="475" w:type="dxa"/>
          </w:tcPr>
          <w:p w14:paraId="67F52C61" w14:textId="77777777" w:rsidR="00980D3B" w:rsidRDefault="00980D3B">
            <w:pPr>
              <w:keepNext/>
            </w:pPr>
            <w:r>
              <w:t>=</w:t>
            </w:r>
          </w:p>
        </w:tc>
        <w:tc>
          <w:tcPr>
            <w:tcW w:w="7323" w:type="dxa"/>
          </w:tcPr>
          <w:p w14:paraId="43B47A0D" w14:textId="77777777" w:rsidR="00980D3B" w:rsidRDefault="00980D3B">
            <w:pPr>
              <w:keepNext/>
            </w:pPr>
            <w:r>
              <w:t>weight of digit position starting with the units position, followed by 10’s position, followed by 100’s position etc. Values for w = 2, 3, 4, 5, 6, 7, 2, 3, 4, 5, 6, 7, etc. (repeats for each group of 6 digits)</w:t>
            </w:r>
          </w:p>
        </w:tc>
      </w:tr>
      <w:tr w:rsidR="00980D3B" w14:paraId="72D72ABA" w14:textId="77777777">
        <w:tblPrEx>
          <w:tblCellMar>
            <w:top w:w="0" w:type="dxa"/>
            <w:bottom w:w="0" w:type="dxa"/>
          </w:tblCellMar>
        </w:tblPrEx>
        <w:tc>
          <w:tcPr>
            <w:tcW w:w="565" w:type="dxa"/>
          </w:tcPr>
          <w:p w14:paraId="0F95E038" w14:textId="77777777" w:rsidR="00980D3B" w:rsidRDefault="00980D3B">
            <w:pPr>
              <w:keepNext/>
              <w:rPr>
                <w:lang w:val="de-DE"/>
              </w:rPr>
            </w:pPr>
            <w:r>
              <w:rPr>
                <w:lang w:val="de-DE"/>
              </w:rPr>
              <w:t>c</w:t>
            </w:r>
          </w:p>
        </w:tc>
        <w:tc>
          <w:tcPr>
            <w:tcW w:w="475" w:type="dxa"/>
          </w:tcPr>
          <w:p w14:paraId="03C78011" w14:textId="77777777" w:rsidR="00980D3B" w:rsidRDefault="00980D3B">
            <w:pPr>
              <w:keepNext/>
              <w:rPr>
                <w:lang w:val="de-DE"/>
              </w:rPr>
            </w:pPr>
            <w:r>
              <w:rPr>
                <w:lang w:val="de-DE"/>
              </w:rPr>
              <w:t>=</w:t>
            </w:r>
          </w:p>
        </w:tc>
        <w:tc>
          <w:tcPr>
            <w:tcW w:w="7323" w:type="dxa"/>
          </w:tcPr>
          <w:p w14:paraId="1788B6BD" w14:textId="77777777" w:rsidR="00980D3B" w:rsidRDefault="00980D3B">
            <w:pPr>
              <w:keepNext/>
              <w:rPr>
                <w:lang w:val="de-DE"/>
              </w:rPr>
            </w:pPr>
            <w:r>
              <w:rPr>
                <w:lang w:val="de-DE"/>
              </w:rPr>
              <w:t xml:space="preserve">check digit </w:t>
            </w:r>
          </w:p>
        </w:tc>
      </w:tr>
    </w:tbl>
    <w:p w14:paraId="438F1902" w14:textId="77777777" w:rsidR="00980D3B" w:rsidRDefault="00980D3B">
      <w:pPr>
        <w:pStyle w:val="NormalIndented"/>
        <w:rPr>
          <w:rStyle w:val="Strong"/>
        </w:rPr>
      </w:pPr>
      <w:r>
        <w:rPr>
          <w:rStyle w:val="Strong"/>
        </w:rPr>
        <w:t>Calculation</w:t>
      </w:r>
    </w:p>
    <w:tbl>
      <w:tblPr>
        <w:tblW w:w="0" w:type="auto"/>
        <w:tblInd w:w="828" w:type="dxa"/>
        <w:tblLayout w:type="fixed"/>
        <w:tblLook w:val="0000" w:firstRow="0" w:lastRow="0" w:firstColumn="0" w:lastColumn="0" w:noHBand="0" w:noVBand="0"/>
      </w:tblPr>
      <w:tblGrid>
        <w:gridCol w:w="1440"/>
        <w:gridCol w:w="475"/>
        <w:gridCol w:w="6455"/>
      </w:tblGrid>
      <w:tr w:rsidR="00980D3B" w14:paraId="346CE853" w14:textId="77777777">
        <w:tblPrEx>
          <w:tblCellMar>
            <w:top w:w="0" w:type="dxa"/>
            <w:bottom w:w="0" w:type="dxa"/>
          </w:tblCellMar>
        </w:tblPrEx>
        <w:tc>
          <w:tcPr>
            <w:tcW w:w="1440" w:type="dxa"/>
          </w:tcPr>
          <w:p w14:paraId="63BF29E1" w14:textId="77777777" w:rsidR="00980D3B" w:rsidRDefault="00980D3B">
            <w:r>
              <w:t>(Step 1) m</w:t>
            </w:r>
          </w:p>
        </w:tc>
        <w:tc>
          <w:tcPr>
            <w:tcW w:w="475" w:type="dxa"/>
          </w:tcPr>
          <w:p w14:paraId="37B699DF" w14:textId="77777777" w:rsidR="00980D3B" w:rsidRDefault="00980D3B">
            <w:r>
              <w:t>=</w:t>
            </w:r>
          </w:p>
        </w:tc>
        <w:tc>
          <w:tcPr>
            <w:tcW w:w="6455" w:type="dxa"/>
          </w:tcPr>
          <w:p w14:paraId="7339C086" w14:textId="77777777" w:rsidR="00980D3B" w:rsidRDefault="00980D3B">
            <w:r>
              <w:t>sum of (d * w) for positions 1, 2, etc. starting with units digit</w:t>
            </w:r>
          </w:p>
          <w:p w14:paraId="099BBD95" w14:textId="77777777" w:rsidR="00980D3B" w:rsidRDefault="00980D3B">
            <w:r>
              <w:t>for d = digit value starting with units position to highest order</w:t>
            </w:r>
          </w:p>
          <w:p w14:paraId="36C4BBFF" w14:textId="77777777" w:rsidR="00980D3B" w:rsidRDefault="00980D3B">
            <w:r>
              <w:t>for w = weight value from 2 to 7 for every six positions starting with units digit</w:t>
            </w:r>
          </w:p>
        </w:tc>
      </w:tr>
      <w:tr w:rsidR="00980D3B" w14:paraId="64370247" w14:textId="77777777">
        <w:tblPrEx>
          <w:tblCellMar>
            <w:top w:w="0" w:type="dxa"/>
            <w:bottom w:w="0" w:type="dxa"/>
          </w:tblCellMar>
        </w:tblPrEx>
        <w:tc>
          <w:tcPr>
            <w:tcW w:w="1440" w:type="dxa"/>
          </w:tcPr>
          <w:p w14:paraId="511984F4" w14:textId="77777777" w:rsidR="00980D3B" w:rsidRDefault="00980D3B">
            <w:r>
              <w:t>(Step 2) c1</w:t>
            </w:r>
          </w:p>
        </w:tc>
        <w:tc>
          <w:tcPr>
            <w:tcW w:w="475" w:type="dxa"/>
          </w:tcPr>
          <w:p w14:paraId="5B0E6572" w14:textId="77777777" w:rsidR="00980D3B" w:rsidRDefault="00980D3B">
            <w:r>
              <w:t>=</w:t>
            </w:r>
          </w:p>
        </w:tc>
        <w:tc>
          <w:tcPr>
            <w:tcW w:w="6455" w:type="dxa"/>
          </w:tcPr>
          <w:p w14:paraId="5256BA54" w14:textId="77777777" w:rsidR="00980D3B" w:rsidRDefault="00980D3B">
            <w:r>
              <w:t>m mod 11</w:t>
            </w:r>
          </w:p>
        </w:tc>
      </w:tr>
      <w:tr w:rsidR="00980D3B" w14:paraId="0D6F00A0" w14:textId="77777777">
        <w:tblPrEx>
          <w:tblCellMar>
            <w:top w:w="0" w:type="dxa"/>
            <w:bottom w:w="0" w:type="dxa"/>
          </w:tblCellMar>
        </w:tblPrEx>
        <w:tc>
          <w:tcPr>
            <w:tcW w:w="1440" w:type="dxa"/>
          </w:tcPr>
          <w:p w14:paraId="2D5F4EDC" w14:textId="77777777" w:rsidR="00980D3B" w:rsidRDefault="00980D3B">
            <w:r>
              <w:t>(Step 3) if c1</w:t>
            </w:r>
          </w:p>
        </w:tc>
        <w:tc>
          <w:tcPr>
            <w:tcW w:w="475" w:type="dxa"/>
          </w:tcPr>
          <w:p w14:paraId="3C612B6F" w14:textId="77777777" w:rsidR="00980D3B" w:rsidRDefault="00980D3B">
            <w:r>
              <w:t>=</w:t>
            </w:r>
          </w:p>
        </w:tc>
        <w:tc>
          <w:tcPr>
            <w:tcW w:w="6455" w:type="dxa"/>
          </w:tcPr>
          <w:p w14:paraId="76CC0F2C" w14:textId="77777777" w:rsidR="00980D3B" w:rsidRDefault="00980D3B">
            <w:r>
              <w:t>0 then reset c1 = 1</w:t>
            </w:r>
          </w:p>
        </w:tc>
      </w:tr>
      <w:tr w:rsidR="00980D3B" w14:paraId="23848202" w14:textId="77777777">
        <w:tblPrEx>
          <w:tblCellMar>
            <w:top w:w="0" w:type="dxa"/>
            <w:bottom w:w="0" w:type="dxa"/>
          </w:tblCellMar>
        </w:tblPrEx>
        <w:tc>
          <w:tcPr>
            <w:tcW w:w="1440" w:type="dxa"/>
          </w:tcPr>
          <w:p w14:paraId="7677B47E" w14:textId="77777777" w:rsidR="00980D3B" w:rsidRDefault="00980D3B">
            <w:r>
              <w:t>(Step 4)</w:t>
            </w:r>
          </w:p>
        </w:tc>
        <w:tc>
          <w:tcPr>
            <w:tcW w:w="475" w:type="dxa"/>
          </w:tcPr>
          <w:p w14:paraId="695432B8" w14:textId="77777777" w:rsidR="00980D3B" w:rsidRDefault="00980D3B">
            <w:r>
              <w:t>=</w:t>
            </w:r>
          </w:p>
        </w:tc>
        <w:tc>
          <w:tcPr>
            <w:tcW w:w="6455" w:type="dxa"/>
          </w:tcPr>
          <w:p w14:paraId="5E2A9AE1" w14:textId="77777777" w:rsidR="00980D3B" w:rsidRDefault="00980D3B">
            <w:r>
              <w:t>(11 - c1) mod 10</w:t>
            </w:r>
          </w:p>
        </w:tc>
      </w:tr>
    </w:tbl>
    <w:p w14:paraId="2D7C3928" w14:textId="77777777" w:rsidR="00980D3B" w:rsidRDefault="00980D3B">
      <w:pPr>
        <w:pStyle w:val="NormalIndented"/>
        <w:rPr>
          <w:rStyle w:val="Strong"/>
        </w:rPr>
      </w:pPr>
      <w:r>
        <w:rPr>
          <w:rStyle w:val="Strong"/>
        </w:rPr>
        <w:t>Example:</w:t>
      </w:r>
    </w:p>
    <w:p w14:paraId="11A97060" w14:textId="77777777" w:rsidR="00980D3B" w:rsidRDefault="00980D3B">
      <w:pPr>
        <w:pStyle w:val="Example"/>
      </w:pPr>
      <w:r>
        <w:t xml:space="preserve">If the number is 1234567, then the mod 11 check digit = 4 </w:t>
      </w:r>
    </w:p>
    <w:p w14:paraId="2C48D93C" w14:textId="77777777" w:rsidR="00980D3B" w:rsidRDefault="00980D3B">
      <w:pPr>
        <w:pStyle w:val="NormalIndented"/>
      </w:pPr>
      <w:r>
        <w:t>The calculations are:</w:t>
      </w:r>
    </w:p>
    <w:p w14:paraId="01C29BC8" w14:textId="77777777" w:rsidR="00980D3B" w:rsidRDefault="00980D3B">
      <w:pPr>
        <w:pStyle w:val="Example"/>
        <w:ind w:left="1434"/>
        <w:rPr>
          <w:noProof w:val="0"/>
        </w:rPr>
      </w:pPr>
      <w:r>
        <w:rPr>
          <w:noProof w:val="0"/>
        </w:rPr>
        <w:t>M  = (7*2)+(6*3)+(5*4)+(4*5)+(3*6)+(2*7)+(1*2)</w:t>
      </w:r>
    </w:p>
    <w:p w14:paraId="21DEF7FD" w14:textId="77777777" w:rsidR="00980D3B" w:rsidRDefault="00980D3B">
      <w:pPr>
        <w:pStyle w:val="Example"/>
        <w:ind w:left="1434"/>
        <w:rPr>
          <w:noProof w:val="0"/>
        </w:rPr>
      </w:pPr>
      <w:r>
        <w:rPr>
          <w:noProof w:val="0"/>
        </w:rPr>
        <w:t xml:space="preserve">   = 14 + 18 + 20 + 20 + 18 + 14 + 2</w:t>
      </w:r>
      <w:r>
        <w:rPr>
          <w:noProof w:val="0"/>
        </w:rPr>
        <w:tab/>
      </w:r>
    </w:p>
    <w:p w14:paraId="01DC5E76" w14:textId="77777777" w:rsidR="00980D3B" w:rsidRDefault="00980D3B">
      <w:pPr>
        <w:pStyle w:val="Example"/>
        <w:ind w:left="1434"/>
        <w:rPr>
          <w:noProof w:val="0"/>
        </w:rPr>
      </w:pPr>
      <w:r>
        <w:rPr>
          <w:noProof w:val="0"/>
        </w:rPr>
        <w:t xml:space="preserve">   = 106</w:t>
      </w:r>
    </w:p>
    <w:p w14:paraId="7E208C29" w14:textId="77777777" w:rsidR="00980D3B" w:rsidRDefault="00980D3B">
      <w:pPr>
        <w:pStyle w:val="Example"/>
        <w:ind w:left="1434"/>
        <w:rPr>
          <w:noProof w:val="0"/>
        </w:rPr>
      </w:pPr>
      <w:r>
        <w:rPr>
          <w:noProof w:val="0"/>
        </w:rPr>
        <w:t>c1 = 106 mod 11</w:t>
      </w:r>
    </w:p>
    <w:p w14:paraId="41AE030C" w14:textId="77777777" w:rsidR="00980D3B" w:rsidRDefault="00980D3B">
      <w:pPr>
        <w:pStyle w:val="Example"/>
        <w:ind w:left="1434"/>
        <w:rPr>
          <w:noProof w:val="0"/>
        </w:rPr>
      </w:pPr>
      <w:r>
        <w:rPr>
          <w:noProof w:val="0"/>
        </w:rPr>
        <w:t xml:space="preserve">   = 7</w:t>
      </w:r>
    </w:p>
    <w:p w14:paraId="4BB7C165" w14:textId="77777777" w:rsidR="00980D3B" w:rsidRDefault="00980D3B">
      <w:pPr>
        <w:pStyle w:val="Example"/>
        <w:ind w:left="1434"/>
        <w:rPr>
          <w:noProof w:val="0"/>
        </w:rPr>
      </w:pPr>
      <w:r>
        <w:rPr>
          <w:noProof w:val="0"/>
        </w:rPr>
        <w:t>c  = (11-c1) mod 10</w:t>
      </w:r>
    </w:p>
    <w:p w14:paraId="638317F5" w14:textId="77777777" w:rsidR="00980D3B" w:rsidRDefault="00980D3B">
      <w:pPr>
        <w:pStyle w:val="Example"/>
        <w:ind w:left="1434"/>
        <w:rPr>
          <w:noProof w:val="0"/>
        </w:rPr>
      </w:pPr>
      <w:r>
        <w:rPr>
          <w:noProof w:val="0"/>
        </w:rPr>
        <w:t xml:space="preserve">   = 4 mod 10</w:t>
      </w:r>
    </w:p>
    <w:p w14:paraId="373AEACB" w14:textId="77777777" w:rsidR="00980D3B" w:rsidRDefault="00980D3B">
      <w:pPr>
        <w:pStyle w:val="Example"/>
        <w:ind w:left="1434"/>
      </w:pPr>
      <w:r>
        <w:rPr>
          <w:noProof w:val="0"/>
        </w:rPr>
        <w:t xml:space="preserve">   = 4</w:t>
      </w:r>
    </w:p>
    <w:p w14:paraId="6A4E50F3" w14:textId="77777777" w:rsidR="00980D3B" w:rsidRDefault="00980D3B">
      <w:pPr>
        <w:pStyle w:val="NormalIndented"/>
      </w:pPr>
      <w:r>
        <w:t>Other variants of these check digit algorithms exist and may be used by local bilateral site agreement.</w:t>
      </w:r>
    </w:p>
    <w:p w14:paraId="598466FF" w14:textId="77777777" w:rsidR="00980D3B" w:rsidRDefault="00980D3B">
      <w:pPr>
        <w:pStyle w:val="Note"/>
      </w:pPr>
      <w:r>
        <w:rPr>
          <w:rStyle w:val="Strong"/>
        </w:rPr>
        <w:t>Note:</w:t>
      </w:r>
      <w:r>
        <w:tab/>
        <w:t>The check digit and code identifying check digit scheme are null if ID is alphanumeric.</w:t>
      </w:r>
    </w:p>
    <w:p w14:paraId="477033FB" w14:textId="77777777" w:rsidR="00980D3B" w:rsidRDefault="00980D3B">
      <w:pPr>
        <w:pStyle w:val="Heading4"/>
      </w:pPr>
      <w:bookmarkStart w:id="433" w:name="_Toc498145940"/>
      <w:bookmarkStart w:id="434" w:name="_Toc527864509"/>
      <w:bookmarkStart w:id="435" w:name="_Toc527865981"/>
      <w:bookmarkStart w:id="436" w:name="_Ref22985779"/>
      <w:bookmarkStart w:id="437" w:name="_Ref22985823"/>
      <w:r>
        <w:lastRenderedPageBreak/>
        <w:t>Assigning Authority (HD)</w:t>
      </w:r>
      <w:bookmarkEnd w:id="433"/>
      <w:bookmarkEnd w:id="434"/>
      <w:bookmarkEnd w:id="435"/>
      <w:bookmarkEnd w:id="436"/>
      <w:bookmarkEnd w:id="437"/>
    </w:p>
    <w:p w14:paraId="3686FAE0" w14:textId="77777777" w:rsidR="00980D3B" w:rsidRDefault="00980D3B">
      <w:pPr>
        <w:pStyle w:val="NormalIndented"/>
      </w:pPr>
      <w:r>
        <w:t>The assigning authority is a unique name of the system (or organization or agency or department) that cr</w:t>
      </w:r>
      <w:r>
        <w:t>e</w:t>
      </w:r>
      <w:r>
        <w:t xml:space="preserve">ates the data. . Refer to </w:t>
      </w:r>
      <w:bookmarkStart w:id="438" w:name="_Hlt22985633"/>
      <w:r>
        <w:rPr>
          <w:rStyle w:val="HyperlinkText"/>
        </w:rPr>
        <w:fldChar w:fldCharType="begin"/>
      </w:r>
      <w:r>
        <w:rPr>
          <w:rStyle w:val="HyperlinkText"/>
        </w:rPr>
        <w:instrText>HYPERLINK  \l "HL70363"</w:instrText>
      </w:r>
      <w:r>
        <w:rPr>
          <w:rStyle w:val="HyperlinkText"/>
        </w:rPr>
      </w:r>
      <w:r>
        <w:rPr>
          <w:rStyle w:val="HyperlinkText"/>
        </w:rPr>
        <w:fldChar w:fldCharType="separate"/>
      </w:r>
      <w:r>
        <w:rPr>
          <w:rStyle w:val="HyperlinkText"/>
        </w:rPr>
        <w:t>User-defined T</w:t>
      </w:r>
      <w:bookmarkStart w:id="439" w:name="_Hlt479394803"/>
      <w:r>
        <w:rPr>
          <w:rStyle w:val="HyperlinkText"/>
        </w:rPr>
        <w:t>a</w:t>
      </w:r>
      <w:bookmarkStart w:id="440" w:name="_Hlt536870573"/>
      <w:bookmarkEnd w:id="439"/>
      <w:r>
        <w:rPr>
          <w:rStyle w:val="HyperlinkText"/>
        </w:rPr>
        <w:t>b</w:t>
      </w:r>
      <w:bookmarkEnd w:id="440"/>
      <w:r>
        <w:rPr>
          <w:rStyle w:val="HyperlinkText"/>
        </w:rPr>
        <w:t>le 0363 – Assigning authority</w:t>
      </w:r>
      <w:r>
        <w:rPr>
          <w:rStyle w:val="HyperlinkText"/>
        </w:rPr>
        <w:fldChar w:fldCharType="end"/>
      </w:r>
      <w:bookmarkEnd w:id="438"/>
      <w:r>
        <w:t xml:space="preserve"> for suggested values.</w:t>
      </w:r>
    </w:p>
    <w:p w14:paraId="73534348" w14:textId="77777777" w:rsidR="00980D3B" w:rsidRDefault="00980D3B">
      <w:pPr>
        <w:pStyle w:val="UserTableCaption"/>
      </w:pPr>
      <w:bookmarkStart w:id="441" w:name="HL70363"/>
      <w:r>
        <w:t>User-defined Table 0363 – Assigning authority</w:t>
      </w:r>
      <w:bookmarkEnd w:id="441"/>
      <w:r>
        <w:fldChar w:fldCharType="begin"/>
      </w:r>
      <w:r>
        <w:instrText xml:space="preserve"> XE "User-defined table 0363 – Assigning authority"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092"/>
        <w:gridCol w:w="4532"/>
        <w:gridCol w:w="2160"/>
      </w:tblGrid>
      <w:tr w:rsidR="00980D3B" w14:paraId="3674F888" w14:textId="77777777">
        <w:tblPrEx>
          <w:tblCellMar>
            <w:top w:w="0" w:type="dxa"/>
            <w:bottom w:w="0" w:type="dxa"/>
          </w:tblCellMar>
        </w:tblPrEx>
        <w:trPr>
          <w:cantSplit/>
          <w:tblHeader/>
          <w:jc w:val="center"/>
        </w:trPr>
        <w:tc>
          <w:tcPr>
            <w:tcW w:w="1092" w:type="dxa"/>
            <w:tcBorders>
              <w:top w:val="single" w:sz="12" w:space="0" w:color="auto"/>
              <w:bottom w:val="single" w:sz="6" w:space="0" w:color="auto"/>
            </w:tcBorders>
            <w:shd w:val="pct10" w:color="auto" w:fill="FFFFFF"/>
          </w:tcPr>
          <w:p w14:paraId="5C490E2D" w14:textId="77777777" w:rsidR="00980D3B" w:rsidRDefault="00980D3B">
            <w:pPr>
              <w:pStyle w:val="UserTableHeader"/>
              <w:jc w:val="center"/>
              <w:rPr>
                <w:bCs/>
                <w:lang w:val="fr-FR"/>
              </w:rPr>
            </w:pPr>
            <w:r>
              <w:rPr>
                <w:bCs/>
                <w:lang w:val="fr-FR"/>
              </w:rPr>
              <w:t>Value</w:t>
            </w:r>
          </w:p>
        </w:tc>
        <w:tc>
          <w:tcPr>
            <w:tcW w:w="4532" w:type="dxa"/>
            <w:tcBorders>
              <w:top w:val="single" w:sz="12" w:space="0" w:color="auto"/>
              <w:bottom w:val="single" w:sz="6" w:space="0" w:color="auto"/>
            </w:tcBorders>
            <w:shd w:val="pct10" w:color="auto" w:fill="FFFFFF"/>
          </w:tcPr>
          <w:p w14:paraId="79B1B946"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321DA5F8" w14:textId="77777777" w:rsidR="00980D3B" w:rsidRDefault="00980D3B">
            <w:pPr>
              <w:pStyle w:val="UserTableHeader"/>
              <w:rPr>
                <w:lang w:val="fr-FR"/>
              </w:rPr>
            </w:pPr>
            <w:r>
              <w:rPr>
                <w:lang w:val="fr-FR"/>
              </w:rPr>
              <w:t>Comment</w:t>
            </w:r>
          </w:p>
        </w:tc>
      </w:tr>
      <w:tr w:rsidR="00980D3B" w14:paraId="5FE4D087" w14:textId="77777777">
        <w:tblPrEx>
          <w:tblCellMar>
            <w:top w:w="0" w:type="dxa"/>
            <w:bottom w:w="0" w:type="dxa"/>
          </w:tblCellMar>
        </w:tblPrEx>
        <w:trPr>
          <w:cantSplit/>
          <w:jc w:val="center"/>
        </w:trPr>
        <w:tc>
          <w:tcPr>
            <w:tcW w:w="1092" w:type="dxa"/>
            <w:tcBorders>
              <w:top w:val="single" w:sz="4" w:space="0" w:color="auto"/>
              <w:bottom w:val="single" w:sz="12" w:space="0" w:color="auto"/>
            </w:tcBorders>
          </w:tcPr>
          <w:p w14:paraId="406F404A" w14:textId="77777777" w:rsidR="00980D3B" w:rsidRDefault="00980D3B">
            <w:pPr>
              <w:pStyle w:val="UserTableBody"/>
              <w:jc w:val="center"/>
              <w:rPr>
                <w:sz w:val="16"/>
                <w:lang w:val="fr-FR"/>
              </w:rPr>
            </w:pPr>
          </w:p>
        </w:tc>
        <w:tc>
          <w:tcPr>
            <w:tcW w:w="4532" w:type="dxa"/>
            <w:tcBorders>
              <w:top w:val="single" w:sz="4" w:space="0" w:color="auto"/>
              <w:bottom w:val="single" w:sz="12" w:space="0" w:color="auto"/>
            </w:tcBorders>
          </w:tcPr>
          <w:p w14:paraId="07022A48" w14:textId="77777777" w:rsidR="00980D3B" w:rsidRDefault="00980D3B">
            <w:pPr>
              <w:pStyle w:val="UserTableBody"/>
            </w:pPr>
            <w:r>
              <w:t>No suggested values</w:t>
            </w:r>
          </w:p>
        </w:tc>
        <w:tc>
          <w:tcPr>
            <w:tcW w:w="2160" w:type="dxa"/>
            <w:tcBorders>
              <w:top w:val="single" w:sz="4" w:space="0" w:color="auto"/>
              <w:bottom w:val="single" w:sz="12" w:space="0" w:color="auto"/>
            </w:tcBorders>
          </w:tcPr>
          <w:p w14:paraId="791CC5FF" w14:textId="77777777" w:rsidR="00980D3B" w:rsidRDefault="00980D3B">
            <w:pPr>
              <w:pStyle w:val="UserTableBody"/>
              <w:rPr>
                <w:sz w:val="16"/>
              </w:rPr>
            </w:pPr>
          </w:p>
        </w:tc>
      </w:tr>
    </w:tbl>
    <w:p w14:paraId="6820C5D9" w14:textId="77777777" w:rsidR="00980D3B" w:rsidRDefault="00980D3B">
      <w:pPr>
        <w:pStyle w:val="NormalIndented"/>
      </w:pPr>
      <w:r>
        <w:t>The reader is referred to the CX.9 and the CX.10 if there is a need to transmit values with semantic mea</w:t>
      </w:r>
      <w:r>
        <w:t>n</w:t>
      </w:r>
      <w:r>
        <w:t>ing for an assigning jurisdiction or assigning department or agency in addition to, or instead of, an assig</w:t>
      </w:r>
      <w:r>
        <w:t>n</w:t>
      </w:r>
      <w:r>
        <w:t>ing authority. However, all 3 components may be valued. If, in so doing, it is discovered that the values in CX.9 and/or CX.10 conflict with CX.4, the user would look to the Message Profile or other implement</w:t>
      </w:r>
      <w:r>
        <w:t>a</w:t>
      </w:r>
      <w:r>
        <w:t>tion agreement for a statement as to which takes precedence.</w:t>
      </w:r>
    </w:p>
    <w:p w14:paraId="4C530ADF" w14:textId="77777777" w:rsidR="00980D3B" w:rsidRDefault="00980D3B">
      <w:pPr>
        <w:pStyle w:val="Note"/>
      </w:pPr>
      <w:r>
        <w:rPr>
          <w:rStyle w:val="Strong"/>
        </w:rPr>
        <w:t>Note:</w:t>
      </w:r>
      <w:r>
        <w:tab/>
        <w:t xml:space="preserve">When the HD data type is used in a given segment as a component of a field of another data type, </w:t>
      </w:r>
      <w:hyperlink w:anchor="HL70300" w:history="1">
        <w:r>
          <w:rPr>
            <w:rStyle w:val="HyperlinkText"/>
          </w:rPr>
          <w:t>User-defined Table 0300 - Namespace ID</w:t>
        </w:r>
      </w:hyperlink>
      <w:r>
        <w:t xml:space="preserve"> (referenced by the first sub-component of the HD component) may be re-defined (given a different user-defined table number and name) by the technical committee responsible for that segment.</w:t>
      </w:r>
      <w:r>
        <w:tab/>
      </w:r>
      <w:r>
        <w:br/>
      </w:r>
      <w:r>
        <w:br/>
        <w:t xml:space="preserve">By site agreement, implementers may continue to use </w:t>
      </w:r>
      <w:hyperlink w:anchor="HL70300" w:history="1">
        <w:r>
          <w:rPr>
            <w:rStyle w:val="HyperlinkText"/>
          </w:rPr>
          <w:t>User-defined Table 0300 – Namespace ID</w:t>
        </w:r>
      </w:hyperlink>
      <w:r>
        <w:t xml:space="preserve"> for the first sub-component.</w:t>
      </w:r>
    </w:p>
    <w:p w14:paraId="28D4DC36" w14:textId="77777777" w:rsidR="00980D3B" w:rsidRDefault="00980D3B">
      <w:pPr>
        <w:pStyle w:val="Heading4"/>
        <w:rPr>
          <w:lang w:val="fr-FR"/>
        </w:rPr>
      </w:pPr>
      <w:bookmarkStart w:id="442" w:name="_Toc498145941"/>
      <w:bookmarkStart w:id="443" w:name="_Toc527864510"/>
      <w:bookmarkStart w:id="444" w:name="_Toc527865982"/>
      <w:r>
        <w:rPr>
          <w:lang w:val="fr-FR"/>
        </w:rPr>
        <w:t>Identifier Type Code (ID)</w:t>
      </w:r>
      <w:bookmarkEnd w:id="442"/>
      <w:bookmarkEnd w:id="443"/>
      <w:bookmarkEnd w:id="444"/>
    </w:p>
    <w:p w14:paraId="0910DD3C" w14:textId="77777777" w:rsidR="00980D3B" w:rsidRDefault="00980D3B">
      <w:pPr>
        <w:pStyle w:val="NormalIndented"/>
      </w:pPr>
      <w:r>
        <w:t xml:space="preserve">A code corresponding to the type of identifier.  In some cases, this code may be used as a qualifier to the “Assigning authority” component. Refer to </w:t>
      </w:r>
      <w:bookmarkStart w:id="445" w:name="_Hlt480711533"/>
      <w:r>
        <w:rPr>
          <w:rStyle w:val="HyperlinkText"/>
        </w:rPr>
        <w:fldChar w:fldCharType="begin"/>
      </w:r>
      <w:r>
        <w:rPr>
          <w:rStyle w:val="HyperlinkText"/>
        </w:rPr>
        <w:instrText>HYPERLINK  \l "HL70203"</w:instrText>
      </w:r>
      <w:r>
        <w:rPr>
          <w:rStyle w:val="HyperlinkText"/>
        </w:rPr>
      </w:r>
      <w:r>
        <w:rPr>
          <w:rStyle w:val="HyperlinkText"/>
        </w:rPr>
        <w:fldChar w:fldCharType="separate"/>
      </w:r>
      <w:r>
        <w:rPr>
          <w:rStyle w:val="HyperlinkText"/>
        </w:rPr>
        <w:t>HL7 Tab</w:t>
      </w:r>
      <w:bookmarkStart w:id="446" w:name="_Hlt487271726"/>
      <w:r>
        <w:rPr>
          <w:rStyle w:val="HyperlinkText"/>
        </w:rPr>
        <w:t>l</w:t>
      </w:r>
      <w:bookmarkEnd w:id="446"/>
      <w:r>
        <w:rPr>
          <w:rStyle w:val="HyperlinkText"/>
        </w:rPr>
        <w:t>e 0</w:t>
      </w:r>
      <w:bookmarkStart w:id="447" w:name="_Hlt33417332"/>
      <w:r>
        <w:rPr>
          <w:rStyle w:val="HyperlinkText"/>
        </w:rPr>
        <w:t>2</w:t>
      </w:r>
      <w:bookmarkEnd w:id="447"/>
      <w:r>
        <w:rPr>
          <w:rStyle w:val="HyperlinkText"/>
        </w:rPr>
        <w:t>03 - Identifier type</w:t>
      </w:r>
      <w:r>
        <w:rPr>
          <w:rStyle w:val="HyperlinkText"/>
        </w:rPr>
        <w:fldChar w:fldCharType="end"/>
      </w:r>
      <w:bookmarkEnd w:id="445"/>
      <w:r>
        <w:t xml:space="preserve"> for suggested values.</w:t>
      </w:r>
    </w:p>
    <w:p w14:paraId="67040390" w14:textId="77777777" w:rsidR="00980D3B" w:rsidRDefault="00980D3B">
      <w:pPr>
        <w:pStyle w:val="HL7TableCaption"/>
      </w:pPr>
      <w:bookmarkStart w:id="448" w:name="_Toc349735659"/>
      <w:bookmarkStart w:id="449" w:name="_Toc349803930"/>
      <w:bookmarkStart w:id="450" w:name="_Hlt478368599"/>
      <w:bookmarkEnd w:id="450"/>
      <w:r>
        <w:t>HL7 Table 0203 - Identifier type</w:t>
      </w:r>
      <w:bookmarkStart w:id="451" w:name="HL70203"/>
      <w:bookmarkEnd w:id="448"/>
      <w:bookmarkEnd w:id="449"/>
      <w:bookmarkEnd w:id="45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046"/>
        <w:gridCol w:w="3055"/>
        <w:gridCol w:w="3743"/>
      </w:tblGrid>
      <w:tr w:rsidR="00980D3B" w14:paraId="05EE1D9B" w14:textId="77777777">
        <w:tblPrEx>
          <w:tblCellMar>
            <w:top w:w="0" w:type="dxa"/>
            <w:bottom w:w="0" w:type="dxa"/>
          </w:tblCellMar>
        </w:tblPrEx>
        <w:trPr>
          <w:cantSplit/>
          <w:tblHeader/>
          <w:jc w:val="center"/>
        </w:trPr>
        <w:tc>
          <w:tcPr>
            <w:tcW w:w="1046" w:type="dxa"/>
            <w:tcBorders>
              <w:top w:val="double" w:sz="4" w:space="0" w:color="auto"/>
              <w:bottom w:val="single" w:sz="4" w:space="0" w:color="auto"/>
            </w:tcBorders>
            <w:shd w:val="pct10" w:color="auto" w:fill="FFFFFF"/>
          </w:tcPr>
          <w:p w14:paraId="20099111" w14:textId="77777777" w:rsidR="00980D3B" w:rsidRDefault="00980D3B">
            <w:pPr>
              <w:pStyle w:val="HL7TableHeader"/>
              <w:jc w:val="center"/>
            </w:pPr>
            <w:r>
              <w:t>Value</w:t>
            </w:r>
          </w:p>
        </w:tc>
        <w:tc>
          <w:tcPr>
            <w:tcW w:w="3055" w:type="dxa"/>
            <w:tcBorders>
              <w:top w:val="double" w:sz="4" w:space="0" w:color="auto"/>
              <w:bottom w:val="single" w:sz="4" w:space="0" w:color="auto"/>
            </w:tcBorders>
            <w:shd w:val="pct10" w:color="auto" w:fill="FFFFFF"/>
          </w:tcPr>
          <w:p w14:paraId="2A0F0647" w14:textId="77777777" w:rsidR="00980D3B" w:rsidRDefault="00980D3B">
            <w:pPr>
              <w:pStyle w:val="HL7TableHeader"/>
              <w:rPr>
                <w:lang w:val="fr-FR"/>
              </w:rPr>
            </w:pPr>
            <w:r>
              <w:rPr>
                <w:lang w:val="fr-FR"/>
              </w:rPr>
              <w:t>Description</w:t>
            </w:r>
          </w:p>
        </w:tc>
        <w:tc>
          <w:tcPr>
            <w:tcW w:w="3743" w:type="dxa"/>
            <w:tcBorders>
              <w:top w:val="double" w:sz="4" w:space="0" w:color="auto"/>
              <w:bottom w:val="single" w:sz="4" w:space="0" w:color="auto"/>
            </w:tcBorders>
            <w:shd w:val="pct10" w:color="auto" w:fill="FFFFFF"/>
          </w:tcPr>
          <w:p w14:paraId="1D70A81D" w14:textId="77777777" w:rsidR="00980D3B" w:rsidRDefault="00980D3B">
            <w:pPr>
              <w:pStyle w:val="HL7TableHeader"/>
              <w:rPr>
                <w:lang w:val="fr-FR"/>
              </w:rPr>
            </w:pPr>
            <w:r>
              <w:rPr>
                <w:lang w:val="fr-FR"/>
              </w:rPr>
              <w:t>Comment</w:t>
            </w:r>
          </w:p>
        </w:tc>
      </w:tr>
      <w:tr w:rsidR="00980D3B" w14:paraId="5C0B8961"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AF27836" w14:textId="77777777" w:rsidR="00980D3B" w:rsidRDefault="00980D3B">
            <w:pPr>
              <w:pStyle w:val="HL7TableBody"/>
              <w:jc w:val="center"/>
              <w:rPr>
                <w:lang w:val="fr-FR"/>
              </w:rPr>
            </w:pPr>
            <w:r>
              <w:rPr>
                <w:lang w:val="fr-FR"/>
              </w:rPr>
              <w:t>AM</w:t>
            </w:r>
          </w:p>
        </w:tc>
        <w:tc>
          <w:tcPr>
            <w:tcW w:w="3055" w:type="dxa"/>
            <w:tcBorders>
              <w:top w:val="single" w:sz="4" w:space="0" w:color="auto"/>
              <w:bottom w:val="single" w:sz="4" w:space="0" w:color="auto"/>
            </w:tcBorders>
          </w:tcPr>
          <w:p w14:paraId="62FA6C3B" w14:textId="77777777" w:rsidR="00980D3B" w:rsidRDefault="00980D3B">
            <w:pPr>
              <w:pStyle w:val="HL7TableBody"/>
            </w:pPr>
            <w:r>
              <w:t>American Express</w:t>
            </w:r>
          </w:p>
        </w:tc>
        <w:tc>
          <w:tcPr>
            <w:tcW w:w="3743" w:type="dxa"/>
            <w:tcBorders>
              <w:top w:val="single" w:sz="4" w:space="0" w:color="auto"/>
              <w:bottom w:val="single" w:sz="4" w:space="0" w:color="auto"/>
            </w:tcBorders>
          </w:tcPr>
          <w:p w14:paraId="3C17119D" w14:textId="77777777" w:rsidR="00980D3B" w:rsidRDefault="00980D3B">
            <w:pPr>
              <w:pStyle w:val="HL7TableBody"/>
            </w:pPr>
            <w:r>
              <w:t>Deprecated and replaced by BC in v 2.5.</w:t>
            </w:r>
          </w:p>
        </w:tc>
      </w:tr>
      <w:tr w:rsidR="00980D3B" w14:paraId="0A25C870"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1A223CE" w14:textId="77777777" w:rsidR="00980D3B" w:rsidRDefault="00980D3B">
            <w:pPr>
              <w:pStyle w:val="HL7TableBody"/>
              <w:jc w:val="center"/>
            </w:pPr>
            <w:r>
              <w:t>AN</w:t>
            </w:r>
          </w:p>
        </w:tc>
        <w:tc>
          <w:tcPr>
            <w:tcW w:w="3055" w:type="dxa"/>
            <w:tcBorders>
              <w:top w:val="single" w:sz="4" w:space="0" w:color="auto"/>
              <w:bottom w:val="single" w:sz="4" w:space="0" w:color="auto"/>
            </w:tcBorders>
          </w:tcPr>
          <w:p w14:paraId="04448050" w14:textId="77777777" w:rsidR="00980D3B" w:rsidRDefault="00980D3B">
            <w:pPr>
              <w:pStyle w:val="HL7TableBody"/>
            </w:pPr>
            <w:r>
              <w:t xml:space="preserve">Account number </w:t>
            </w:r>
          </w:p>
        </w:tc>
        <w:tc>
          <w:tcPr>
            <w:tcW w:w="3743" w:type="dxa"/>
            <w:tcBorders>
              <w:top w:val="single" w:sz="4" w:space="0" w:color="auto"/>
              <w:bottom w:val="single" w:sz="4" w:space="0" w:color="auto"/>
            </w:tcBorders>
          </w:tcPr>
          <w:p w14:paraId="52FB34CF" w14:textId="77777777" w:rsidR="00980D3B" w:rsidRDefault="00980D3B">
            <w:pPr>
              <w:pStyle w:val="HL7TableBody"/>
            </w:pPr>
            <w:r>
              <w:t>An identifier that is unique to an account.</w:t>
            </w:r>
          </w:p>
        </w:tc>
      </w:tr>
      <w:tr w:rsidR="00980D3B" w14:paraId="751BAE86"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6871EFE" w14:textId="77777777" w:rsidR="00980D3B" w:rsidRDefault="00980D3B">
            <w:pPr>
              <w:pStyle w:val="HL7TableBody"/>
              <w:jc w:val="center"/>
            </w:pPr>
            <w:r>
              <w:t>ANON</w:t>
            </w:r>
          </w:p>
        </w:tc>
        <w:tc>
          <w:tcPr>
            <w:tcW w:w="3055" w:type="dxa"/>
            <w:tcBorders>
              <w:top w:val="single" w:sz="4" w:space="0" w:color="auto"/>
              <w:bottom w:val="single" w:sz="4" w:space="0" w:color="auto"/>
            </w:tcBorders>
          </w:tcPr>
          <w:p w14:paraId="68BCD9DA" w14:textId="77777777" w:rsidR="00980D3B" w:rsidRDefault="00980D3B">
            <w:pPr>
              <w:pStyle w:val="HL7TableBody"/>
            </w:pPr>
            <w:r>
              <w:t>Anonymous identifier</w:t>
            </w:r>
          </w:p>
        </w:tc>
        <w:tc>
          <w:tcPr>
            <w:tcW w:w="3743" w:type="dxa"/>
            <w:tcBorders>
              <w:top w:val="single" w:sz="4" w:space="0" w:color="auto"/>
              <w:bottom w:val="single" w:sz="4" w:space="0" w:color="auto"/>
            </w:tcBorders>
          </w:tcPr>
          <w:p w14:paraId="2FFE6965" w14:textId="77777777" w:rsidR="00980D3B" w:rsidRDefault="00980D3B">
            <w:pPr>
              <w:pStyle w:val="HL7TableBody"/>
            </w:pPr>
            <w:r>
              <w:t>An identifier for a living subject whose real identity is protected or suppressed</w:t>
            </w:r>
          </w:p>
          <w:p w14:paraId="4E1E226E" w14:textId="77777777" w:rsidR="00980D3B" w:rsidRDefault="00980D3B">
            <w:pPr>
              <w:pStyle w:val="HL7TableBody"/>
            </w:pPr>
            <w:r>
              <w:t>Justification: For public health reporting purposes, anonymous identifiers are occasionally used for protecting patient identity in reporting certain results. For instance, a state health department may choose to use a scheme for generating an anonymous identifier for reporting a patient that has had a positive human immunodeficiency virus antibody test. Anonymous identifiers can be used in PID 3 by replacing the medical record number or other non-anonymous identifier. The assigning authority for an anonymous identifier would be the state/local health depar</w:t>
            </w:r>
            <w:r>
              <w:t>t</w:t>
            </w:r>
            <w:r>
              <w:t>ment.</w:t>
            </w:r>
          </w:p>
        </w:tc>
      </w:tr>
      <w:tr w:rsidR="00980D3B" w14:paraId="0857632E"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2033F58" w14:textId="77777777" w:rsidR="00980D3B" w:rsidRDefault="00980D3B">
            <w:pPr>
              <w:pStyle w:val="HL7TableBody"/>
              <w:jc w:val="center"/>
            </w:pPr>
            <w:r>
              <w:t>ANC</w:t>
            </w:r>
          </w:p>
        </w:tc>
        <w:tc>
          <w:tcPr>
            <w:tcW w:w="3055" w:type="dxa"/>
            <w:tcBorders>
              <w:top w:val="single" w:sz="4" w:space="0" w:color="auto"/>
              <w:bottom w:val="single" w:sz="4" w:space="0" w:color="auto"/>
            </w:tcBorders>
          </w:tcPr>
          <w:p w14:paraId="11A1E5C5" w14:textId="77777777" w:rsidR="00980D3B" w:rsidRDefault="00980D3B">
            <w:pPr>
              <w:pStyle w:val="HL7TableBody"/>
            </w:pPr>
            <w:r>
              <w:t>Account number Creditor</w:t>
            </w:r>
          </w:p>
          <w:p w14:paraId="0AF85F08" w14:textId="77777777" w:rsidR="00980D3B" w:rsidRDefault="00980D3B">
            <w:pPr>
              <w:pStyle w:val="HL7TableBody"/>
            </w:pPr>
          </w:p>
        </w:tc>
        <w:tc>
          <w:tcPr>
            <w:tcW w:w="3743" w:type="dxa"/>
            <w:tcBorders>
              <w:top w:val="single" w:sz="4" w:space="0" w:color="auto"/>
              <w:bottom w:val="single" w:sz="4" w:space="0" w:color="auto"/>
            </w:tcBorders>
          </w:tcPr>
          <w:p w14:paraId="75626CAD" w14:textId="77777777" w:rsidR="00980D3B" w:rsidRDefault="00980D3B">
            <w:pPr>
              <w:pStyle w:val="HL7TableBody"/>
            </w:pPr>
            <w:r>
              <w:t>Class: Financial</w:t>
            </w:r>
          </w:p>
          <w:p w14:paraId="5BF02095" w14:textId="77777777" w:rsidR="00980D3B" w:rsidRDefault="00980D3B">
            <w:pPr>
              <w:pStyle w:val="HL7TableBody"/>
            </w:pPr>
            <w:r>
              <w:t>A more precise definition of an account number: sometimes two distinct account numbers must be transmitted in the same message, one as the creditor, the other as the debitor.</w:t>
            </w:r>
          </w:p>
          <w:p w14:paraId="261ED829" w14:textId="77777777" w:rsidR="00980D3B" w:rsidRDefault="00980D3B">
            <w:pPr>
              <w:pStyle w:val="HL7TableBody"/>
            </w:pPr>
            <w:r>
              <w:t>Kreditorenkontonummer</w:t>
            </w:r>
          </w:p>
        </w:tc>
      </w:tr>
      <w:tr w:rsidR="00980D3B" w14:paraId="79C5A1E5"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B849DBA" w14:textId="77777777" w:rsidR="00980D3B" w:rsidRDefault="00980D3B">
            <w:pPr>
              <w:pStyle w:val="HL7TableBody"/>
              <w:jc w:val="center"/>
            </w:pPr>
            <w:r>
              <w:t>AND</w:t>
            </w:r>
          </w:p>
        </w:tc>
        <w:tc>
          <w:tcPr>
            <w:tcW w:w="3055" w:type="dxa"/>
            <w:tcBorders>
              <w:top w:val="single" w:sz="4" w:space="0" w:color="auto"/>
              <w:bottom w:val="single" w:sz="4" w:space="0" w:color="auto"/>
            </w:tcBorders>
          </w:tcPr>
          <w:p w14:paraId="49A39D05" w14:textId="77777777" w:rsidR="00980D3B" w:rsidRDefault="00980D3B">
            <w:pPr>
              <w:pStyle w:val="HL7TableBody"/>
            </w:pPr>
            <w:r>
              <w:t>Account number debitor</w:t>
            </w:r>
          </w:p>
          <w:p w14:paraId="24CBA85A" w14:textId="77777777" w:rsidR="00980D3B" w:rsidRDefault="00980D3B">
            <w:pPr>
              <w:pStyle w:val="HL7TableBody"/>
            </w:pPr>
          </w:p>
        </w:tc>
        <w:tc>
          <w:tcPr>
            <w:tcW w:w="3743" w:type="dxa"/>
            <w:tcBorders>
              <w:top w:val="single" w:sz="4" w:space="0" w:color="auto"/>
              <w:bottom w:val="single" w:sz="4" w:space="0" w:color="auto"/>
            </w:tcBorders>
          </w:tcPr>
          <w:p w14:paraId="34064EE0" w14:textId="77777777" w:rsidR="00980D3B" w:rsidRDefault="00980D3B">
            <w:pPr>
              <w:pStyle w:val="HL7TableBody"/>
            </w:pPr>
            <w:r>
              <w:t>Class: Financial</w:t>
            </w:r>
          </w:p>
          <w:p w14:paraId="710CBA78" w14:textId="77777777" w:rsidR="00980D3B" w:rsidRDefault="00980D3B">
            <w:pPr>
              <w:pStyle w:val="HL7TableBody"/>
            </w:pPr>
            <w:r>
              <w:t>A more precise definition of an account number: sometimes two distinct account numbers must be transmitted in the same message, one as the creditor, the other as the debitor.</w:t>
            </w:r>
          </w:p>
          <w:p w14:paraId="105A784B" w14:textId="77777777" w:rsidR="00980D3B" w:rsidRDefault="00980D3B">
            <w:pPr>
              <w:pStyle w:val="HL7TableBody"/>
            </w:pPr>
            <w:r>
              <w:t>Debitorenkontonummer</w:t>
            </w:r>
          </w:p>
        </w:tc>
      </w:tr>
      <w:tr w:rsidR="00980D3B" w14:paraId="1BCE94F3"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DE0C76D" w14:textId="77777777" w:rsidR="00980D3B" w:rsidRDefault="00980D3B">
            <w:pPr>
              <w:pStyle w:val="HL7TableBody"/>
              <w:jc w:val="center"/>
            </w:pPr>
            <w:r>
              <w:lastRenderedPageBreak/>
              <w:t>ANT</w:t>
            </w:r>
          </w:p>
        </w:tc>
        <w:tc>
          <w:tcPr>
            <w:tcW w:w="3055" w:type="dxa"/>
            <w:tcBorders>
              <w:top w:val="single" w:sz="4" w:space="0" w:color="auto"/>
              <w:bottom w:val="single" w:sz="4" w:space="0" w:color="auto"/>
            </w:tcBorders>
          </w:tcPr>
          <w:p w14:paraId="234F768B" w14:textId="77777777" w:rsidR="00980D3B" w:rsidRDefault="00980D3B">
            <w:pPr>
              <w:pStyle w:val="HL7TableBody"/>
            </w:pPr>
            <w:r>
              <w:t>Temporary Account Number</w:t>
            </w:r>
          </w:p>
        </w:tc>
        <w:tc>
          <w:tcPr>
            <w:tcW w:w="3743" w:type="dxa"/>
            <w:tcBorders>
              <w:top w:val="single" w:sz="4" w:space="0" w:color="auto"/>
              <w:bottom w:val="single" w:sz="4" w:space="0" w:color="auto"/>
            </w:tcBorders>
          </w:tcPr>
          <w:p w14:paraId="3A837316" w14:textId="77777777" w:rsidR="00980D3B" w:rsidRDefault="00980D3B">
            <w:pPr>
              <w:pStyle w:val="HL7TableBody"/>
            </w:pPr>
            <w:r>
              <w:t>Class: Financial</w:t>
            </w:r>
          </w:p>
          <w:p w14:paraId="5FE2DC7F" w14:textId="77777777" w:rsidR="00980D3B" w:rsidRDefault="00980D3B">
            <w:pPr>
              <w:pStyle w:val="HL7TableBody"/>
            </w:pPr>
            <w:r>
              <w:t>Temporary version of an Account Number.</w:t>
            </w:r>
          </w:p>
          <w:p w14:paraId="1D31D53F" w14:textId="77777777" w:rsidR="00980D3B" w:rsidRDefault="00980D3B">
            <w:pPr>
              <w:pStyle w:val="HL7TableBody"/>
            </w:pPr>
            <w:r>
              <w:rPr>
                <w:snapToGrid w:val="0"/>
              </w:rPr>
              <w:t>Use Case: An ancillary system that does not normally assign account numbers is the first time to register a patient. This ancillary system will generate a temporary account number that will only be used until an official account number is assigned.</w:t>
            </w:r>
          </w:p>
        </w:tc>
      </w:tr>
      <w:tr w:rsidR="00980D3B" w14:paraId="6066975F"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F34F78E" w14:textId="77777777" w:rsidR="00980D3B" w:rsidRDefault="00980D3B">
            <w:pPr>
              <w:pStyle w:val="HL7TableBody"/>
              <w:jc w:val="center"/>
            </w:pPr>
            <w:r>
              <w:t>APRN</w:t>
            </w:r>
          </w:p>
        </w:tc>
        <w:tc>
          <w:tcPr>
            <w:tcW w:w="3055" w:type="dxa"/>
            <w:tcBorders>
              <w:top w:val="single" w:sz="4" w:space="0" w:color="auto"/>
              <w:bottom w:val="single" w:sz="4" w:space="0" w:color="auto"/>
            </w:tcBorders>
          </w:tcPr>
          <w:p w14:paraId="0E09F528" w14:textId="77777777" w:rsidR="00980D3B" w:rsidRDefault="00980D3B">
            <w:pPr>
              <w:pStyle w:val="HL7TableBody"/>
            </w:pPr>
            <w:r>
              <w:t>Advanced Practice Registered Nurse number</w:t>
            </w:r>
          </w:p>
        </w:tc>
        <w:tc>
          <w:tcPr>
            <w:tcW w:w="3743" w:type="dxa"/>
            <w:tcBorders>
              <w:top w:val="single" w:sz="4" w:space="0" w:color="auto"/>
              <w:bottom w:val="single" w:sz="4" w:space="0" w:color="auto"/>
            </w:tcBorders>
          </w:tcPr>
          <w:p w14:paraId="2F0EA898" w14:textId="77777777" w:rsidR="00980D3B" w:rsidRDefault="00980D3B">
            <w:pPr>
              <w:pStyle w:val="HL7TableBody"/>
            </w:pPr>
            <w:r>
              <w:t>An identifier that is unique to an advanced practice registered nurse within the jurisdiction of a certifying board</w:t>
            </w:r>
          </w:p>
        </w:tc>
      </w:tr>
      <w:tr w:rsidR="00980D3B" w14:paraId="1742D1DD"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ACA14A4" w14:textId="77777777" w:rsidR="00980D3B" w:rsidRDefault="00980D3B">
            <w:pPr>
              <w:pStyle w:val="HL7TableBody"/>
              <w:jc w:val="center"/>
            </w:pPr>
            <w:r>
              <w:t>BA</w:t>
            </w:r>
          </w:p>
        </w:tc>
        <w:tc>
          <w:tcPr>
            <w:tcW w:w="3055" w:type="dxa"/>
            <w:tcBorders>
              <w:top w:val="single" w:sz="4" w:space="0" w:color="auto"/>
              <w:bottom w:val="single" w:sz="4" w:space="0" w:color="auto"/>
            </w:tcBorders>
          </w:tcPr>
          <w:p w14:paraId="1586BE75" w14:textId="77777777" w:rsidR="00980D3B" w:rsidRDefault="00980D3B">
            <w:pPr>
              <w:pStyle w:val="HL7TableBody"/>
            </w:pPr>
            <w:r>
              <w:t>Bank Account Number</w:t>
            </w:r>
          </w:p>
        </w:tc>
        <w:tc>
          <w:tcPr>
            <w:tcW w:w="3743" w:type="dxa"/>
            <w:tcBorders>
              <w:top w:val="single" w:sz="4" w:space="0" w:color="auto"/>
              <w:bottom w:val="single" w:sz="4" w:space="0" w:color="auto"/>
            </w:tcBorders>
          </w:tcPr>
          <w:p w14:paraId="6D45510A" w14:textId="77777777" w:rsidR="00980D3B" w:rsidRDefault="00980D3B">
            <w:pPr>
              <w:pStyle w:val="HL7TableBody"/>
            </w:pPr>
            <w:r>
              <w:t>Class: Financial</w:t>
            </w:r>
          </w:p>
        </w:tc>
      </w:tr>
      <w:tr w:rsidR="00980D3B" w14:paraId="6F11F3F3"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979CE0B" w14:textId="77777777" w:rsidR="00980D3B" w:rsidRDefault="00980D3B">
            <w:pPr>
              <w:pStyle w:val="HL7TableBody"/>
              <w:jc w:val="center"/>
            </w:pPr>
            <w:r>
              <w:t>BC</w:t>
            </w:r>
          </w:p>
        </w:tc>
        <w:tc>
          <w:tcPr>
            <w:tcW w:w="3055" w:type="dxa"/>
            <w:tcBorders>
              <w:top w:val="single" w:sz="4" w:space="0" w:color="auto"/>
              <w:bottom w:val="single" w:sz="4" w:space="0" w:color="auto"/>
            </w:tcBorders>
          </w:tcPr>
          <w:p w14:paraId="50E27621" w14:textId="77777777" w:rsidR="00980D3B" w:rsidRDefault="00980D3B">
            <w:pPr>
              <w:pStyle w:val="HL7TableBody"/>
            </w:pPr>
            <w:r>
              <w:t>Bank Card Number</w:t>
            </w:r>
          </w:p>
        </w:tc>
        <w:tc>
          <w:tcPr>
            <w:tcW w:w="3743" w:type="dxa"/>
            <w:tcBorders>
              <w:top w:val="single" w:sz="4" w:space="0" w:color="auto"/>
              <w:bottom w:val="single" w:sz="4" w:space="0" w:color="auto"/>
            </w:tcBorders>
          </w:tcPr>
          <w:p w14:paraId="1ADAACD4" w14:textId="77777777" w:rsidR="00980D3B" w:rsidRDefault="00980D3B">
            <w:pPr>
              <w:pStyle w:val="HL7TableBody"/>
            </w:pPr>
            <w:r>
              <w:t>Class: Financial</w:t>
            </w:r>
          </w:p>
          <w:p w14:paraId="5224F683" w14:textId="77777777" w:rsidR="00980D3B" w:rsidRDefault="00980D3B">
            <w:pPr>
              <w:pStyle w:val="HL7TableBody"/>
            </w:pPr>
            <w:r>
              <w:t>An identifier that is unique to a person’s bank card. Replaces AM, DI, DS, MS, and VS beginning in v 2.5.</w:t>
            </w:r>
          </w:p>
        </w:tc>
      </w:tr>
      <w:tr w:rsidR="00980D3B" w14:paraId="5B8BE420"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EC8B4DB" w14:textId="77777777" w:rsidR="00980D3B" w:rsidRDefault="00980D3B">
            <w:pPr>
              <w:pStyle w:val="HL7TableBody"/>
              <w:jc w:val="center"/>
            </w:pPr>
            <w:r>
              <w:t>BR</w:t>
            </w:r>
          </w:p>
        </w:tc>
        <w:tc>
          <w:tcPr>
            <w:tcW w:w="3055" w:type="dxa"/>
            <w:tcBorders>
              <w:top w:val="single" w:sz="4" w:space="0" w:color="auto"/>
              <w:bottom w:val="single" w:sz="4" w:space="0" w:color="auto"/>
            </w:tcBorders>
          </w:tcPr>
          <w:p w14:paraId="14CEE78A" w14:textId="77777777" w:rsidR="00980D3B" w:rsidRDefault="00980D3B">
            <w:pPr>
              <w:pStyle w:val="HL7TableBody"/>
            </w:pPr>
            <w:r>
              <w:t>Birth registry number</w:t>
            </w:r>
          </w:p>
        </w:tc>
        <w:tc>
          <w:tcPr>
            <w:tcW w:w="3743" w:type="dxa"/>
            <w:tcBorders>
              <w:top w:val="single" w:sz="4" w:space="0" w:color="auto"/>
              <w:bottom w:val="single" w:sz="4" w:space="0" w:color="auto"/>
            </w:tcBorders>
          </w:tcPr>
          <w:p w14:paraId="60955287" w14:textId="77777777" w:rsidR="00980D3B" w:rsidRDefault="00980D3B">
            <w:pPr>
              <w:pStyle w:val="HL7TableBody"/>
            </w:pPr>
          </w:p>
        </w:tc>
      </w:tr>
      <w:tr w:rsidR="00980D3B" w14:paraId="716D1708"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0BB8CB9" w14:textId="77777777" w:rsidR="00980D3B" w:rsidRDefault="00980D3B">
            <w:pPr>
              <w:pStyle w:val="HL7TableBody"/>
              <w:jc w:val="center"/>
            </w:pPr>
            <w:r>
              <w:t>BRN</w:t>
            </w:r>
          </w:p>
        </w:tc>
        <w:tc>
          <w:tcPr>
            <w:tcW w:w="3055" w:type="dxa"/>
            <w:tcBorders>
              <w:top w:val="single" w:sz="4" w:space="0" w:color="auto"/>
              <w:bottom w:val="single" w:sz="4" w:space="0" w:color="auto"/>
            </w:tcBorders>
          </w:tcPr>
          <w:p w14:paraId="56125AAA" w14:textId="77777777" w:rsidR="00980D3B" w:rsidRDefault="00980D3B">
            <w:pPr>
              <w:pStyle w:val="HL7TableBody"/>
            </w:pPr>
            <w:r>
              <w:t>Breed Registry Number</w:t>
            </w:r>
          </w:p>
        </w:tc>
        <w:tc>
          <w:tcPr>
            <w:tcW w:w="3743" w:type="dxa"/>
            <w:tcBorders>
              <w:top w:val="single" w:sz="4" w:space="0" w:color="auto"/>
              <w:bottom w:val="single" w:sz="4" w:space="0" w:color="auto"/>
            </w:tcBorders>
          </w:tcPr>
          <w:p w14:paraId="192D1436" w14:textId="77777777" w:rsidR="00980D3B" w:rsidRDefault="00980D3B">
            <w:pPr>
              <w:pStyle w:val="HL7TableBody"/>
            </w:pPr>
          </w:p>
        </w:tc>
      </w:tr>
      <w:tr w:rsidR="00980D3B" w14:paraId="4CC80E85"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01198FB0" w14:textId="77777777" w:rsidR="00980D3B" w:rsidRDefault="00980D3B">
            <w:pPr>
              <w:pStyle w:val="HL7TableBody"/>
              <w:jc w:val="center"/>
            </w:pPr>
            <w:r>
              <w:t>CC</w:t>
            </w:r>
          </w:p>
        </w:tc>
        <w:tc>
          <w:tcPr>
            <w:tcW w:w="3055" w:type="dxa"/>
            <w:tcBorders>
              <w:top w:val="single" w:sz="4" w:space="0" w:color="auto"/>
              <w:bottom w:val="single" w:sz="4" w:space="0" w:color="auto"/>
            </w:tcBorders>
          </w:tcPr>
          <w:p w14:paraId="4CA9F721" w14:textId="77777777" w:rsidR="00980D3B" w:rsidRDefault="00980D3B">
            <w:pPr>
              <w:pStyle w:val="HL7TableBody"/>
            </w:pPr>
            <w:r>
              <w:t>Cost Center number</w:t>
            </w:r>
          </w:p>
        </w:tc>
        <w:tc>
          <w:tcPr>
            <w:tcW w:w="3743" w:type="dxa"/>
            <w:tcBorders>
              <w:top w:val="single" w:sz="4" w:space="0" w:color="auto"/>
              <w:bottom w:val="single" w:sz="4" w:space="0" w:color="auto"/>
            </w:tcBorders>
          </w:tcPr>
          <w:p w14:paraId="2F7A7C91" w14:textId="77777777" w:rsidR="00980D3B" w:rsidRDefault="00980D3B">
            <w:pPr>
              <w:pStyle w:val="HL7TableBody"/>
            </w:pPr>
            <w:r>
              <w:t>Class: Financial</w:t>
            </w:r>
          </w:p>
          <w:p w14:paraId="090981DF" w14:textId="77777777" w:rsidR="00980D3B" w:rsidRDefault="00980D3B">
            <w:pPr>
              <w:pStyle w:val="HL7TableBody"/>
            </w:pPr>
            <w:r>
              <w:t>Use Case: needed especially for transmitting information about invoices.</w:t>
            </w:r>
          </w:p>
        </w:tc>
      </w:tr>
      <w:tr w:rsidR="00980D3B" w14:paraId="3F7D9A79"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31E1DB3C" w14:textId="77777777" w:rsidR="00980D3B" w:rsidRDefault="00980D3B">
            <w:pPr>
              <w:pStyle w:val="HL7TableBody"/>
              <w:jc w:val="center"/>
            </w:pPr>
            <w:r>
              <w:t>CY</w:t>
            </w:r>
          </w:p>
        </w:tc>
        <w:tc>
          <w:tcPr>
            <w:tcW w:w="3055" w:type="dxa"/>
            <w:tcBorders>
              <w:top w:val="single" w:sz="4" w:space="0" w:color="auto"/>
              <w:bottom w:val="single" w:sz="4" w:space="0" w:color="auto"/>
            </w:tcBorders>
          </w:tcPr>
          <w:p w14:paraId="40A45B3F" w14:textId="77777777" w:rsidR="00980D3B" w:rsidRDefault="00980D3B">
            <w:pPr>
              <w:pStyle w:val="HL7TableBody"/>
            </w:pPr>
            <w:r>
              <w:t>County number</w:t>
            </w:r>
          </w:p>
        </w:tc>
        <w:tc>
          <w:tcPr>
            <w:tcW w:w="3743" w:type="dxa"/>
            <w:tcBorders>
              <w:top w:val="single" w:sz="4" w:space="0" w:color="auto"/>
              <w:bottom w:val="single" w:sz="4" w:space="0" w:color="auto"/>
            </w:tcBorders>
          </w:tcPr>
          <w:p w14:paraId="7C4D608A" w14:textId="77777777" w:rsidR="00980D3B" w:rsidRDefault="00980D3B">
            <w:pPr>
              <w:pStyle w:val="HL7TableBody"/>
            </w:pPr>
          </w:p>
        </w:tc>
      </w:tr>
      <w:tr w:rsidR="00980D3B" w14:paraId="34EEB6E4"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09BF60A" w14:textId="77777777" w:rsidR="00980D3B" w:rsidRDefault="00980D3B">
            <w:pPr>
              <w:pStyle w:val="HL7TableBody"/>
              <w:jc w:val="center"/>
            </w:pPr>
            <w:r>
              <w:t>DDS</w:t>
            </w:r>
          </w:p>
        </w:tc>
        <w:tc>
          <w:tcPr>
            <w:tcW w:w="3055" w:type="dxa"/>
            <w:tcBorders>
              <w:top w:val="single" w:sz="4" w:space="0" w:color="auto"/>
              <w:bottom w:val="single" w:sz="4" w:space="0" w:color="auto"/>
            </w:tcBorders>
          </w:tcPr>
          <w:p w14:paraId="0A3AAE8F" w14:textId="77777777" w:rsidR="00980D3B" w:rsidRDefault="00980D3B">
            <w:pPr>
              <w:pStyle w:val="HL7TableBody"/>
            </w:pPr>
            <w:r>
              <w:t>Dentist license number</w:t>
            </w:r>
          </w:p>
        </w:tc>
        <w:tc>
          <w:tcPr>
            <w:tcW w:w="3743" w:type="dxa"/>
            <w:tcBorders>
              <w:top w:val="single" w:sz="4" w:space="0" w:color="auto"/>
              <w:bottom w:val="single" w:sz="4" w:space="0" w:color="auto"/>
            </w:tcBorders>
          </w:tcPr>
          <w:p w14:paraId="08475E06" w14:textId="77777777" w:rsidR="00980D3B" w:rsidRDefault="00980D3B">
            <w:pPr>
              <w:pStyle w:val="HL7TableBody"/>
            </w:pPr>
            <w:r>
              <w:t>An identifier that is unique to a dentist within the jurisdiction of the licensing board</w:t>
            </w:r>
          </w:p>
        </w:tc>
      </w:tr>
      <w:tr w:rsidR="00980D3B" w14:paraId="04A86D96"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4EB10D6" w14:textId="77777777" w:rsidR="00980D3B" w:rsidRDefault="00980D3B">
            <w:pPr>
              <w:pStyle w:val="HL7TableBody"/>
              <w:jc w:val="center"/>
            </w:pPr>
            <w:r>
              <w:t>DEA</w:t>
            </w:r>
          </w:p>
        </w:tc>
        <w:tc>
          <w:tcPr>
            <w:tcW w:w="3055" w:type="dxa"/>
            <w:tcBorders>
              <w:top w:val="single" w:sz="4" w:space="0" w:color="auto"/>
              <w:bottom w:val="single" w:sz="4" w:space="0" w:color="auto"/>
            </w:tcBorders>
          </w:tcPr>
          <w:p w14:paraId="08F1AA94" w14:textId="77777777" w:rsidR="00980D3B" w:rsidRDefault="00980D3B">
            <w:pPr>
              <w:pStyle w:val="HL7TableBody"/>
            </w:pPr>
            <w:r>
              <w:t>Drug Enforcement Administration registration number</w:t>
            </w:r>
          </w:p>
        </w:tc>
        <w:tc>
          <w:tcPr>
            <w:tcW w:w="3743" w:type="dxa"/>
            <w:tcBorders>
              <w:top w:val="single" w:sz="4" w:space="0" w:color="auto"/>
              <w:bottom w:val="single" w:sz="4" w:space="0" w:color="auto"/>
            </w:tcBorders>
          </w:tcPr>
          <w:p w14:paraId="3A299229" w14:textId="77777777" w:rsidR="00980D3B" w:rsidRDefault="00980D3B">
            <w:pPr>
              <w:pStyle w:val="HL7TableBody"/>
            </w:pPr>
            <w:r>
              <w:t>An identifier for an individual or organization relative to controlled substance regulation and transactions.</w:t>
            </w:r>
          </w:p>
          <w:p w14:paraId="67D8F0AE" w14:textId="77777777" w:rsidR="00980D3B" w:rsidRDefault="00980D3B">
            <w:pPr>
              <w:pStyle w:val="HL7TableBody"/>
              <w:rPr>
                <w:snapToGrid w:val="0"/>
              </w:rPr>
            </w:pPr>
            <w:r>
              <w:t>Use case: This is a registration number that identifies an individual or organization relative to controlled substance regulation and transactions.</w:t>
            </w:r>
            <w:r>
              <w:rPr>
                <w:snapToGrid w:val="0"/>
              </w:rPr>
              <w:t xml:space="preserve"> </w:t>
            </w:r>
          </w:p>
          <w:p w14:paraId="08962F7C" w14:textId="77777777" w:rsidR="00980D3B" w:rsidRDefault="00980D3B">
            <w:pPr>
              <w:pStyle w:val="HL7TableBody"/>
            </w:pPr>
            <w:r>
              <w:rPr>
                <w:snapToGrid w:val="0"/>
              </w:rPr>
              <w:t>A DEA number has a very precise and widely accepted meaning within the United States. Surprisingly, the US Drug Enforcement Administration does not solely assign DEA numbers in the United States. Hospitals have the authority to issue DEA numbers to their medical residents. These DEA numbers are based upon the hospital’s DEA number, but the authority rests with the hospital on the assignment to the residents. Thus, DEA as an Identifier Type is necessary in addition to DEA as an Assigning Authority.</w:t>
            </w:r>
          </w:p>
        </w:tc>
      </w:tr>
      <w:tr w:rsidR="00980D3B" w14:paraId="2BC4B107"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C80B62F" w14:textId="77777777" w:rsidR="00980D3B" w:rsidRDefault="00980D3B">
            <w:pPr>
              <w:pStyle w:val="HL7TableBody"/>
              <w:jc w:val="center"/>
            </w:pPr>
            <w:r>
              <w:t>DI</w:t>
            </w:r>
          </w:p>
        </w:tc>
        <w:tc>
          <w:tcPr>
            <w:tcW w:w="3055" w:type="dxa"/>
            <w:tcBorders>
              <w:top w:val="single" w:sz="4" w:space="0" w:color="auto"/>
              <w:bottom w:val="single" w:sz="4" w:space="0" w:color="auto"/>
            </w:tcBorders>
          </w:tcPr>
          <w:p w14:paraId="00DA06BD" w14:textId="77777777" w:rsidR="00980D3B" w:rsidRDefault="00980D3B">
            <w:pPr>
              <w:pStyle w:val="HL7TableBody"/>
            </w:pPr>
            <w:r>
              <w:t>Diner’s Club card</w:t>
            </w:r>
          </w:p>
        </w:tc>
        <w:tc>
          <w:tcPr>
            <w:tcW w:w="3743" w:type="dxa"/>
            <w:tcBorders>
              <w:top w:val="single" w:sz="4" w:space="0" w:color="auto"/>
              <w:bottom w:val="single" w:sz="4" w:space="0" w:color="auto"/>
            </w:tcBorders>
          </w:tcPr>
          <w:p w14:paraId="47413615" w14:textId="77777777" w:rsidR="00980D3B" w:rsidRDefault="00980D3B">
            <w:pPr>
              <w:pStyle w:val="HL7TableBody"/>
            </w:pPr>
            <w:r>
              <w:t>Deprecated and replaced by BC in v 2.5.</w:t>
            </w:r>
          </w:p>
        </w:tc>
      </w:tr>
      <w:tr w:rsidR="00980D3B" w14:paraId="0BF8CB37"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33C81FFA" w14:textId="77777777" w:rsidR="00980D3B" w:rsidRDefault="00980D3B">
            <w:pPr>
              <w:pStyle w:val="HL7TableBody"/>
              <w:jc w:val="center"/>
            </w:pPr>
            <w:r>
              <w:t>DFN</w:t>
            </w:r>
          </w:p>
        </w:tc>
        <w:tc>
          <w:tcPr>
            <w:tcW w:w="3055" w:type="dxa"/>
            <w:tcBorders>
              <w:top w:val="single" w:sz="4" w:space="0" w:color="auto"/>
              <w:bottom w:val="single" w:sz="4" w:space="0" w:color="auto"/>
            </w:tcBorders>
          </w:tcPr>
          <w:p w14:paraId="1F7F89C5" w14:textId="77777777" w:rsidR="00980D3B" w:rsidRDefault="00980D3B">
            <w:pPr>
              <w:pStyle w:val="HL7TableBody"/>
            </w:pPr>
            <w:r>
              <w:t>Drug Furnishing or prescriptive authority Number</w:t>
            </w:r>
          </w:p>
        </w:tc>
        <w:tc>
          <w:tcPr>
            <w:tcW w:w="3743" w:type="dxa"/>
            <w:tcBorders>
              <w:top w:val="single" w:sz="4" w:space="0" w:color="auto"/>
              <w:bottom w:val="single" w:sz="4" w:space="0" w:color="auto"/>
            </w:tcBorders>
          </w:tcPr>
          <w:p w14:paraId="7AD51D22" w14:textId="77777777" w:rsidR="00980D3B" w:rsidRDefault="00980D3B">
            <w:pPr>
              <w:pStyle w:val="HL7TableBody"/>
            </w:pPr>
            <w:r>
              <w:t>An identifier issued to a health care provider authorizing the person to write drug orders</w:t>
            </w:r>
          </w:p>
          <w:p w14:paraId="5CCBA7FF" w14:textId="77777777" w:rsidR="00980D3B" w:rsidRDefault="00980D3B">
            <w:pPr>
              <w:pStyle w:val="HL7TableBody"/>
            </w:pPr>
            <w:r>
              <w:rPr>
                <w:snapToGrid w:val="0"/>
              </w:rPr>
              <w:t>Use Case: A nurse practitioner has authorization to furnish or prescribe pharmaceutical substances; this identifier is in component 1.</w:t>
            </w:r>
          </w:p>
        </w:tc>
      </w:tr>
      <w:tr w:rsidR="00980D3B" w14:paraId="06041ECB"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298ADD5" w14:textId="77777777" w:rsidR="00980D3B" w:rsidRDefault="00980D3B">
            <w:pPr>
              <w:pStyle w:val="HL7TableBody"/>
              <w:jc w:val="center"/>
            </w:pPr>
            <w:r>
              <w:t>DL</w:t>
            </w:r>
          </w:p>
        </w:tc>
        <w:tc>
          <w:tcPr>
            <w:tcW w:w="3055" w:type="dxa"/>
            <w:tcBorders>
              <w:top w:val="single" w:sz="4" w:space="0" w:color="auto"/>
              <w:bottom w:val="single" w:sz="4" w:space="0" w:color="auto"/>
            </w:tcBorders>
          </w:tcPr>
          <w:p w14:paraId="1651AEB4" w14:textId="77777777" w:rsidR="00980D3B" w:rsidRDefault="00980D3B">
            <w:pPr>
              <w:pStyle w:val="HL7TableBody"/>
            </w:pPr>
            <w:r>
              <w:t>Driver’s license number</w:t>
            </w:r>
          </w:p>
        </w:tc>
        <w:tc>
          <w:tcPr>
            <w:tcW w:w="3743" w:type="dxa"/>
            <w:tcBorders>
              <w:top w:val="single" w:sz="4" w:space="0" w:color="auto"/>
              <w:bottom w:val="single" w:sz="4" w:space="0" w:color="auto"/>
            </w:tcBorders>
          </w:tcPr>
          <w:p w14:paraId="56A7FF90" w14:textId="77777777" w:rsidR="00980D3B" w:rsidRDefault="00980D3B">
            <w:pPr>
              <w:pStyle w:val="HL7TableBody"/>
            </w:pPr>
          </w:p>
        </w:tc>
      </w:tr>
      <w:tr w:rsidR="00980D3B" w14:paraId="43461DB2"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71DFF4D" w14:textId="77777777" w:rsidR="00980D3B" w:rsidRDefault="00980D3B">
            <w:pPr>
              <w:pStyle w:val="HL7TableBody"/>
              <w:jc w:val="center"/>
            </w:pPr>
            <w:r>
              <w:t>DN</w:t>
            </w:r>
          </w:p>
        </w:tc>
        <w:tc>
          <w:tcPr>
            <w:tcW w:w="3055" w:type="dxa"/>
            <w:tcBorders>
              <w:top w:val="single" w:sz="4" w:space="0" w:color="auto"/>
              <w:bottom w:val="single" w:sz="4" w:space="0" w:color="auto"/>
            </w:tcBorders>
          </w:tcPr>
          <w:p w14:paraId="04D81799" w14:textId="77777777" w:rsidR="00980D3B" w:rsidRDefault="00980D3B">
            <w:pPr>
              <w:pStyle w:val="HL7TableBody"/>
            </w:pPr>
            <w:r>
              <w:t>Doctor number</w:t>
            </w:r>
          </w:p>
        </w:tc>
        <w:tc>
          <w:tcPr>
            <w:tcW w:w="3743" w:type="dxa"/>
            <w:tcBorders>
              <w:top w:val="single" w:sz="4" w:space="0" w:color="auto"/>
              <w:bottom w:val="single" w:sz="4" w:space="0" w:color="auto"/>
            </w:tcBorders>
          </w:tcPr>
          <w:p w14:paraId="710E0E43" w14:textId="77777777" w:rsidR="00980D3B" w:rsidRDefault="00980D3B">
            <w:pPr>
              <w:pStyle w:val="HL7TableBody"/>
            </w:pPr>
          </w:p>
        </w:tc>
      </w:tr>
      <w:tr w:rsidR="00980D3B" w14:paraId="29F9255C"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3EE0B28" w14:textId="77777777" w:rsidR="00980D3B" w:rsidRDefault="00980D3B">
            <w:pPr>
              <w:pStyle w:val="HL7TableBody"/>
              <w:jc w:val="center"/>
            </w:pPr>
            <w:r>
              <w:t>DPM</w:t>
            </w:r>
          </w:p>
        </w:tc>
        <w:tc>
          <w:tcPr>
            <w:tcW w:w="3055" w:type="dxa"/>
            <w:tcBorders>
              <w:top w:val="single" w:sz="4" w:space="0" w:color="auto"/>
              <w:bottom w:val="single" w:sz="4" w:space="0" w:color="auto"/>
            </w:tcBorders>
          </w:tcPr>
          <w:p w14:paraId="0E2EE10A" w14:textId="77777777" w:rsidR="00980D3B" w:rsidRDefault="00980D3B">
            <w:pPr>
              <w:pStyle w:val="HL7TableBody"/>
            </w:pPr>
            <w:r>
              <w:t>Podiatrist license number</w:t>
            </w:r>
          </w:p>
        </w:tc>
        <w:tc>
          <w:tcPr>
            <w:tcW w:w="3743" w:type="dxa"/>
            <w:tcBorders>
              <w:top w:val="single" w:sz="4" w:space="0" w:color="auto"/>
              <w:bottom w:val="single" w:sz="4" w:space="0" w:color="auto"/>
            </w:tcBorders>
          </w:tcPr>
          <w:p w14:paraId="377BF880" w14:textId="77777777" w:rsidR="00980D3B" w:rsidRDefault="00980D3B">
            <w:pPr>
              <w:pStyle w:val="HL7TableBody"/>
            </w:pPr>
            <w:r>
              <w:t>An identifier that is unique to a podiatrist within the jurisdiction of the licensing board.</w:t>
            </w:r>
          </w:p>
        </w:tc>
      </w:tr>
      <w:tr w:rsidR="00980D3B" w14:paraId="3B331473"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61B129D" w14:textId="77777777" w:rsidR="00980D3B" w:rsidRDefault="00980D3B">
            <w:pPr>
              <w:pStyle w:val="HL7TableBody"/>
              <w:jc w:val="center"/>
            </w:pPr>
            <w:r>
              <w:t>DO</w:t>
            </w:r>
          </w:p>
        </w:tc>
        <w:tc>
          <w:tcPr>
            <w:tcW w:w="3055" w:type="dxa"/>
            <w:tcBorders>
              <w:top w:val="single" w:sz="4" w:space="0" w:color="auto"/>
              <w:bottom w:val="single" w:sz="4" w:space="0" w:color="auto"/>
            </w:tcBorders>
          </w:tcPr>
          <w:p w14:paraId="67A5E2DB" w14:textId="77777777" w:rsidR="00980D3B" w:rsidRDefault="00980D3B">
            <w:pPr>
              <w:pStyle w:val="HL7TableBody"/>
            </w:pPr>
            <w:r>
              <w:t>Osteopathic License number</w:t>
            </w:r>
          </w:p>
        </w:tc>
        <w:tc>
          <w:tcPr>
            <w:tcW w:w="3743" w:type="dxa"/>
            <w:tcBorders>
              <w:top w:val="single" w:sz="4" w:space="0" w:color="auto"/>
              <w:bottom w:val="single" w:sz="4" w:space="0" w:color="auto"/>
            </w:tcBorders>
          </w:tcPr>
          <w:p w14:paraId="61FCD2E2" w14:textId="77777777" w:rsidR="00980D3B" w:rsidRDefault="00980D3B">
            <w:pPr>
              <w:pStyle w:val="HL7TableBody"/>
            </w:pPr>
            <w:r>
              <w:t>An identifier that is unique to an osteopath within the jurisdiction of a licensing board.</w:t>
            </w:r>
          </w:p>
        </w:tc>
      </w:tr>
      <w:tr w:rsidR="00980D3B" w14:paraId="2E90A798"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31A44C48" w14:textId="77777777" w:rsidR="00980D3B" w:rsidRDefault="00980D3B">
            <w:pPr>
              <w:pStyle w:val="HL7TableBody"/>
              <w:jc w:val="center"/>
            </w:pPr>
            <w:r>
              <w:t>DR</w:t>
            </w:r>
          </w:p>
        </w:tc>
        <w:tc>
          <w:tcPr>
            <w:tcW w:w="3055" w:type="dxa"/>
            <w:tcBorders>
              <w:top w:val="single" w:sz="4" w:space="0" w:color="auto"/>
              <w:bottom w:val="single" w:sz="4" w:space="0" w:color="auto"/>
            </w:tcBorders>
          </w:tcPr>
          <w:p w14:paraId="070F2B18" w14:textId="77777777" w:rsidR="00980D3B" w:rsidRDefault="00980D3B">
            <w:pPr>
              <w:pStyle w:val="HL7TableBody"/>
            </w:pPr>
            <w:r>
              <w:t>Donor Registration Number</w:t>
            </w:r>
          </w:p>
        </w:tc>
        <w:tc>
          <w:tcPr>
            <w:tcW w:w="3743" w:type="dxa"/>
            <w:tcBorders>
              <w:top w:val="single" w:sz="4" w:space="0" w:color="auto"/>
              <w:bottom w:val="single" w:sz="4" w:space="0" w:color="auto"/>
            </w:tcBorders>
          </w:tcPr>
          <w:p w14:paraId="6BF4EF63" w14:textId="77777777" w:rsidR="00980D3B" w:rsidRDefault="00980D3B">
            <w:pPr>
              <w:pStyle w:val="HL7TableBody"/>
            </w:pPr>
          </w:p>
        </w:tc>
      </w:tr>
      <w:tr w:rsidR="00980D3B" w14:paraId="16CB6D34"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E7A4B28" w14:textId="77777777" w:rsidR="00980D3B" w:rsidRDefault="00980D3B">
            <w:pPr>
              <w:pStyle w:val="HL7TableBody"/>
              <w:jc w:val="center"/>
            </w:pPr>
            <w:r>
              <w:t>DS</w:t>
            </w:r>
          </w:p>
        </w:tc>
        <w:tc>
          <w:tcPr>
            <w:tcW w:w="3055" w:type="dxa"/>
            <w:tcBorders>
              <w:top w:val="single" w:sz="4" w:space="0" w:color="auto"/>
              <w:bottom w:val="single" w:sz="4" w:space="0" w:color="auto"/>
            </w:tcBorders>
          </w:tcPr>
          <w:p w14:paraId="34A22EAD" w14:textId="77777777" w:rsidR="00980D3B" w:rsidRDefault="00980D3B">
            <w:pPr>
              <w:pStyle w:val="HL7TableBody"/>
            </w:pPr>
            <w:r>
              <w:t>Discover Card</w:t>
            </w:r>
          </w:p>
        </w:tc>
        <w:tc>
          <w:tcPr>
            <w:tcW w:w="3743" w:type="dxa"/>
            <w:tcBorders>
              <w:top w:val="single" w:sz="4" w:space="0" w:color="auto"/>
              <w:bottom w:val="single" w:sz="4" w:space="0" w:color="auto"/>
            </w:tcBorders>
          </w:tcPr>
          <w:p w14:paraId="4CE5611D" w14:textId="77777777" w:rsidR="00980D3B" w:rsidRDefault="00980D3B">
            <w:pPr>
              <w:pStyle w:val="HL7TableBody"/>
            </w:pPr>
            <w:r>
              <w:t>Deprecated and replaced by BC in v 2.5.</w:t>
            </w:r>
          </w:p>
        </w:tc>
      </w:tr>
      <w:tr w:rsidR="00980D3B" w14:paraId="7201765F"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5292B4D" w14:textId="77777777" w:rsidR="00980D3B" w:rsidRDefault="00980D3B">
            <w:pPr>
              <w:pStyle w:val="HL7TableBody"/>
              <w:jc w:val="center"/>
            </w:pPr>
            <w:r>
              <w:t>EI</w:t>
            </w:r>
          </w:p>
        </w:tc>
        <w:tc>
          <w:tcPr>
            <w:tcW w:w="3055" w:type="dxa"/>
            <w:tcBorders>
              <w:top w:val="single" w:sz="4" w:space="0" w:color="auto"/>
              <w:bottom w:val="single" w:sz="4" w:space="0" w:color="auto"/>
            </w:tcBorders>
          </w:tcPr>
          <w:p w14:paraId="676EE06B" w14:textId="77777777" w:rsidR="00980D3B" w:rsidRDefault="00980D3B">
            <w:pPr>
              <w:pStyle w:val="HL7TableBody"/>
            </w:pPr>
            <w:r>
              <w:t>Employee number</w:t>
            </w:r>
          </w:p>
        </w:tc>
        <w:tc>
          <w:tcPr>
            <w:tcW w:w="3743" w:type="dxa"/>
            <w:tcBorders>
              <w:top w:val="single" w:sz="4" w:space="0" w:color="auto"/>
              <w:bottom w:val="single" w:sz="4" w:space="0" w:color="auto"/>
            </w:tcBorders>
          </w:tcPr>
          <w:p w14:paraId="23A45299" w14:textId="77777777" w:rsidR="00980D3B" w:rsidRDefault="00980D3B">
            <w:pPr>
              <w:pStyle w:val="HL7TableBody"/>
            </w:pPr>
            <w:r>
              <w:t>A number that uniquely identifies an employee to an e</w:t>
            </w:r>
            <w:r>
              <w:t>m</w:t>
            </w:r>
            <w:r>
              <w:t>ployer.</w:t>
            </w:r>
          </w:p>
        </w:tc>
      </w:tr>
      <w:tr w:rsidR="00980D3B" w14:paraId="6E15318D"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3D26FC98" w14:textId="77777777" w:rsidR="00980D3B" w:rsidRDefault="00980D3B">
            <w:pPr>
              <w:pStyle w:val="HL7TableBody"/>
              <w:jc w:val="center"/>
            </w:pPr>
            <w:r>
              <w:t>EN</w:t>
            </w:r>
          </w:p>
        </w:tc>
        <w:tc>
          <w:tcPr>
            <w:tcW w:w="3055" w:type="dxa"/>
            <w:tcBorders>
              <w:top w:val="single" w:sz="4" w:space="0" w:color="auto"/>
              <w:bottom w:val="single" w:sz="4" w:space="0" w:color="auto"/>
            </w:tcBorders>
          </w:tcPr>
          <w:p w14:paraId="1BB52438" w14:textId="77777777" w:rsidR="00980D3B" w:rsidRDefault="00980D3B">
            <w:pPr>
              <w:pStyle w:val="HL7TableBody"/>
            </w:pPr>
            <w:r>
              <w:t>Employer number</w:t>
            </w:r>
          </w:p>
        </w:tc>
        <w:tc>
          <w:tcPr>
            <w:tcW w:w="3743" w:type="dxa"/>
            <w:tcBorders>
              <w:top w:val="single" w:sz="4" w:space="0" w:color="auto"/>
              <w:bottom w:val="single" w:sz="4" w:space="0" w:color="auto"/>
            </w:tcBorders>
          </w:tcPr>
          <w:p w14:paraId="0F3B3963" w14:textId="77777777" w:rsidR="00980D3B" w:rsidRDefault="00980D3B">
            <w:pPr>
              <w:pStyle w:val="HL7TableBody"/>
            </w:pPr>
          </w:p>
        </w:tc>
      </w:tr>
      <w:tr w:rsidR="00980D3B" w14:paraId="12E7E045"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3E1ADCF8" w14:textId="77777777" w:rsidR="00980D3B" w:rsidRDefault="00980D3B">
            <w:pPr>
              <w:pStyle w:val="HL7TableBody"/>
              <w:jc w:val="center"/>
            </w:pPr>
            <w:r>
              <w:t>FI</w:t>
            </w:r>
          </w:p>
        </w:tc>
        <w:tc>
          <w:tcPr>
            <w:tcW w:w="3055" w:type="dxa"/>
            <w:tcBorders>
              <w:top w:val="single" w:sz="4" w:space="0" w:color="auto"/>
              <w:bottom w:val="single" w:sz="4" w:space="0" w:color="auto"/>
            </w:tcBorders>
          </w:tcPr>
          <w:p w14:paraId="279BDB8E" w14:textId="77777777" w:rsidR="00980D3B" w:rsidRDefault="00980D3B">
            <w:pPr>
              <w:pStyle w:val="HL7TableBody"/>
            </w:pPr>
            <w:r>
              <w:t>Facility ID</w:t>
            </w:r>
          </w:p>
        </w:tc>
        <w:tc>
          <w:tcPr>
            <w:tcW w:w="3743" w:type="dxa"/>
            <w:tcBorders>
              <w:top w:val="single" w:sz="4" w:space="0" w:color="auto"/>
              <w:bottom w:val="single" w:sz="4" w:space="0" w:color="auto"/>
            </w:tcBorders>
          </w:tcPr>
          <w:p w14:paraId="214298AD" w14:textId="77777777" w:rsidR="00980D3B" w:rsidRDefault="00980D3B">
            <w:pPr>
              <w:pStyle w:val="HL7TableBody"/>
            </w:pPr>
          </w:p>
        </w:tc>
      </w:tr>
      <w:tr w:rsidR="00980D3B" w14:paraId="121E7C94"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4936C1D" w14:textId="77777777" w:rsidR="00980D3B" w:rsidRDefault="00980D3B">
            <w:pPr>
              <w:pStyle w:val="HL7TableBody"/>
              <w:jc w:val="center"/>
              <w:rPr>
                <w:lang w:val="it-IT"/>
              </w:rPr>
            </w:pPr>
            <w:r>
              <w:rPr>
                <w:lang w:val="it-IT"/>
              </w:rPr>
              <w:t>GI</w:t>
            </w:r>
          </w:p>
        </w:tc>
        <w:tc>
          <w:tcPr>
            <w:tcW w:w="3055" w:type="dxa"/>
            <w:tcBorders>
              <w:top w:val="single" w:sz="4" w:space="0" w:color="auto"/>
              <w:bottom w:val="single" w:sz="4" w:space="0" w:color="auto"/>
            </w:tcBorders>
          </w:tcPr>
          <w:p w14:paraId="06A78575" w14:textId="77777777" w:rsidR="00980D3B" w:rsidRDefault="00980D3B">
            <w:pPr>
              <w:pStyle w:val="HL7TableBody"/>
              <w:rPr>
                <w:lang w:val="it-IT"/>
              </w:rPr>
            </w:pPr>
            <w:r>
              <w:rPr>
                <w:lang w:val="it-IT"/>
              </w:rPr>
              <w:t>Guarantor internal identifier</w:t>
            </w:r>
          </w:p>
        </w:tc>
        <w:tc>
          <w:tcPr>
            <w:tcW w:w="3743" w:type="dxa"/>
            <w:tcBorders>
              <w:top w:val="single" w:sz="4" w:space="0" w:color="auto"/>
              <w:bottom w:val="single" w:sz="4" w:space="0" w:color="auto"/>
            </w:tcBorders>
          </w:tcPr>
          <w:p w14:paraId="63B782B6" w14:textId="77777777" w:rsidR="00980D3B" w:rsidRDefault="00980D3B">
            <w:pPr>
              <w:pStyle w:val="HL7TableBody"/>
            </w:pPr>
            <w:r>
              <w:t>Class: Financial</w:t>
            </w:r>
          </w:p>
        </w:tc>
      </w:tr>
      <w:tr w:rsidR="00980D3B" w14:paraId="48B1FF31"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369DE1EE" w14:textId="77777777" w:rsidR="00980D3B" w:rsidRDefault="00980D3B">
            <w:pPr>
              <w:pStyle w:val="HL7TableBody"/>
              <w:jc w:val="center"/>
            </w:pPr>
            <w:r>
              <w:t>GL</w:t>
            </w:r>
          </w:p>
        </w:tc>
        <w:tc>
          <w:tcPr>
            <w:tcW w:w="3055" w:type="dxa"/>
            <w:tcBorders>
              <w:top w:val="single" w:sz="4" w:space="0" w:color="auto"/>
              <w:bottom w:val="single" w:sz="4" w:space="0" w:color="auto"/>
            </w:tcBorders>
          </w:tcPr>
          <w:p w14:paraId="61F128B9" w14:textId="77777777" w:rsidR="00980D3B" w:rsidRDefault="00980D3B">
            <w:pPr>
              <w:pStyle w:val="HL7TableBody"/>
            </w:pPr>
            <w:r>
              <w:t>General ledger number</w:t>
            </w:r>
          </w:p>
        </w:tc>
        <w:tc>
          <w:tcPr>
            <w:tcW w:w="3743" w:type="dxa"/>
            <w:tcBorders>
              <w:top w:val="single" w:sz="4" w:space="0" w:color="auto"/>
              <w:bottom w:val="single" w:sz="4" w:space="0" w:color="auto"/>
            </w:tcBorders>
          </w:tcPr>
          <w:p w14:paraId="7BB4230F" w14:textId="77777777" w:rsidR="00980D3B" w:rsidRDefault="00980D3B">
            <w:pPr>
              <w:pStyle w:val="HL7TableBody"/>
            </w:pPr>
            <w:r>
              <w:t>Class: Financial</w:t>
            </w:r>
          </w:p>
        </w:tc>
      </w:tr>
      <w:tr w:rsidR="00980D3B" w14:paraId="5B28164E"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F97E7AB" w14:textId="77777777" w:rsidR="00980D3B" w:rsidRDefault="00980D3B">
            <w:pPr>
              <w:pStyle w:val="HL7TableBody"/>
              <w:jc w:val="center"/>
            </w:pPr>
            <w:r>
              <w:lastRenderedPageBreak/>
              <w:t>GN</w:t>
            </w:r>
          </w:p>
        </w:tc>
        <w:tc>
          <w:tcPr>
            <w:tcW w:w="3055" w:type="dxa"/>
            <w:tcBorders>
              <w:top w:val="single" w:sz="4" w:space="0" w:color="auto"/>
              <w:bottom w:val="single" w:sz="4" w:space="0" w:color="auto"/>
            </w:tcBorders>
          </w:tcPr>
          <w:p w14:paraId="319F8867" w14:textId="77777777" w:rsidR="00980D3B" w:rsidRDefault="00980D3B">
            <w:pPr>
              <w:pStyle w:val="HL7TableBody"/>
              <w:rPr>
                <w:lang w:val="fr-FR"/>
              </w:rPr>
            </w:pPr>
            <w:r>
              <w:rPr>
                <w:lang w:val="fr-FR"/>
              </w:rPr>
              <w:t>Guarantor external  identifier</w:t>
            </w:r>
          </w:p>
        </w:tc>
        <w:tc>
          <w:tcPr>
            <w:tcW w:w="3743" w:type="dxa"/>
            <w:tcBorders>
              <w:top w:val="single" w:sz="4" w:space="0" w:color="auto"/>
              <w:bottom w:val="single" w:sz="4" w:space="0" w:color="auto"/>
            </w:tcBorders>
          </w:tcPr>
          <w:p w14:paraId="5040A5DE" w14:textId="77777777" w:rsidR="00980D3B" w:rsidRDefault="00980D3B">
            <w:pPr>
              <w:pStyle w:val="HL7TableBody"/>
            </w:pPr>
            <w:r>
              <w:t>Class: Financial</w:t>
            </w:r>
          </w:p>
        </w:tc>
      </w:tr>
      <w:tr w:rsidR="00980D3B" w14:paraId="6B90CD53"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BEC9451" w14:textId="77777777" w:rsidR="00980D3B" w:rsidRDefault="00980D3B">
            <w:pPr>
              <w:pStyle w:val="HL7TableBody"/>
              <w:jc w:val="center"/>
            </w:pPr>
            <w:r>
              <w:t>HC</w:t>
            </w:r>
          </w:p>
        </w:tc>
        <w:tc>
          <w:tcPr>
            <w:tcW w:w="3055" w:type="dxa"/>
            <w:tcBorders>
              <w:top w:val="single" w:sz="4" w:space="0" w:color="auto"/>
              <w:bottom w:val="single" w:sz="4" w:space="0" w:color="auto"/>
            </w:tcBorders>
          </w:tcPr>
          <w:p w14:paraId="2E02A312" w14:textId="77777777" w:rsidR="00980D3B" w:rsidRDefault="00980D3B">
            <w:pPr>
              <w:pStyle w:val="HL7TableBody"/>
            </w:pPr>
            <w:r>
              <w:t>Health Card Number</w:t>
            </w:r>
          </w:p>
        </w:tc>
        <w:tc>
          <w:tcPr>
            <w:tcW w:w="3743" w:type="dxa"/>
            <w:tcBorders>
              <w:top w:val="single" w:sz="4" w:space="0" w:color="auto"/>
              <w:bottom w:val="single" w:sz="4" w:space="0" w:color="auto"/>
            </w:tcBorders>
          </w:tcPr>
          <w:p w14:paraId="3636B37F" w14:textId="77777777" w:rsidR="00980D3B" w:rsidRDefault="00980D3B">
            <w:pPr>
              <w:pStyle w:val="HL7TableBody"/>
            </w:pPr>
          </w:p>
        </w:tc>
      </w:tr>
      <w:tr w:rsidR="00980D3B" w14:paraId="596D1C2D"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D21E037" w14:textId="77777777" w:rsidR="00980D3B" w:rsidRDefault="00980D3B">
            <w:pPr>
              <w:pStyle w:val="HL7TableBody"/>
              <w:jc w:val="center"/>
            </w:pPr>
            <w:r>
              <w:t>JHN</w:t>
            </w:r>
          </w:p>
        </w:tc>
        <w:tc>
          <w:tcPr>
            <w:tcW w:w="3055" w:type="dxa"/>
            <w:tcBorders>
              <w:top w:val="single" w:sz="4" w:space="0" w:color="auto"/>
              <w:bottom w:val="single" w:sz="4" w:space="0" w:color="auto"/>
            </w:tcBorders>
          </w:tcPr>
          <w:p w14:paraId="07A36996" w14:textId="77777777" w:rsidR="00980D3B" w:rsidRDefault="00980D3B">
            <w:pPr>
              <w:pStyle w:val="HL7TableBody"/>
            </w:pPr>
            <w:r>
              <w:t>Jurisdictional health number (Canada)</w:t>
            </w:r>
          </w:p>
        </w:tc>
        <w:tc>
          <w:tcPr>
            <w:tcW w:w="3743" w:type="dxa"/>
            <w:tcBorders>
              <w:top w:val="single" w:sz="4" w:space="0" w:color="auto"/>
              <w:bottom w:val="single" w:sz="4" w:space="0" w:color="auto"/>
            </w:tcBorders>
          </w:tcPr>
          <w:p w14:paraId="23165D89" w14:textId="77777777" w:rsidR="00980D3B" w:rsidRDefault="00980D3B">
            <w:pPr>
              <w:pStyle w:val="HL7TableBody"/>
            </w:pPr>
            <w:r>
              <w:t>Class: Insurance</w:t>
            </w:r>
          </w:p>
          <w:p w14:paraId="2C0F1388" w14:textId="77777777" w:rsidR="00980D3B" w:rsidRDefault="00980D3B">
            <w:pPr>
              <w:pStyle w:val="HL7TableBody"/>
            </w:pPr>
            <w:r>
              <w:t>2 uses: a) UK jurisdictional CHI number; b) Canadian provincial health card number:</w:t>
            </w:r>
          </w:p>
        </w:tc>
      </w:tr>
      <w:tr w:rsidR="00980D3B" w14:paraId="41B0783F"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9DEC709" w14:textId="77777777" w:rsidR="00980D3B" w:rsidRDefault="00980D3B">
            <w:pPr>
              <w:pStyle w:val="HL7TableBody"/>
              <w:jc w:val="center"/>
            </w:pPr>
            <w:r>
              <w:t>IND</w:t>
            </w:r>
          </w:p>
        </w:tc>
        <w:tc>
          <w:tcPr>
            <w:tcW w:w="3055" w:type="dxa"/>
            <w:tcBorders>
              <w:top w:val="single" w:sz="4" w:space="0" w:color="auto"/>
              <w:bottom w:val="single" w:sz="4" w:space="0" w:color="auto"/>
            </w:tcBorders>
          </w:tcPr>
          <w:p w14:paraId="02867233" w14:textId="77777777" w:rsidR="00980D3B" w:rsidRDefault="00980D3B">
            <w:pPr>
              <w:pStyle w:val="HL7TableBody"/>
            </w:pPr>
            <w:r>
              <w:t xml:space="preserve">Indigenous/Aboriginal </w:t>
            </w:r>
          </w:p>
        </w:tc>
        <w:tc>
          <w:tcPr>
            <w:tcW w:w="3743" w:type="dxa"/>
            <w:tcBorders>
              <w:top w:val="single" w:sz="4" w:space="0" w:color="auto"/>
              <w:bottom w:val="single" w:sz="4" w:space="0" w:color="auto"/>
            </w:tcBorders>
          </w:tcPr>
          <w:p w14:paraId="7AD7BE67" w14:textId="77777777" w:rsidR="00980D3B" w:rsidRDefault="00980D3B">
            <w:pPr>
              <w:pStyle w:val="HL7TableBody"/>
            </w:pPr>
            <w:r>
              <w:t>A number assigned to a member of an indigenous or aboriginal group outside of Canada.</w:t>
            </w:r>
          </w:p>
        </w:tc>
      </w:tr>
      <w:tr w:rsidR="00980D3B" w14:paraId="0BE53EE0"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A01D8FD" w14:textId="77777777" w:rsidR="00980D3B" w:rsidRDefault="00980D3B">
            <w:pPr>
              <w:pStyle w:val="HL7TableBody"/>
              <w:jc w:val="center"/>
            </w:pPr>
            <w:r>
              <w:t>LI</w:t>
            </w:r>
          </w:p>
        </w:tc>
        <w:tc>
          <w:tcPr>
            <w:tcW w:w="3055" w:type="dxa"/>
            <w:tcBorders>
              <w:top w:val="single" w:sz="4" w:space="0" w:color="auto"/>
              <w:bottom w:val="single" w:sz="4" w:space="0" w:color="auto"/>
            </w:tcBorders>
          </w:tcPr>
          <w:p w14:paraId="23EE1C0E" w14:textId="77777777" w:rsidR="00980D3B" w:rsidRDefault="00980D3B">
            <w:pPr>
              <w:pStyle w:val="HL7TableBody"/>
            </w:pPr>
            <w:r>
              <w:t>Labor and industries number</w:t>
            </w:r>
          </w:p>
        </w:tc>
        <w:tc>
          <w:tcPr>
            <w:tcW w:w="3743" w:type="dxa"/>
            <w:tcBorders>
              <w:top w:val="single" w:sz="4" w:space="0" w:color="auto"/>
              <w:bottom w:val="single" w:sz="4" w:space="0" w:color="auto"/>
            </w:tcBorders>
          </w:tcPr>
          <w:p w14:paraId="00B71D22" w14:textId="77777777" w:rsidR="00980D3B" w:rsidRDefault="00980D3B">
            <w:pPr>
              <w:pStyle w:val="HL7TableBody"/>
            </w:pPr>
          </w:p>
        </w:tc>
      </w:tr>
      <w:tr w:rsidR="00980D3B" w14:paraId="09534AD1"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4A9E094" w14:textId="77777777" w:rsidR="00980D3B" w:rsidRDefault="00980D3B">
            <w:pPr>
              <w:pStyle w:val="HL7TableBody"/>
              <w:jc w:val="center"/>
            </w:pPr>
            <w:r>
              <w:t>LN</w:t>
            </w:r>
          </w:p>
        </w:tc>
        <w:tc>
          <w:tcPr>
            <w:tcW w:w="3055" w:type="dxa"/>
            <w:tcBorders>
              <w:top w:val="single" w:sz="4" w:space="0" w:color="auto"/>
              <w:bottom w:val="single" w:sz="4" w:space="0" w:color="auto"/>
            </w:tcBorders>
          </w:tcPr>
          <w:p w14:paraId="341984DD" w14:textId="77777777" w:rsidR="00980D3B" w:rsidRDefault="00980D3B">
            <w:pPr>
              <w:pStyle w:val="HL7TableBody"/>
            </w:pPr>
            <w:r>
              <w:t>License number</w:t>
            </w:r>
          </w:p>
        </w:tc>
        <w:tc>
          <w:tcPr>
            <w:tcW w:w="3743" w:type="dxa"/>
            <w:tcBorders>
              <w:top w:val="single" w:sz="4" w:space="0" w:color="auto"/>
              <w:bottom w:val="single" w:sz="4" w:space="0" w:color="auto"/>
            </w:tcBorders>
          </w:tcPr>
          <w:p w14:paraId="520AF484" w14:textId="77777777" w:rsidR="00980D3B" w:rsidRDefault="00980D3B">
            <w:pPr>
              <w:pStyle w:val="HL7TableBody"/>
            </w:pPr>
          </w:p>
        </w:tc>
      </w:tr>
      <w:tr w:rsidR="00980D3B" w14:paraId="215D5427"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B69E5C0" w14:textId="77777777" w:rsidR="00980D3B" w:rsidRDefault="00980D3B">
            <w:pPr>
              <w:pStyle w:val="HL7TableBody"/>
              <w:jc w:val="center"/>
            </w:pPr>
            <w:r>
              <w:t>LR</w:t>
            </w:r>
          </w:p>
        </w:tc>
        <w:tc>
          <w:tcPr>
            <w:tcW w:w="3055" w:type="dxa"/>
            <w:tcBorders>
              <w:top w:val="single" w:sz="4" w:space="0" w:color="auto"/>
              <w:bottom w:val="single" w:sz="4" w:space="0" w:color="auto"/>
            </w:tcBorders>
          </w:tcPr>
          <w:p w14:paraId="089FEEF0" w14:textId="77777777" w:rsidR="00980D3B" w:rsidRDefault="00980D3B">
            <w:pPr>
              <w:pStyle w:val="HL7TableBody"/>
            </w:pPr>
            <w:r>
              <w:t>Local Registry ID</w:t>
            </w:r>
          </w:p>
        </w:tc>
        <w:tc>
          <w:tcPr>
            <w:tcW w:w="3743" w:type="dxa"/>
            <w:tcBorders>
              <w:top w:val="single" w:sz="4" w:space="0" w:color="auto"/>
              <w:bottom w:val="single" w:sz="4" w:space="0" w:color="auto"/>
            </w:tcBorders>
          </w:tcPr>
          <w:p w14:paraId="7A9E2E26" w14:textId="77777777" w:rsidR="00980D3B" w:rsidRDefault="00980D3B">
            <w:pPr>
              <w:pStyle w:val="HL7TableBody"/>
            </w:pPr>
          </w:p>
        </w:tc>
      </w:tr>
      <w:tr w:rsidR="00980D3B" w14:paraId="4DC8B607"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47228D3" w14:textId="77777777" w:rsidR="00980D3B" w:rsidRDefault="00980D3B">
            <w:pPr>
              <w:pStyle w:val="HL7TableBody"/>
              <w:jc w:val="center"/>
            </w:pPr>
            <w:r>
              <w:t>MA</w:t>
            </w:r>
          </w:p>
        </w:tc>
        <w:tc>
          <w:tcPr>
            <w:tcW w:w="3055" w:type="dxa"/>
            <w:tcBorders>
              <w:top w:val="single" w:sz="4" w:space="0" w:color="auto"/>
              <w:bottom w:val="single" w:sz="4" w:space="0" w:color="auto"/>
            </w:tcBorders>
          </w:tcPr>
          <w:p w14:paraId="7A94D328" w14:textId="77777777" w:rsidR="00980D3B" w:rsidRDefault="00980D3B">
            <w:pPr>
              <w:pStyle w:val="HL7TableBody"/>
            </w:pPr>
            <w:r>
              <w:t>Patient Medicaid number</w:t>
            </w:r>
          </w:p>
        </w:tc>
        <w:tc>
          <w:tcPr>
            <w:tcW w:w="3743" w:type="dxa"/>
            <w:tcBorders>
              <w:top w:val="single" w:sz="4" w:space="0" w:color="auto"/>
              <w:bottom w:val="single" w:sz="4" w:space="0" w:color="auto"/>
            </w:tcBorders>
          </w:tcPr>
          <w:p w14:paraId="3A75A1B0" w14:textId="77777777" w:rsidR="00980D3B" w:rsidRDefault="00980D3B">
            <w:pPr>
              <w:pStyle w:val="HL7TableBody"/>
            </w:pPr>
            <w:r>
              <w:t>Class: Insurance</w:t>
            </w:r>
          </w:p>
        </w:tc>
      </w:tr>
      <w:tr w:rsidR="00980D3B" w14:paraId="34AAB22D"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7FC0343" w14:textId="77777777" w:rsidR="00980D3B" w:rsidRDefault="00980D3B">
            <w:pPr>
              <w:pStyle w:val="HL7TableBody"/>
              <w:jc w:val="center"/>
            </w:pPr>
            <w:r>
              <w:t>MB</w:t>
            </w:r>
          </w:p>
        </w:tc>
        <w:tc>
          <w:tcPr>
            <w:tcW w:w="3055" w:type="dxa"/>
            <w:tcBorders>
              <w:top w:val="single" w:sz="4" w:space="0" w:color="auto"/>
              <w:bottom w:val="single" w:sz="4" w:space="0" w:color="auto"/>
            </w:tcBorders>
          </w:tcPr>
          <w:p w14:paraId="0A15D738" w14:textId="77777777" w:rsidR="00980D3B" w:rsidRDefault="00980D3B">
            <w:pPr>
              <w:pStyle w:val="HL7TableBody"/>
            </w:pPr>
            <w:r>
              <w:t>Member Number</w:t>
            </w:r>
          </w:p>
        </w:tc>
        <w:tc>
          <w:tcPr>
            <w:tcW w:w="3743" w:type="dxa"/>
            <w:tcBorders>
              <w:top w:val="single" w:sz="4" w:space="0" w:color="auto"/>
              <w:bottom w:val="single" w:sz="4" w:space="0" w:color="auto"/>
            </w:tcBorders>
          </w:tcPr>
          <w:p w14:paraId="02EE2377" w14:textId="77777777" w:rsidR="00980D3B" w:rsidRDefault="00980D3B">
            <w:pPr>
              <w:pStyle w:val="HL7TableBody"/>
            </w:pPr>
            <w:r>
              <w:t>An identifier for the insured of an insurance policy (this insured always has a subscriber), usually assigned by the insurance carrier.</w:t>
            </w:r>
          </w:p>
          <w:p w14:paraId="04D32E7A" w14:textId="77777777" w:rsidR="00980D3B" w:rsidRDefault="00980D3B">
            <w:pPr>
              <w:pStyle w:val="HL7TableBody"/>
            </w:pPr>
            <w:r>
              <w:rPr>
                <w:snapToGrid w:val="0"/>
              </w:rPr>
              <w:t>Use Case: Person is covered by an</w:t>
            </w:r>
            <w:r>
              <w:t xml:space="preserve"> insurance policy. This person may or may not be the subscriber of the policy.</w:t>
            </w:r>
          </w:p>
        </w:tc>
      </w:tr>
      <w:tr w:rsidR="00980D3B" w14:paraId="5FC0308D"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3822722" w14:textId="77777777" w:rsidR="00980D3B" w:rsidRDefault="00980D3B">
            <w:pPr>
              <w:pStyle w:val="HL7TableBody"/>
              <w:jc w:val="center"/>
            </w:pPr>
            <w:r>
              <w:t>MC</w:t>
            </w:r>
          </w:p>
        </w:tc>
        <w:tc>
          <w:tcPr>
            <w:tcW w:w="3055" w:type="dxa"/>
            <w:tcBorders>
              <w:top w:val="single" w:sz="4" w:space="0" w:color="auto"/>
              <w:bottom w:val="single" w:sz="4" w:space="0" w:color="auto"/>
            </w:tcBorders>
          </w:tcPr>
          <w:p w14:paraId="0323EFD3" w14:textId="77777777" w:rsidR="00980D3B" w:rsidRDefault="00980D3B">
            <w:pPr>
              <w:pStyle w:val="HL7TableBody"/>
            </w:pPr>
            <w:r>
              <w:t>Patient's Medicare number</w:t>
            </w:r>
          </w:p>
        </w:tc>
        <w:tc>
          <w:tcPr>
            <w:tcW w:w="3743" w:type="dxa"/>
            <w:tcBorders>
              <w:top w:val="single" w:sz="4" w:space="0" w:color="auto"/>
              <w:bottom w:val="single" w:sz="4" w:space="0" w:color="auto"/>
            </w:tcBorders>
          </w:tcPr>
          <w:p w14:paraId="14B430C8" w14:textId="77777777" w:rsidR="00980D3B" w:rsidRDefault="00980D3B">
            <w:pPr>
              <w:pStyle w:val="HL7TableBody"/>
            </w:pPr>
            <w:r>
              <w:t>Class: Insurance</w:t>
            </w:r>
          </w:p>
        </w:tc>
      </w:tr>
      <w:tr w:rsidR="00980D3B" w14:paraId="28532DD0"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B1379C8" w14:textId="77777777" w:rsidR="00980D3B" w:rsidRDefault="00980D3B">
            <w:pPr>
              <w:pStyle w:val="HL7TableBody"/>
              <w:jc w:val="center"/>
            </w:pPr>
            <w:r>
              <w:t>MCD</w:t>
            </w:r>
          </w:p>
        </w:tc>
        <w:tc>
          <w:tcPr>
            <w:tcW w:w="3055" w:type="dxa"/>
            <w:tcBorders>
              <w:top w:val="single" w:sz="4" w:space="0" w:color="auto"/>
              <w:bottom w:val="single" w:sz="4" w:space="0" w:color="auto"/>
            </w:tcBorders>
          </w:tcPr>
          <w:p w14:paraId="6533ED08" w14:textId="77777777" w:rsidR="00980D3B" w:rsidRDefault="00980D3B">
            <w:pPr>
              <w:pStyle w:val="HL7TableBody"/>
            </w:pPr>
            <w:r>
              <w:t>Practitioner Medicaid number</w:t>
            </w:r>
          </w:p>
        </w:tc>
        <w:tc>
          <w:tcPr>
            <w:tcW w:w="3743" w:type="dxa"/>
            <w:tcBorders>
              <w:top w:val="single" w:sz="4" w:space="0" w:color="auto"/>
              <w:bottom w:val="single" w:sz="4" w:space="0" w:color="auto"/>
            </w:tcBorders>
          </w:tcPr>
          <w:p w14:paraId="14194405" w14:textId="77777777" w:rsidR="00980D3B" w:rsidRDefault="00980D3B">
            <w:pPr>
              <w:pStyle w:val="HL7TableBody"/>
            </w:pPr>
            <w:r>
              <w:t>Class: Insurance</w:t>
            </w:r>
          </w:p>
        </w:tc>
      </w:tr>
      <w:tr w:rsidR="00980D3B" w14:paraId="588FC108"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A114EAB" w14:textId="77777777" w:rsidR="00980D3B" w:rsidRDefault="00980D3B">
            <w:pPr>
              <w:pStyle w:val="HL7TableBody"/>
              <w:jc w:val="center"/>
            </w:pPr>
            <w:r>
              <w:t>MCN</w:t>
            </w:r>
          </w:p>
        </w:tc>
        <w:tc>
          <w:tcPr>
            <w:tcW w:w="3055" w:type="dxa"/>
            <w:tcBorders>
              <w:top w:val="single" w:sz="4" w:space="0" w:color="auto"/>
              <w:bottom w:val="single" w:sz="4" w:space="0" w:color="auto"/>
            </w:tcBorders>
          </w:tcPr>
          <w:p w14:paraId="2503C240" w14:textId="77777777" w:rsidR="00980D3B" w:rsidRDefault="00980D3B">
            <w:pPr>
              <w:pStyle w:val="HL7TableBody"/>
            </w:pPr>
            <w:r>
              <w:t>Microchip Number</w:t>
            </w:r>
          </w:p>
        </w:tc>
        <w:tc>
          <w:tcPr>
            <w:tcW w:w="3743" w:type="dxa"/>
            <w:tcBorders>
              <w:top w:val="single" w:sz="4" w:space="0" w:color="auto"/>
              <w:bottom w:val="single" w:sz="4" w:space="0" w:color="auto"/>
            </w:tcBorders>
          </w:tcPr>
          <w:p w14:paraId="1C3FD9B5" w14:textId="77777777" w:rsidR="00980D3B" w:rsidRDefault="00980D3B">
            <w:pPr>
              <w:pStyle w:val="HL7TableBody"/>
            </w:pPr>
          </w:p>
        </w:tc>
      </w:tr>
      <w:tr w:rsidR="00980D3B" w14:paraId="7922DB00"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DED264D" w14:textId="77777777" w:rsidR="00980D3B" w:rsidRDefault="00980D3B">
            <w:pPr>
              <w:pStyle w:val="HL7TableBody"/>
              <w:jc w:val="center"/>
            </w:pPr>
            <w:r>
              <w:t>MCR</w:t>
            </w:r>
          </w:p>
        </w:tc>
        <w:tc>
          <w:tcPr>
            <w:tcW w:w="3055" w:type="dxa"/>
            <w:tcBorders>
              <w:top w:val="single" w:sz="4" w:space="0" w:color="auto"/>
              <w:bottom w:val="single" w:sz="4" w:space="0" w:color="auto"/>
            </w:tcBorders>
          </w:tcPr>
          <w:p w14:paraId="2DE31C02" w14:textId="77777777" w:rsidR="00980D3B" w:rsidRDefault="00980D3B">
            <w:pPr>
              <w:pStyle w:val="HL7TableBody"/>
            </w:pPr>
            <w:r>
              <w:t>Practitioner Medicare number</w:t>
            </w:r>
          </w:p>
        </w:tc>
        <w:tc>
          <w:tcPr>
            <w:tcW w:w="3743" w:type="dxa"/>
            <w:tcBorders>
              <w:top w:val="single" w:sz="4" w:space="0" w:color="auto"/>
              <w:bottom w:val="single" w:sz="4" w:space="0" w:color="auto"/>
            </w:tcBorders>
          </w:tcPr>
          <w:p w14:paraId="7CB64FDD" w14:textId="77777777" w:rsidR="00980D3B" w:rsidRDefault="00980D3B">
            <w:pPr>
              <w:pStyle w:val="HL7TableBody"/>
            </w:pPr>
            <w:r>
              <w:t>Class: Insurance</w:t>
            </w:r>
          </w:p>
        </w:tc>
      </w:tr>
      <w:tr w:rsidR="00980D3B" w14:paraId="2FAEE1DD"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93889CF" w14:textId="77777777" w:rsidR="00980D3B" w:rsidRDefault="00980D3B">
            <w:pPr>
              <w:pStyle w:val="HL7TableBody"/>
              <w:jc w:val="center"/>
            </w:pPr>
            <w:r>
              <w:t>MD</w:t>
            </w:r>
          </w:p>
        </w:tc>
        <w:tc>
          <w:tcPr>
            <w:tcW w:w="3055" w:type="dxa"/>
            <w:tcBorders>
              <w:top w:val="single" w:sz="4" w:space="0" w:color="auto"/>
              <w:bottom w:val="single" w:sz="4" w:space="0" w:color="auto"/>
            </w:tcBorders>
          </w:tcPr>
          <w:p w14:paraId="190B98F4" w14:textId="77777777" w:rsidR="00980D3B" w:rsidRDefault="00980D3B">
            <w:pPr>
              <w:pStyle w:val="HL7TableBody"/>
            </w:pPr>
            <w:r>
              <w:t>Medical License number</w:t>
            </w:r>
          </w:p>
        </w:tc>
        <w:tc>
          <w:tcPr>
            <w:tcW w:w="3743" w:type="dxa"/>
            <w:tcBorders>
              <w:top w:val="single" w:sz="4" w:space="0" w:color="auto"/>
              <w:bottom w:val="single" w:sz="4" w:space="0" w:color="auto"/>
            </w:tcBorders>
          </w:tcPr>
          <w:p w14:paraId="6CF77871" w14:textId="77777777" w:rsidR="00980D3B" w:rsidRDefault="00980D3B">
            <w:pPr>
              <w:pStyle w:val="HL7TableBody"/>
            </w:pPr>
            <w:r>
              <w:t>An identifier that is unique to a medical doctor within the jurisdiction of a licensing board.</w:t>
            </w:r>
          </w:p>
          <w:p w14:paraId="6CD482E8" w14:textId="77777777" w:rsidR="00980D3B" w:rsidRDefault="00980D3B">
            <w:pPr>
              <w:pStyle w:val="HL7TableBody"/>
            </w:pPr>
            <w:r>
              <w:t>Use Case:</w:t>
            </w:r>
            <w:r>
              <w:rPr>
                <w:snapToGrid w:val="0"/>
              </w:rPr>
              <w:t xml:space="preserve"> These license numbers are sometimes used as identifiers. In some states, the same authority issues all three identifiers, e.g., medical, osteopathic, and physician assistant licenses all issued by one state medical board. For this case, the CX data type requires distinct identifier types to accurately interpret component 1. Additionally, the distinction among these license types is critical in most health care settings (this is not to convey full licensing information, which requires a segment to support all related attributes).</w:t>
            </w:r>
          </w:p>
        </w:tc>
      </w:tr>
      <w:tr w:rsidR="00980D3B" w14:paraId="4360E72E"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31B9E32" w14:textId="77777777" w:rsidR="00980D3B" w:rsidRDefault="00980D3B">
            <w:pPr>
              <w:pStyle w:val="HL7TableBody"/>
              <w:jc w:val="center"/>
            </w:pPr>
            <w:r>
              <w:t>MI</w:t>
            </w:r>
          </w:p>
        </w:tc>
        <w:tc>
          <w:tcPr>
            <w:tcW w:w="3055" w:type="dxa"/>
            <w:tcBorders>
              <w:top w:val="single" w:sz="4" w:space="0" w:color="auto"/>
              <w:bottom w:val="single" w:sz="4" w:space="0" w:color="auto"/>
            </w:tcBorders>
          </w:tcPr>
          <w:p w14:paraId="3590C5DF" w14:textId="77777777" w:rsidR="00980D3B" w:rsidRDefault="00980D3B">
            <w:pPr>
              <w:pStyle w:val="HL7TableBody"/>
            </w:pPr>
            <w:r>
              <w:t>Military ID number</w:t>
            </w:r>
          </w:p>
        </w:tc>
        <w:tc>
          <w:tcPr>
            <w:tcW w:w="3743" w:type="dxa"/>
            <w:tcBorders>
              <w:top w:val="single" w:sz="4" w:space="0" w:color="auto"/>
              <w:bottom w:val="single" w:sz="4" w:space="0" w:color="auto"/>
            </w:tcBorders>
          </w:tcPr>
          <w:p w14:paraId="0E03D076" w14:textId="77777777" w:rsidR="00980D3B" w:rsidRDefault="00980D3B">
            <w:pPr>
              <w:pStyle w:val="HL7TableBody"/>
            </w:pPr>
            <w:r>
              <w:t>A number assigned to an individual who has had military duty, but is not currently on active duty. The number is assigned by the DOD or Veterans’ Affairs (VA).</w:t>
            </w:r>
          </w:p>
        </w:tc>
      </w:tr>
      <w:tr w:rsidR="00980D3B" w14:paraId="7F5E368F"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7919EE8" w14:textId="77777777" w:rsidR="00980D3B" w:rsidRDefault="00980D3B">
            <w:pPr>
              <w:pStyle w:val="HL7TableBody"/>
              <w:jc w:val="center"/>
            </w:pPr>
            <w:r>
              <w:t>MR</w:t>
            </w:r>
          </w:p>
        </w:tc>
        <w:tc>
          <w:tcPr>
            <w:tcW w:w="3055" w:type="dxa"/>
            <w:tcBorders>
              <w:top w:val="single" w:sz="4" w:space="0" w:color="auto"/>
              <w:bottom w:val="single" w:sz="4" w:space="0" w:color="auto"/>
            </w:tcBorders>
          </w:tcPr>
          <w:p w14:paraId="288A2A43" w14:textId="77777777" w:rsidR="00980D3B" w:rsidRDefault="00980D3B">
            <w:pPr>
              <w:pStyle w:val="HL7TableBody"/>
            </w:pPr>
            <w:r>
              <w:t>Medical record number</w:t>
            </w:r>
          </w:p>
        </w:tc>
        <w:tc>
          <w:tcPr>
            <w:tcW w:w="3743" w:type="dxa"/>
            <w:tcBorders>
              <w:top w:val="single" w:sz="4" w:space="0" w:color="auto"/>
              <w:bottom w:val="single" w:sz="4" w:space="0" w:color="auto"/>
            </w:tcBorders>
          </w:tcPr>
          <w:p w14:paraId="5784091B" w14:textId="77777777" w:rsidR="00980D3B" w:rsidRDefault="00980D3B">
            <w:pPr>
              <w:pStyle w:val="HL7TableBody"/>
            </w:pPr>
            <w:r>
              <w:t>An identifier that is unique to a patient within a set of medical records, not necessarily unique within an application.</w:t>
            </w:r>
          </w:p>
        </w:tc>
      </w:tr>
      <w:tr w:rsidR="00980D3B" w14:paraId="0C7F3704"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C5FFF6A" w14:textId="77777777" w:rsidR="00980D3B" w:rsidRDefault="00980D3B">
            <w:pPr>
              <w:pStyle w:val="HL7TableBody"/>
              <w:jc w:val="center"/>
            </w:pPr>
            <w:r>
              <w:t>MRT</w:t>
            </w:r>
          </w:p>
        </w:tc>
        <w:tc>
          <w:tcPr>
            <w:tcW w:w="3055" w:type="dxa"/>
            <w:tcBorders>
              <w:top w:val="single" w:sz="4" w:space="0" w:color="auto"/>
              <w:bottom w:val="single" w:sz="4" w:space="0" w:color="auto"/>
            </w:tcBorders>
          </w:tcPr>
          <w:p w14:paraId="69D65BE6" w14:textId="77777777" w:rsidR="00980D3B" w:rsidRDefault="00980D3B">
            <w:pPr>
              <w:pStyle w:val="HL7TableBody"/>
            </w:pPr>
            <w:r>
              <w:t>Temporary Medical Record Number</w:t>
            </w:r>
          </w:p>
        </w:tc>
        <w:tc>
          <w:tcPr>
            <w:tcW w:w="3743" w:type="dxa"/>
            <w:tcBorders>
              <w:top w:val="single" w:sz="4" w:space="0" w:color="auto"/>
              <w:bottom w:val="single" w:sz="4" w:space="0" w:color="auto"/>
            </w:tcBorders>
          </w:tcPr>
          <w:p w14:paraId="5F9070F4" w14:textId="77777777" w:rsidR="00980D3B" w:rsidRDefault="00980D3B">
            <w:pPr>
              <w:pStyle w:val="HL7TableBody"/>
            </w:pPr>
            <w:r>
              <w:t>Temporary version of a Medical Record Number</w:t>
            </w:r>
          </w:p>
          <w:p w14:paraId="434A17C8" w14:textId="77777777" w:rsidR="00980D3B" w:rsidRDefault="00980D3B">
            <w:pPr>
              <w:pStyle w:val="HL7TableBody"/>
            </w:pPr>
            <w:r>
              <w:rPr>
                <w:snapToGrid w:val="0"/>
              </w:rPr>
              <w:t>Use Case: An ancillary system that does not normally assign medical record numbers is the first time to register a patient. This ancillary system will generate a temporary medical record number that will only be used until an official medical record number is assigned.</w:t>
            </w:r>
          </w:p>
        </w:tc>
      </w:tr>
      <w:tr w:rsidR="00980D3B" w14:paraId="20A1643F"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076E4263" w14:textId="77777777" w:rsidR="00980D3B" w:rsidRDefault="00980D3B">
            <w:pPr>
              <w:pStyle w:val="HL7TableBody"/>
              <w:jc w:val="center"/>
            </w:pPr>
            <w:r>
              <w:t>MS</w:t>
            </w:r>
          </w:p>
        </w:tc>
        <w:tc>
          <w:tcPr>
            <w:tcW w:w="3055" w:type="dxa"/>
            <w:tcBorders>
              <w:top w:val="single" w:sz="4" w:space="0" w:color="auto"/>
              <w:bottom w:val="single" w:sz="4" w:space="0" w:color="auto"/>
            </w:tcBorders>
          </w:tcPr>
          <w:p w14:paraId="2BF590B4" w14:textId="77777777" w:rsidR="00980D3B" w:rsidRDefault="00980D3B">
            <w:pPr>
              <w:pStyle w:val="HL7TableBody"/>
            </w:pPr>
            <w:r>
              <w:t>MasterCard</w:t>
            </w:r>
          </w:p>
        </w:tc>
        <w:tc>
          <w:tcPr>
            <w:tcW w:w="3743" w:type="dxa"/>
            <w:tcBorders>
              <w:top w:val="single" w:sz="4" w:space="0" w:color="auto"/>
              <w:bottom w:val="single" w:sz="4" w:space="0" w:color="auto"/>
            </w:tcBorders>
          </w:tcPr>
          <w:p w14:paraId="06BD20D6" w14:textId="77777777" w:rsidR="00980D3B" w:rsidRDefault="00980D3B">
            <w:pPr>
              <w:pStyle w:val="HL7TableBody"/>
            </w:pPr>
            <w:r>
              <w:t>Deprecated and replaced by BC in v 2.5.</w:t>
            </w:r>
          </w:p>
        </w:tc>
      </w:tr>
      <w:tr w:rsidR="00980D3B" w14:paraId="6FFA6436"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A8F88B2" w14:textId="77777777" w:rsidR="00980D3B" w:rsidRDefault="00980D3B">
            <w:pPr>
              <w:pStyle w:val="HL7TableBody"/>
              <w:jc w:val="center"/>
              <w:rPr>
                <w:lang w:val="fr-FR"/>
              </w:rPr>
            </w:pPr>
            <w:r>
              <w:rPr>
                <w:lang w:val="fr-FR"/>
              </w:rPr>
              <w:t>NE</w:t>
            </w:r>
          </w:p>
        </w:tc>
        <w:tc>
          <w:tcPr>
            <w:tcW w:w="3055" w:type="dxa"/>
            <w:tcBorders>
              <w:top w:val="single" w:sz="4" w:space="0" w:color="auto"/>
              <w:bottom w:val="single" w:sz="4" w:space="0" w:color="auto"/>
            </w:tcBorders>
          </w:tcPr>
          <w:p w14:paraId="1F7BFD44" w14:textId="77777777" w:rsidR="00980D3B" w:rsidRDefault="00980D3B">
            <w:pPr>
              <w:pStyle w:val="HL7TableBody"/>
              <w:rPr>
                <w:lang w:val="fr-FR"/>
              </w:rPr>
            </w:pPr>
            <w:r>
              <w:rPr>
                <w:lang w:val="fr-FR"/>
              </w:rPr>
              <w:t>National employer identifier</w:t>
            </w:r>
          </w:p>
        </w:tc>
        <w:tc>
          <w:tcPr>
            <w:tcW w:w="3743" w:type="dxa"/>
            <w:tcBorders>
              <w:top w:val="single" w:sz="4" w:space="0" w:color="auto"/>
              <w:bottom w:val="single" w:sz="4" w:space="0" w:color="auto"/>
            </w:tcBorders>
          </w:tcPr>
          <w:p w14:paraId="72AFE30E" w14:textId="77777777" w:rsidR="00980D3B" w:rsidRDefault="00980D3B">
            <w:pPr>
              <w:pStyle w:val="HL7TableBody"/>
            </w:pPr>
            <w:r>
              <w:t>In the US, the Assigning Authority for this value is typically CMS, but it may be used by all providers and insurance companies in HIPAA related transactions.</w:t>
            </w:r>
          </w:p>
          <w:p w14:paraId="60A6899E" w14:textId="77777777" w:rsidR="00980D3B" w:rsidRDefault="00980D3B">
            <w:pPr>
              <w:pStyle w:val="HL7TableBody"/>
              <w:rPr>
                <w:color w:val="000000"/>
              </w:rPr>
            </w:pPr>
          </w:p>
        </w:tc>
      </w:tr>
      <w:tr w:rsidR="00980D3B" w14:paraId="09ABA477"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3E36872" w14:textId="77777777" w:rsidR="00980D3B" w:rsidRDefault="00980D3B">
            <w:pPr>
              <w:pStyle w:val="HL7TableBody"/>
              <w:jc w:val="center"/>
            </w:pPr>
            <w:r>
              <w:t>NH</w:t>
            </w:r>
          </w:p>
        </w:tc>
        <w:tc>
          <w:tcPr>
            <w:tcW w:w="3055" w:type="dxa"/>
            <w:tcBorders>
              <w:top w:val="single" w:sz="4" w:space="0" w:color="auto"/>
              <w:bottom w:val="single" w:sz="4" w:space="0" w:color="auto"/>
            </w:tcBorders>
          </w:tcPr>
          <w:p w14:paraId="762ACEED" w14:textId="77777777" w:rsidR="00980D3B" w:rsidRDefault="00980D3B">
            <w:pPr>
              <w:pStyle w:val="HL7TableBody"/>
            </w:pPr>
            <w:r>
              <w:t>National Health Plan Identifier</w:t>
            </w:r>
          </w:p>
        </w:tc>
        <w:tc>
          <w:tcPr>
            <w:tcW w:w="3743" w:type="dxa"/>
            <w:tcBorders>
              <w:top w:val="single" w:sz="4" w:space="0" w:color="auto"/>
              <w:bottom w:val="single" w:sz="4" w:space="0" w:color="auto"/>
            </w:tcBorders>
          </w:tcPr>
          <w:p w14:paraId="6351617E" w14:textId="77777777" w:rsidR="00980D3B" w:rsidRDefault="00980D3B">
            <w:pPr>
              <w:pStyle w:val="HL7TableBody"/>
            </w:pPr>
            <w:r>
              <w:t>Class: Insurance</w:t>
            </w:r>
          </w:p>
          <w:p w14:paraId="4416014E" w14:textId="77777777" w:rsidR="00980D3B" w:rsidRDefault="00980D3B">
            <w:pPr>
              <w:pStyle w:val="HL7TableBody"/>
            </w:pPr>
            <w:r>
              <w:t>Used for the UK NHS national identifier.</w:t>
            </w:r>
          </w:p>
          <w:p w14:paraId="1B3CE1B5" w14:textId="77777777" w:rsidR="00980D3B" w:rsidRDefault="00980D3B">
            <w:pPr>
              <w:pStyle w:val="HL7TableBody"/>
            </w:pPr>
            <w:r>
              <w:t>In the US, the Assigning Authority for this value is typically CMS, but it may be used by all providers and insurance companies in HIPAA related transactions.</w:t>
            </w:r>
          </w:p>
        </w:tc>
      </w:tr>
      <w:tr w:rsidR="00980D3B" w14:paraId="2E10605E"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8D11631" w14:textId="77777777" w:rsidR="00980D3B" w:rsidRDefault="00980D3B">
            <w:pPr>
              <w:pStyle w:val="HL7TableBody"/>
              <w:jc w:val="center"/>
              <w:rPr>
                <w:lang w:val="fr-FR"/>
              </w:rPr>
            </w:pPr>
            <w:r>
              <w:rPr>
                <w:lang w:val="fr-FR"/>
              </w:rPr>
              <w:lastRenderedPageBreak/>
              <w:t>NI</w:t>
            </w:r>
          </w:p>
        </w:tc>
        <w:tc>
          <w:tcPr>
            <w:tcW w:w="3055" w:type="dxa"/>
            <w:tcBorders>
              <w:top w:val="single" w:sz="4" w:space="0" w:color="auto"/>
              <w:bottom w:val="single" w:sz="4" w:space="0" w:color="auto"/>
            </w:tcBorders>
          </w:tcPr>
          <w:p w14:paraId="284D08AE" w14:textId="77777777" w:rsidR="00980D3B" w:rsidRDefault="00980D3B">
            <w:pPr>
              <w:pStyle w:val="HL7TableBody"/>
              <w:rPr>
                <w:lang w:val="fr-FR"/>
              </w:rPr>
            </w:pPr>
            <w:r>
              <w:rPr>
                <w:lang w:val="fr-FR"/>
              </w:rPr>
              <w:t>National unique individual identifier</w:t>
            </w:r>
          </w:p>
        </w:tc>
        <w:tc>
          <w:tcPr>
            <w:tcW w:w="3743" w:type="dxa"/>
            <w:tcBorders>
              <w:top w:val="single" w:sz="4" w:space="0" w:color="auto"/>
              <w:bottom w:val="single" w:sz="4" w:space="0" w:color="auto"/>
            </w:tcBorders>
          </w:tcPr>
          <w:p w14:paraId="2E52BB80" w14:textId="77777777" w:rsidR="00980D3B" w:rsidRDefault="00980D3B">
            <w:pPr>
              <w:pStyle w:val="HL7TableBody"/>
            </w:pPr>
            <w:r>
              <w:t>Class: Insurance</w:t>
            </w:r>
          </w:p>
          <w:p w14:paraId="36EFF17F" w14:textId="77777777" w:rsidR="00980D3B" w:rsidRDefault="00980D3B">
            <w:pPr>
              <w:pStyle w:val="HL7TableBody"/>
            </w:pPr>
            <w:r>
              <w:t>In the US, the Assigning Authority for this value is typically CMS, but it may be used by all providers and insurance companies in HIPAA related transactions.</w:t>
            </w:r>
          </w:p>
        </w:tc>
      </w:tr>
      <w:tr w:rsidR="00980D3B" w14:paraId="0D97B5E9"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54DB7B6" w14:textId="77777777" w:rsidR="00980D3B" w:rsidRDefault="00980D3B">
            <w:pPr>
              <w:pStyle w:val="HL7TableBody"/>
              <w:jc w:val="center"/>
            </w:pPr>
            <w:r>
              <w:t>NII</w:t>
            </w:r>
          </w:p>
        </w:tc>
        <w:tc>
          <w:tcPr>
            <w:tcW w:w="3055" w:type="dxa"/>
            <w:tcBorders>
              <w:top w:val="single" w:sz="4" w:space="0" w:color="auto"/>
              <w:bottom w:val="single" w:sz="4" w:space="0" w:color="auto"/>
            </w:tcBorders>
          </w:tcPr>
          <w:p w14:paraId="518D987C" w14:textId="77777777" w:rsidR="00980D3B" w:rsidRDefault="00980D3B">
            <w:pPr>
              <w:pStyle w:val="HL7TableBody"/>
            </w:pPr>
            <w:r>
              <w:t>National Insurance Organization Identifier</w:t>
            </w:r>
          </w:p>
          <w:p w14:paraId="401F9EF2" w14:textId="77777777" w:rsidR="00980D3B" w:rsidRDefault="00980D3B">
            <w:pPr>
              <w:pStyle w:val="HL7TableBody"/>
            </w:pPr>
          </w:p>
        </w:tc>
        <w:tc>
          <w:tcPr>
            <w:tcW w:w="3743" w:type="dxa"/>
            <w:tcBorders>
              <w:top w:val="single" w:sz="4" w:space="0" w:color="auto"/>
              <w:bottom w:val="single" w:sz="4" w:space="0" w:color="auto"/>
            </w:tcBorders>
          </w:tcPr>
          <w:p w14:paraId="182171D9" w14:textId="77777777" w:rsidR="00980D3B" w:rsidRDefault="00980D3B">
            <w:pPr>
              <w:pStyle w:val="HL7TableBody"/>
            </w:pPr>
            <w:r>
              <w:t>Class: Insurance</w:t>
            </w:r>
          </w:p>
          <w:p w14:paraId="561953B1" w14:textId="77777777" w:rsidR="00980D3B" w:rsidRDefault="00980D3B">
            <w:pPr>
              <w:pStyle w:val="HL7TableBody"/>
            </w:pPr>
            <w:r>
              <w:t>In Germany a national identifier for an insurance company. It is printed on the insurance card (health card). It is not to be confused with the health card number itself.</w:t>
            </w:r>
          </w:p>
          <w:p w14:paraId="24ACA08B" w14:textId="77777777" w:rsidR="00980D3B" w:rsidRDefault="00980D3B">
            <w:pPr>
              <w:pStyle w:val="HL7TableBody"/>
              <w:rPr>
                <w:lang w:val="de-DE"/>
              </w:rPr>
            </w:pPr>
            <w:r>
              <w:rPr>
                <w:lang w:val="de-DE"/>
              </w:rPr>
              <w:t>Krankenkassen-ID der KV-Karte</w:t>
            </w:r>
          </w:p>
        </w:tc>
      </w:tr>
      <w:tr w:rsidR="00980D3B" w14:paraId="3035766B"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02A7514" w14:textId="77777777" w:rsidR="00980D3B" w:rsidRDefault="00980D3B">
            <w:pPr>
              <w:pStyle w:val="HL7TableBody"/>
              <w:jc w:val="center"/>
            </w:pPr>
            <w:r>
              <w:t>NIIP</w:t>
            </w:r>
          </w:p>
        </w:tc>
        <w:tc>
          <w:tcPr>
            <w:tcW w:w="3055" w:type="dxa"/>
            <w:tcBorders>
              <w:top w:val="single" w:sz="4" w:space="0" w:color="auto"/>
              <w:bottom w:val="single" w:sz="4" w:space="0" w:color="auto"/>
            </w:tcBorders>
          </w:tcPr>
          <w:p w14:paraId="47DA340A" w14:textId="77777777" w:rsidR="00980D3B" w:rsidRDefault="00980D3B">
            <w:pPr>
              <w:pStyle w:val="HL7TableBody"/>
            </w:pPr>
            <w:r>
              <w:t>National Insurance Payor Identifier (Payor)</w:t>
            </w:r>
          </w:p>
          <w:p w14:paraId="190B512E" w14:textId="77777777" w:rsidR="00980D3B" w:rsidRDefault="00980D3B">
            <w:pPr>
              <w:pStyle w:val="HL7TableBody"/>
            </w:pPr>
          </w:p>
        </w:tc>
        <w:tc>
          <w:tcPr>
            <w:tcW w:w="3743" w:type="dxa"/>
            <w:tcBorders>
              <w:top w:val="single" w:sz="4" w:space="0" w:color="auto"/>
              <w:bottom w:val="single" w:sz="4" w:space="0" w:color="auto"/>
            </w:tcBorders>
          </w:tcPr>
          <w:p w14:paraId="62361A9D" w14:textId="77777777" w:rsidR="00980D3B" w:rsidRDefault="00980D3B">
            <w:pPr>
              <w:pStyle w:val="HL7TableBody"/>
            </w:pPr>
            <w:r>
              <w:t>Class: Insurance</w:t>
            </w:r>
          </w:p>
          <w:p w14:paraId="50A7EF1F" w14:textId="77777777" w:rsidR="00980D3B" w:rsidRDefault="00980D3B">
            <w:pPr>
              <w:pStyle w:val="HL7TableBody"/>
            </w:pPr>
            <w:r>
              <w:t>In Germany the insurance identifier addressed as the payor.</w:t>
            </w:r>
          </w:p>
          <w:p w14:paraId="558D5C4A" w14:textId="77777777" w:rsidR="00980D3B" w:rsidRDefault="00980D3B">
            <w:pPr>
              <w:pStyle w:val="HL7TableBody"/>
              <w:rPr>
                <w:lang w:val="de-DE"/>
              </w:rPr>
            </w:pPr>
            <w:r>
              <w:rPr>
                <w:lang w:val="de-DE"/>
              </w:rPr>
              <w:t>Krankenkassen-ID des Rechnungsempfängers</w:t>
            </w:r>
          </w:p>
          <w:p w14:paraId="2B1A6F88" w14:textId="77777777" w:rsidR="00980D3B" w:rsidRDefault="00980D3B">
            <w:pPr>
              <w:pStyle w:val="HL7TableBody"/>
            </w:pPr>
            <w:r>
              <w:t>Use case: a subdivision issues the card with their identifier, but the main division is going to pay the invoices.</w:t>
            </w:r>
          </w:p>
        </w:tc>
      </w:tr>
      <w:tr w:rsidR="00980D3B" w14:paraId="1BDD41CB"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0E0CC1B0" w14:textId="77777777" w:rsidR="00980D3B" w:rsidRDefault="00980D3B">
            <w:pPr>
              <w:pStyle w:val="HL7TableBody"/>
              <w:jc w:val="center"/>
            </w:pPr>
            <w:r>
              <w:t>NNxxx</w:t>
            </w:r>
          </w:p>
        </w:tc>
        <w:tc>
          <w:tcPr>
            <w:tcW w:w="3055" w:type="dxa"/>
            <w:tcBorders>
              <w:top w:val="single" w:sz="4" w:space="0" w:color="auto"/>
              <w:bottom w:val="single" w:sz="4" w:space="0" w:color="auto"/>
            </w:tcBorders>
          </w:tcPr>
          <w:p w14:paraId="1A6F361C" w14:textId="77777777" w:rsidR="00980D3B" w:rsidRDefault="00980D3B">
            <w:pPr>
              <w:pStyle w:val="HL7TableBody"/>
            </w:pPr>
            <w:r>
              <w:t>National Person Identifier where the xxx is the ISO table 3166 3-character (alph</w:t>
            </w:r>
            <w:r>
              <w:t>a</w:t>
            </w:r>
            <w:r>
              <w:t>betic) country code</w:t>
            </w:r>
          </w:p>
        </w:tc>
        <w:tc>
          <w:tcPr>
            <w:tcW w:w="3743" w:type="dxa"/>
            <w:tcBorders>
              <w:top w:val="single" w:sz="4" w:space="0" w:color="auto"/>
              <w:bottom w:val="single" w:sz="4" w:space="0" w:color="auto"/>
            </w:tcBorders>
          </w:tcPr>
          <w:p w14:paraId="377B9A5A" w14:textId="77777777" w:rsidR="00980D3B" w:rsidRDefault="00980D3B">
            <w:pPr>
              <w:pStyle w:val="HL7TableBody"/>
            </w:pPr>
          </w:p>
        </w:tc>
      </w:tr>
      <w:tr w:rsidR="00980D3B" w14:paraId="413FEE56"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231CD15" w14:textId="77777777" w:rsidR="00980D3B" w:rsidRDefault="00980D3B">
            <w:pPr>
              <w:pStyle w:val="HL7TableBody"/>
              <w:jc w:val="center"/>
            </w:pPr>
            <w:r>
              <w:t>NP</w:t>
            </w:r>
          </w:p>
        </w:tc>
        <w:tc>
          <w:tcPr>
            <w:tcW w:w="3055" w:type="dxa"/>
            <w:tcBorders>
              <w:top w:val="single" w:sz="4" w:space="0" w:color="auto"/>
              <w:bottom w:val="single" w:sz="4" w:space="0" w:color="auto"/>
            </w:tcBorders>
          </w:tcPr>
          <w:p w14:paraId="1B956B48" w14:textId="77777777" w:rsidR="00980D3B" w:rsidRDefault="00980D3B">
            <w:pPr>
              <w:pStyle w:val="HL7TableBody"/>
            </w:pPr>
            <w:r>
              <w:t>Nurse practitioner number</w:t>
            </w:r>
          </w:p>
        </w:tc>
        <w:tc>
          <w:tcPr>
            <w:tcW w:w="3743" w:type="dxa"/>
            <w:tcBorders>
              <w:top w:val="single" w:sz="4" w:space="0" w:color="auto"/>
              <w:bottom w:val="single" w:sz="4" w:space="0" w:color="auto"/>
            </w:tcBorders>
          </w:tcPr>
          <w:p w14:paraId="4E417C07" w14:textId="77777777" w:rsidR="00980D3B" w:rsidRDefault="00980D3B">
            <w:pPr>
              <w:pStyle w:val="HL7TableBody"/>
            </w:pPr>
            <w:r>
              <w:t>An identifier that is unique to a nurse practitioner within the jurisdiction of a certifying board.</w:t>
            </w:r>
          </w:p>
        </w:tc>
      </w:tr>
      <w:tr w:rsidR="00980D3B" w14:paraId="169934C9"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CA73242" w14:textId="77777777" w:rsidR="00980D3B" w:rsidRDefault="00980D3B">
            <w:pPr>
              <w:pStyle w:val="HL7TableBody"/>
              <w:jc w:val="center"/>
            </w:pPr>
            <w:r>
              <w:t>NPI</w:t>
            </w:r>
          </w:p>
        </w:tc>
        <w:tc>
          <w:tcPr>
            <w:tcW w:w="3055" w:type="dxa"/>
            <w:tcBorders>
              <w:top w:val="single" w:sz="4" w:space="0" w:color="auto"/>
              <w:bottom w:val="single" w:sz="4" w:space="0" w:color="auto"/>
            </w:tcBorders>
          </w:tcPr>
          <w:p w14:paraId="453FDFB9" w14:textId="77777777" w:rsidR="00980D3B" w:rsidRDefault="00980D3B">
            <w:pPr>
              <w:pStyle w:val="HL7TableBody"/>
            </w:pPr>
            <w:r>
              <w:t>National provider identifier</w:t>
            </w:r>
          </w:p>
        </w:tc>
        <w:tc>
          <w:tcPr>
            <w:tcW w:w="3743" w:type="dxa"/>
            <w:tcBorders>
              <w:top w:val="single" w:sz="4" w:space="0" w:color="auto"/>
              <w:bottom w:val="single" w:sz="4" w:space="0" w:color="auto"/>
            </w:tcBorders>
          </w:tcPr>
          <w:p w14:paraId="3E769C91" w14:textId="77777777" w:rsidR="00980D3B" w:rsidRDefault="00980D3B">
            <w:pPr>
              <w:pStyle w:val="HL7TableBody"/>
            </w:pPr>
            <w:r>
              <w:t>Class: Insurance</w:t>
            </w:r>
          </w:p>
          <w:p w14:paraId="676130C7" w14:textId="77777777" w:rsidR="00980D3B" w:rsidRDefault="00980D3B">
            <w:pPr>
              <w:pStyle w:val="HL7TableBody"/>
            </w:pPr>
            <w:r>
              <w:t>In the US, the Assigning Authority for this value is typically CMS, but it may be used by all providers and insurance companies in HIPAA related transactions.</w:t>
            </w:r>
          </w:p>
        </w:tc>
      </w:tr>
      <w:tr w:rsidR="00980D3B" w14:paraId="779ABCED"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0E8ACB7B" w14:textId="77777777" w:rsidR="00980D3B" w:rsidRDefault="00980D3B">
            <w:pPr>
              <w:pStyle w:val="HL7TableBody"/>
              <w:jc w:val="center"/>
            </w:pPr>
            <w:r>
              <w:t>OD</w:t>
            </w:r>
          </w:p>
        </w:tc>
        <w:tc>
          <w:tcPr>
            <w:tcW w:w="3055" w:type="dxa"/>
            <w:tcBorders>
              <w:top w:val="single" w:sz="4" w:space="0" w:color="auto"/>
              <w:bottom w:val="single" w:sz="4" w:space="0" w:color="auto"/>
            </w:tcBorders>
          </w:tcPr>
          <w:p w14:paraId="7DACD398" w14:textId="77777777" w:rsidR="00980D3B" w:rsidRDefault="00980D3B">
            <w:pPr>
              <w:pStyle w:val="HL7TableBody"/>
            </w:pPr>
            <w:r>
              <w:t>Optometrist license number</w:t>
            </w:r>
          </w:p>
        </w:tc>
        <w:tc>
          <w:tcPr>
            <w:tcW w:w="3743" w:type="dxa"/>
            <w:tcBorders>
              <w:top w:val="single" w:sz="4" w:space="0" w:color="auto"/>
              <w:bottom w:val="single" w:sz="4" w:space="0" w:color="auto"/>
            </w:tcBorders>
          </w:tcPr>
          <w:p w14:paraId="6A3E6AF9" w14:textId="77777777" w:rsidR="00980D3B" w:rsidRDefault="00980D3B">
            <w:pPr>
              <w:pStyle w:val="HL7TableBody"/>
            </w:pPr>
            <w:r>
              <w:t>A number that is unique to an individual optometrist within the jurisdiction of the licensing board.</w:t>
            </w:r>
          </w:p>
        </w:tc>
      </w:tr>
      <w:tr w:rsidR="00980D3B" w14:paraId="0FE850AA"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064ED493" w14:textId="77777777" w:rsidR="00980D3B" w:rsidRDefault="00980D3B">
            <w:pPr>
              <w:pStyle w:val="HL7TableBody"/>
              <w:jc w:val="center"/>
            </w:pPr>
            <w:r>
              <w:t>PA</w:t>
            </w:r>
          </w:p>
        </w:tc>
        <w:tc>
          <w:tcPr>
            <w:tcW w:w="3055" w:type="dxa"/>
            <w:tcBorders>
              <w:top w:val="single" w:sz="4" w:space="0" w:color="auto"/>
              <w:bottom w:val="single" w:sz="4" w:space="0" w:color="auto"/>
            </w:tcBorders>
          </w:tcPr>
          <w:p w14:paraId="193DC447" w14:textId="77777777" w:rsidR="00980D3B" w:rsidRDefault="00980D3B">
            <w:pPr>
              <w:pStyle w:val="HL7TableBody"/>
            </w:pPr>
            <w:r>
              <w:t>Physician Assistant number</w:t>
            </w:r>
          </w:p>
        </w:tc>
        <w:tc>
          <w:tcPr>
            <w:tcW w:w="3743" w:type="dxa"/>
            <w:tcBorders>
              <w:top w:val="single" w:sz="4" w:space="0" w:color="auto"/>
              <w:bottom w:val="single" w:sz="4" w:space="0" w:color="auto"/>
            </w:tcBorders>
          </w:tcPr>
          <w:p w14:paraId="719F8619" w14:textId="77777777" w:rsidR="00980D3B" w:rsidRDefault="00980D3B">
            <w:pPr>
              <w:pStyle w:val="HL7TableBody"/>
            </w:pPr>
            <w:r>
              <w:t>An identifier that is unique to a physician assistant within the jurisdiction of a licensing board</w:t>
            </w:r>
          </w:p>
        </w:tc>
      </w:tr>
      <w:tr w:rsidR="00980D3B" w14:paraId="65F8D78A"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E6B4CAB" w14:textId="77777777" w:rsidR="00980D3B" w:rsidRDefault="00980D3B">
            <w:pPr>
              <w:pStyle w:val="HL7TableBody"/>
              <w:jc w:val="center"/>
            </w:pPr>
            <w:r>
              <w:t>PCN</w:t>
            </w:r>
          </w:p>
        </w:tc>
        <w:tc>
          <w:tcPr>
            <w:tcW w:w="3055" w:type="dxa"/>
            <w:tcBorders>
              <w:top w:val="single" w:sz="4" w:space="0" w:color="auto"/>
              <w:bottom w:val="single" w:sz="4" w:space="0" w:color="auto"/>
            </w:tcBorders>
          </w:tcPr>
          <w:p w14:paraId="55691DD4" w14:textId="77777777" w:rsidR="00980D3B" w:rsidRDefault="00980D3B">
            <w:pPr>
              <w:pStyle w:val="HL7TableBody"/>
            </w:pPr>
            <w:r>
              <w:t>Penitentiary/correctional institution Number</w:t>
            </w:r>
          </w:p>
        </w:tc>
        <w:tc>
          <w:tcPr>
            <w:tcW w:w="3743" w:type="dxa"/>
            <w:tcBorders>
              <w:top w:val="single" w:sz="4" w:space="0" w:color="auto"/>
              <w:bottom w:val="single" w:sz="4" w:space="0" w:color="auto"/>
            </w:tcBorders>
          </w:tcPr>
          <w:p w14:paraId="3CAA2276" w14:textId="77777777" w:rsidR="00980D3B" w:rsidRDefault="00980D3B">
            <w:pPr>
              <w:pStyle w:val="HL7TableBody"/>
            </w:pPr>
            <w:r>
              <w:t>A number assigned to individual who is incarcerated.</w:t>
            </w:r>
          </w:p>
        </w:tc>
      </w:tr>
      <w:tr w:rsidR="00980D3B" w14:paraId="513EDD7C"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671BEB3" w14:textId="77777777" w:rsidR="00980D3B" w:rsidRDefault="00980D3B">
            <w:pPr>
              <w:pStyle w:val="HL7TableBody"/>
              <w:jc w:val="center"/>
            </w:pPr>
            <w:r>
              <w:t>PE</w:t>
            </w:r>
          </w:p>
        </w:tc>
        <w:tc>
          <w:tcPr>
            <w:tcW w:w="3055" w:type="dxa"/>
            <w:tcBorders>
              <w:top w:val="single" w:sz="4" w:space="0" w:color="auto"/>
              <w:bottom w:val="single" w:sz="4" w:space="0" w:color="auto"/>
            </w:tcBorders>
          </w:tcPr>
          <w:p w14:paraId="24AD8C48" w14:textId="77777777" w:rsidR="00980D3B" w:rsidRDefault="00980D3B">
            <w:pPr>
              <w:pStyle w:val="HL7TableBody"/>
            </w:pPr>
            <w:r>
              <w:t>Living Subject Enterprise Number</w:t>
            </w:r>
          </w:p>
        </w:tc>
        <w:tc>
          <w:tcPr>
            <w:tcW w:w="3743" w:type="dxa"/>
            <w:tcBorders>
              <w:top w:val="single" w:sz="4" w:space="0" w:color="auto"/>
              <w:bottom w:val="single" w:sz="4" w:space="0" w:color="auto"/>
            </w:tcBorders>
          </w:tcPr>
          <w:p w14:paraId="30EB62ED" w14:textId="77777777" w:rsidR="00980D3B" w:rsidRDefault="00980D3B">
            <w:pPr>
              <w:pStyle w:val="HL7TableBody"/>
            </w:pPr>
            <w:r>
              <w:t>An identifier that is unique to a living subject within an enterprise (as identified by the Assigning Authority).</w:t>
            </w:r>
          </w:p>
        </w:tc>
      </w:tr>
      <w:tr w:rsidR="00980D3B" w14:paraId="1CB55062"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3C3D182" w14:textId="77777777" w:rsidR="00980D3B" w:rsidRDefault="00980D3B">
            <w:pPr>
              <w:pStyle w:val="HL7TableBody"/>
              <w:jc w:val="center"/>
              <w:rPr>
                <w:lang w:val="fr-FR"/>
              </w:rPr>
            </w:pPr>
            <w:r>
              <w:rPr>
                <w:lang w:val="fr-FR"/>
              </w:rPr>
              <w:t>PEN</w:t>
            </w:r>
          </w:p>
        </w:tc>
        <w:tc>
          <w:tcPr>
            <w:tcW w:w="3055" w:type="dxa"/>
            <w:tcBorders>
              <w:top w:val="single" w:sz="4" w:space="0" w:color="auto"/>
              <w:bottom w:val="single" w:sz="4" w:space="0" w:color="auto"/>
            </w:tcBorders>
          </w:tcPr>
          <w:p w14:paraId="3A4964E8" w14:textId="77777777" w:rsidR="00980D3B" w:rsidRDefault="00980D3B">
            <w:pPr>
              <w:pStyle w:val="HL7TableBody"/>
              <w:rPr>
                <w:lang w:val="fr-FR"/>
              </w:rPr>
            </w:pPr>
            <w:r>
              <w:rPr>
                <w:lang w:val="fr-FR"/>
              </w:rPr>
              <w:t>Pension Number</w:t>
            </w:r>
          </w:p>
        </w:tc>
        <w:tc>
          <w:tcPr>
            <w:tcW w:w="3743" w:type="dxa"/>
            <w:tcBorders>
              <w:top w:val="single" w:sz="4" w:space="0" w:color="auto"/>
              <w:bottom w:val="single" w:sz="4" w:space="0" w:color="auto"/>
            </w:tcBorders>
          </w:tcPr>
          <w:p w14:paraId="2CB0FBB6" w14:textId="77777777" w:rsidR="00980D3B" w:rsidRDefault="00980D3B">
            <w:pPr>
              <w:pStyle w:val="HL7TableBody"/>
              <w:rPr>
                <w:lang w:val="fr-FR"/>
              </w:rPr>
            </w:pPr>
          </w:p>
        </w:tc>
      </w:tr>
      <w:tr w:rsidR="00980D3B" w14:paraId="522E53BA"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2D97C37" w14:textId="77777777" w:rsidR="00980D3B" w:rsidRDefault="00980D3B">
            <w:pPr>
              <w:pStyle w:val="HL7TableBody"/>
              <w:jc w:val="center"/>
              <w:rPr>
                <w:lang w:val="fr-FR"/>
              </w:rPr>
            </w:pPr>
            <w:r>
              <w:rPr>
                <w:lang w:val="fr-FR"/>
              </w:rPr>
              <w:t>PI</w:t>
            </w:r>
          </w:p>
        </w:tc>
        <w:tc>
          <w:tcPr>
            <w:tcW w:w="3055" w:type="dxa"/>
            <w:tcBorders>
              <w:top w:val="single" w:sz="4" w:space="0" w:color="auto"/>
              <w:bottom w:val="single" w:sz="4" w:space="0" w:color="auto"/>
            </w:tcBorders>
          </w:tcPr>
          <w:p w14:paraId="1C7F482A" w14:textId="77777777" w:rsidR="00980D3B" w:rsidRDefault="00980D3B">
            <w:pPr>
              <w:pStyle w:val="HL7TableBody"/>
              <w:rPr>
                <w:lang w:val="fr-FR"/>
              </w:rPr>
            </w:pPr>
            <w:r>
              <w:rPr>
                <w:lang w:val="fr-FR"/>
              </w:rPr>
              <w:t>Patient internal identifier</w:t>
            </w:r>
          </w:p>
        </w:tc>
        <w:tc>
          <w:tcPr>
            <w:tcW w:w="3743" w:type="dxa"/>
            <w:tcBorders>
              <w:top w:val="single" w:sz="4" w:space="0" w:color="auto"/>
              <w:bottom w:val="single" w:sz="4" w:space="0" w:color="auto"/>
            </w:tcBorders>
          </w:tcPr>
          <w:p w14:paraId="5A00223D" w14:textId="77777777" w:rsidR="00980D3B" w:rsidRDefault="00980D3B">
            <w:pPr>
              <w:pStyle w:val="HL7TableBody"/>
            </w:pPr>
            <w:r>
              <w:t>A number that is unique to a patient within an Assigning Authority.</w:t>
            </w:r>
          </w:p>
        </w:tc>
      </w:tr>
      <w:tr w:rsidR="00980D3B" w14:paraId="63C232AA"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64EF10B" w14:textId="77777777" w:rsidR="00980D3B" w:rsidRDefault="00980D3B">
            <w:pPr>
              <w:pStyle w:val="HL7TableBody"/>
              <w:jc w:val="center"/>
            </w:pPr>
            <w:r>
              <w:t>PN</w:t>
            </w:r>
          </w:p>
        </w:tc>
        <w:tc>
          <w:tcPr>
            <w:tcW w:w="3055" w:type="dxa"/>
            <w:tcBorders>
              <w:top w:val="single" w:sz="4" w:space="0" w:color="auto"/>
              <w:bottom w:val="single" w:sz="4" w:space="0" w:color="auto"/>
            </w:tcBorders>
          </w:tcPr>
          <w:p w14:paraId="2D82111C" w14:textId="77777777" w:rsidR="00980D3B" w:rsidRDefault="00980D3B">
            <w:pPr>
              <w:pStyle w:val="HL7TableBody"/>
            </w:pPr>
            <w:r>
              <w:t>Person number</w:t>
            </w:r>
          </w:p>
        </w:tc>
        <w:tc>
          <w:tcPr>
            <w:tcW w:w="3743" w:type="dxa"/>
            <w:tcBorders>
              <w:top w:val="single" w:sz="4" w:space="0" w:color="auto"/>
              <w:bottom w:val="single" w:sz="4" w:space="0" w:color="auto"/>
            </w:tcBorders>
          </w:tcPr>
          <w:p w14:paraId="71D7180A" w14:textId="77777777" w:rsidR="00980D3B" w:rsidRDefault="00980D3B">
            <w:pPr>
              <w:pStyle w:val="HL7TableBody"/>
            </w:pPr>
            <w:r>
              <w:t>A number that is unique to a living subject within an Assigning Authority.</w:t>
            </w:r>
          </w:p>
        </w:tc>
      </w:tr>
      <w:tr w:rsidR="00980D3B" w14:paraId="6959925A"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C1E877D" w14:textId="77777777" w:rsidR="00980D3B" w:rsidRDefault="00980D3B">
            <w:pPr>
              <w:pStyle w:val="HL7TableBody"/>
              <w:jc w:val="center"/>
            </w:pPr>
            <w:r>
              <w:t>PNT</w:t>
            </w:r>
          </w:p>
        </w:tc>
        <w:tc>
          <w:tcPr>
            <w:tcW w:w="3055" w:type="dxa"/>
            <w:tcBorders>
              <w:top w:val="single" w:sz="4" w:space="0" w:color="auto"/>
              <w:bottom w:val="single" w:sz="4" w:space="0" w:color="auto"/>
            </w:tcBorders>
          </w:tcPr>
          <w:p w14:paraId="2A40972F" w14:textId="77777777" w:rsidR="00980D3B" w:rsidRDefault="00980D3B">
            <w:pPr>
              <w:pStyle w:val="HL7TableBody"/>
            </w:pPr>
            <w:r>
              <w:t>Temporary Living Subject Number</w:t>
            </w:r>
          </w:p>
        </w:tc>
        <w:tc>
          <w:tcPr>
            <w:tcW w:w="3743" w:type="dxa"/>
            <w:tcBorders>
              <w:top w:val="single" w:sz="4" w:space="0" w:color="auto"/>
              <w:bottom w:val="single" w:sz="4" w:space="0" w:color="auto"/>
            </w:tcBorders>
          </w:tcPr>
          <w:p w14:paraId="0AF4B893" w14:textId="77777777" w:rsidR="00980D3B" w:rsidRDefault="00980D3B">
            <w:pPr>
              <w:pStyle w:val="HL7TableBody"/>
            </w:pPr>
            <w:r>
              <w:t>Temporary version of a Lining Subject Number.</w:t>
            </w:r>
          </w:p>
        </w:tc>
      </w:tr>
      <w:tr w:rsidR="00980D3B" w14:paraId="62C7DBCE"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C507451" w14:textId="77777777" w:rsidR="00980D3B" w:rsidRDefault="00980D3B">
            <w:pPr>
              <w:pStyle w:val="HL7TableBody"/>
              <w:jc w:val="center"/>
            </w:pPr>
            <w:r>
              <w:t>PPN</w:t>
            </w:r>
          </w:p>
        </w:tc>
        <w:tc>
          <w:tcPr>
            <w:tcW w:w="3055" w:type="dxa"/>
            <w:tcBorders>
              <w:top w:val="single" w:sz="4" w:space="0" w:color="auto"/>
              <w:bottom w:val="single" w:sz="4" w:space="0" w:color="auto"/>
            </w:tcBorders>
          </w:tcPr>
          <w:p w14:paraId="258B174D" w14:textId="77777777" w:rsidR="00980D3B" w:rsidRDefault="00980D3B">
            <w:pPr>
              <w:pStyle w:val="HL7TableBody"/>
            </w:pPr>
            <w:r>
              <w:t>Passport number</w:t>
            </w:r>
          </w:p>
        </w:tc>
        <w:tc>
          <w:tcPr>
            <w:tcW w:w="3743" w:type="dxa"/>
            <w:tcBorders>
              <w:top w:val="single" w:sz="4" w:space="0" w:color="auto"/>
              <w:bottom w:val="single" w:sz="4" w:space="0" w:color="auto"/>
            </w:tcBorders>
          </w:tcPr>
          <w:p w14:paraId="6409B093" w14:textId="77777777" w:rsidR="00980D3B" w:rsidRDefault="00980D3B">
            <w:pPr>
              <w:pStyle w:val="HL7TableBody"/>
            </w:pPr>
            <w:r>
              <w:t>A unique number assigned to the document affirming that a person is a citizen of the country. In the US this number is issued only by the State Department.</w:t>
            </w:r>
          </w:p>
        </w:tc>
      </w:tr>
      <w:tr w:rsidR="00980D3B" w14:paraId="67FCB36B"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84856F6" w14:textId="77777777" w:rsidR="00980D3B" w:rsidRDefault="00980D3B">
            <w:pPr>
              <w:pStyle w:val="HL7TableBody"/>
              <w:jc w:val="center"/>
            </w:pPr>
            <w:r>
              <w:t>PRC</w:t>
            </w:r>
          </w:p>
        </w:tc>
        <w:tc>
          <w:tcPr>
            <w:tcW w:w="3055" w:type="dxa"/>
            <w:tcBorders>
              <w:top w:val="single" w:sz="4" w:space="0" w:color="auto"/>
              <w:bottom w:val="single" w:sz="4" w:space="0" w:color="auto"/>
            </w:tcBorders>
          </w:tcPr>
          <w:p w14:paraId="7A3CEF22" w14:textId="77777777" w:rsidR="00980D3B" w:rsidRDefault="00980D3B">
            <w:pPr>
              <w:pStyle w:val="HL7TableBody"/>
            </w:pPr>
            <w:r>
              <w:t>Permanent Resident Card Number</w:t>
            </w:r>
          </w:p>
        </w:tc>
        <w:tc>
          <w:tcPr>
            <w:tcW w:w="3743" w:type="dxa"/>
            <w:tcBorders>
              <w:top w:val="single" w:sz="4" w:space="0" w:color="auto"/>
              <w:bottom w:val="single" w:sz="4" w:space="0" w:color="auto"/>
            </w:tcBorders>
          </w:tcPr>
          <w:p w14:paraId="0EAEEE68" w14:textId="77777777" w:rsidR="00980D3B" w:rsidRDefault="00980D3B">
            <w:pPr>
              <w:pStyle w:val="HL7TableBody"/>
            </w:pPr>
          </w:p>
        </w:tc>
      </w:tr>
      <w:tr w:rsidR="00980D3B" w14:paraId="508C3D62"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47BED14" w14:textId="77777777" w:rsidR="00980D3B" w:rsidRDefault="00980D3B">
            <w:pPr>
              <w:pStyle w:val="HL7TableBody"/>
              <w:jc w:val="center"/>
            </w:pPr>
            <w:r>
              <w:t>PRN</w:t>
            </w:r>
          </w:p>
        </w:tc>
        <w:tc>
          <w:tcPr>
            <w:tcW w:w="3055" w:type="dxa"/>
            <w:tcBorders>
              <w:top w:val="single" w:sz="4" w:space="0" w:color="auto"/>
              <w:bottom w:val="single" w:sz="4" w:space="0" w:color="auto"/>
            </w:tcBorders>
          </w:tcPr>
          <w:p w14:paraId="014316F9" w14:textId="77777777" w:rsidR="00980D3B" w:rsidRDefault="00980D3B">
            <w:pPr>
              <w:pStyle w:val="HL7TableBody"/>
            </w:pPr>
            <w:r>
              <w:t>Provider number</w:t>
            </w:r>
          </w:p>
        </w:tc>
        <w:tc>
          <w:tcPr>
            <w:tcW w:w="3743" w:type="dxa"/>
            <w:tcBorders>
              <w:top w:val="single" w:sz="4" w:space="0" w:color="auto"/>
              <w:bottom w:val="single" w:sz="4" w:space="0" w:color="auto"/>
            </w:tcBorders>
          </w:tcPr>
          <w:p w14:paraId="05D507DB" w14:textId="77777777" w:rsidR="00980D3B" w:rsidRDefault="00980D3B">
            <w:pPr>
              <w:pStyle w:val="HL7TableBody"/>
            </w:pPr>
            <w:r>
              <w:t>A number that is unique to an individual provider, a provider group or an organization within an Assigning Authority.</w:t>
            </w:r>
          </w:p>
          <w:p w14:paraId="589B1548" w14:textId="77777777" w:rsidR="00980D3B" w:rsidRDefault="00980D3B">
            <w:pPr>
              <w:pStyle w:val="HL7TableBody"/>
            </w:pPr>
            <w:r>
              <w:rPr>
                <w:snapToGrid w:val="0"/>
              </w:rPr>
              <w:t>Use case: This allows PRN to represent either an individual (a nurse) or a group/organization (orthopedic surgery team).</w:t>
            </w:r>
          </w:p>
        </w:tc>
      </w:tr>
      <w:tr w:rsidR="00980D3B" w14:paraId="11D3A389"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F1BCB78" w14:textId="77777777" w:rsidR="00980D3B" w:rsidRDefault="00980D3B">
            <w:pPr>
              <w:pStyle w:val="HL7TableBody"/>
              <w:jc w:val="center"/>
              <w:rPr>
                <w:lang w:val="fr-FR"/>
              </w:rPr>
            </w:pPr>
            <w:r>
              <w:rPr>
                <w:lang w:val="fr-FR"/>
              </w:rPr>
              <w:t>PT</w:t>
            </w:r>
          </w:p>
        </w:tc>
        <w:tc>
          <w:tcPr>
            <w:tcW w:w="3055" w:type="dxa"/>
            <w:tcBorders>
              <w:top w:val="single" w:sz="4" w:space="0" w:color="auto"/>
              <w:bottom w:val="single" w:sz="4" w:space="0" w:color="auto"/>
            </w:tcBorders>
          </w:tcPr>
          <w:p w14:paraId="58597F87" w14:textId="77777777" w:rsidR="00980D3B" w:rsidRDefault="00980D3B">
            <w:pPr>
              <w:pStyle w:val="HL7TableBody"/>
              <w:rPr>
                <w:lang w:val="fr-FR"/>
              </w:rPr>
            </w:pPr>
            <w:r>
              <w:rPr>
                <w:lang w:val="fr-FR"/>
              </w:rPr>
              <w:t>Patient external identifier</w:t>
            </w:r>
          </w:p>
        </w:tc>
        <w:tc>
          <w:tcPr>
            <w:tcW w:w="3743" w:type="dxa"/>
            <w:tcBorders>
              <w:top w:val="single" w:sz="4" w:space="0" w:color="auto"/>
              <w:bottom w:val="single" w:sz="4" w:space="0" w:color="auto"/>
            </w:tcBorders>
          </w:tcPr>
          <w:p w14:paraId="7C7E3C13" w14:textId="77777777" w:rsidR="00980D3B" w:rsidRDefault="00980D3B">
            <w:pPr>
              <w:pStyle w:val="HL7TableBody"/>
              <w:rPr>
                <w:lang w:val="fr-FR"/>
              </w:rPr>
            </w:pPr>
          </w:p>
        </w:tc>
      </w:tr>
      <w:tr w:rsidR="00980D3B" w14:paraId="09D8AC24"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F357158" w14:textId="77777777" w:rsidR="00980D3B" w:rsidRDefault="00980D3B">
            <w:pPr>
              <w:pStyle w:val="HL7TableBody"/>
              <w:jc w:val="center"/>
            </w:pPr>
            <w:r>
              <w:t>QA</w:t>
            </w:r>
          </w:p>
        </w:tc>
        <w:tc>
          <w:tcPr>
            <w:tcW w:w="3055" w:type="dxa"/>
            <w:tcBorders>
              <w:top w:val="single" w:sz="4" w:space="0" w:color="auto"/>
              <w:bottom w:val="single" w:sz="4" w:space="0" w:color="auto"/>
            </w:tcBorders>
          </w:tcPr>
          <w:p w14:paraId="404A2E1C" w14:textId="77777777" w:rsidR="00980D3B" w:rsidRDefault="00980D3B">
            <w:pPr>
              <w:pStyle w:val="HL7TableBody"/>
            </w:pPr>
            <w:r>
              <w:t>QA number</w:t>
            </w:r>
          </w:p>
        </w:tc>
        <w:tc>
          <w:tcPr>
            <w:tcW w:w="3743" w:type="dxa"/>
            <w:tcBorders>
              <w:top w:val="single" w:sz="4" w:space="0" w:color="auto"/>
              <w:bottom w:val="single" w:sz="4" w:space="0" w:color="auto"/>
            </w:tcBorders>
          </w:tcPr>
          <w:p w14:paraId="78D7CCCC" w14:textId="77777777" w:rsidR="00980D3B" w:rsidRDefault="00980D3B">
            <w:pPr>
              <w:pStyle w:val="HL7TableBody"/>
            </w:pPr>
          </w:p>
        </w:tc>
      </w:tr>
      <w:tr w:rsidR="00980D3B" w14:paraId="3F042F85"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5850A8A2" w14:textId="77777777" w:rsidR="00980D3B" w:rsidRDefault="00980D3B">
            <w:pPr>
              <w:pStyle w:val="HL7TableBody"/>
              <w:jc w:val="center"/>
              <w:rPr>
                <w:lang w:val="fr-FR"/>
              </w:rPr>
            </w:pPr>
            <w:r>
              <w:rPr>
                <w:lang w:val="fr-FR"/>
              </w:rPr>
              <w:lastRenderedPageBreak/>
              <w:t>RI</w:t>
            </w:r>
          </w:p>
        </w:tc>
        <w:tc>
          <w:tcPr>
            <w:tcW w:w="3055" w:type="dxa"/>
            <w:tcBorders>
              <w:top w:val="single" w:sz="4" w:space="0" w:color="auto"/>
              <w:bottom w:val="single" w:sz="4" w:space="0" w:color="auto"/>
            </w:tcBorders>
          </w:tcPr>
          <w:p w14:paraId="29623A9A" w14:textId="77777777" w:rsidR="00980D3B" w:rsidRDefault="00980D3B">
            <w:pPr>
              <w:pStyle w:val="HL7TableBody"/>
              <w:rPr>
                <w:lang w:val="fr-FR"/>
              </w:rPr>
            </w:pPr>
            <w:r>
              <w:rPr>
                <w:lang w:val="fr-FR"/>
              </w:rPr>
              <w:t>Resource identifier</w:t>
            </w:r>
          </w:p>
        </w:tc>
        <w:tc>
          <w:tcPr>
            <w:tcW w:w="3743" w:type="dxa"/>
            <w:tcBorders>
              <w:top w:val="single" w:sz="4" w:space="0" w:color="auto"/>
              <w:bottom w:val="single" w:sz="4" w:space="0" w:color="auto"/>
            </w:tcBorders>
          </w:tcPr>
          <w:p w14:paraId="386EE111" w14:textId="77777777" w:rsidR="00980D3B" w:rsidRDefault="00980D3B">
            <w:pPr>
              <w:pStyle w:val="HL7TableBody"/>
            </w:pPr>
            <w:r>
              <w:t>A generalized resource identifier.</w:t>
            </w:r>
          </w:p>
          <w:p w14:paraId="10BD08B8" w14:textId="77777777" w:rsidR="00980D3B" w:rsidRDefault="00980D3B">
            <w:pPr>
              <w:pStyle w:val="HL7TableBody"/>
            </w:pPr>
            <w:r>
              <w:rPr>
                <w:snapToGrid w:val="0"/>
              </w:rPr>
              <w:t>Use Case: An identifier type is needed to accommodate what are commonly known as resources. The resources can include human (e.g. a respiratory therapist), non-human (e.g., a companion animal), inanimate object (e.g., an exam room), organization (e.g., diabetic education class) or any other physical or logical entity.</w:t>
            </w:r>
          </w:p>
        </w:tc>
      </w:tr>
      <w:tr w:rsidR="00980D3B" w14:paraId="4EAE938C"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E9FCF65" w14:textId="77777777" w:rsidR="00980D3B" w:rsidRDefault="00980D3B">
            <w:pPr>
              <w:pStyle w:val="HL7TableBody"/>
              <w:jc w:val="center"/>
            </w:pPr>
            <w:r>
              <w:t>RPH</w:t>
            </w:r>
          </w:p>
        </w:tc>
        <w:tc>
          <w:tcPr>
            <w:tcW w:w="3055" w:type="dxa"/>
            <w:tcBorders>
              <w:top w:val="single" w:sz="4" w:space="0" w:color="auto"/>
              <w:bottom w:val="single" w:sz="4" w:space="0" w:color="auto"/>
            </w:tcBorders>
          </w:tcPr>
          <w:p w14:paraId="73E41381" w14:textId="77777777" w:rsidR="00980D3B" w:rsidRDefault="00980D3B">
            <w:pPr>
              <w:pStyle w:val="HL7TableBody"/>
            </w:pPr>
            <w:r>
              <w:t>Pharmacist license number</w:t>
            </w:r>
          </w:p>
        </w:tc>
        <w:tc>
          <w:tcPr>
            <w:tcW w:w="3743" w:type="dxa"/>
            <w:tcBorders>
              <w:top w:val="single" w:sz="4" w:space="0" w:color="auto"/>
              <w:bottom w:val="single" w:sz="4" w:space="0" w:color="auto"/>
            </w:tcBorders>
          </w:tcPr>
          <w:p w14:paraId="0FCD3673" w14:textId="77777777" w:rsidR="00980D3B" w:rsidRDefault="00980D3B">
            <w:pPr>
              <w:pStyle w:val="HL7TableBody"/>
            </w:pPr>
            <w:r>
              <w:t>An identifier that is unique to a pharmacist within the jurisdiction of the licensing board.</w:t>
            </w:r>
          </w:p>
        </w:tc>
      </w:tr>
      <w:tr w:rsidR="00980D3B" w14:paraId="251172C3"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A5F3D6D" w14:textId="77777777" w:rsidR="00980D3B" w:rsidRDefault="00980D3B">
            <w:pPr>
              <w:pStyle w:val="HL7TableBody"/>
              <w:jc w:val="center"/>
            </w:pPr>
            <w:r>
              <w:t>RN</w:t>
            </w:r>
          </w:p>
        </w:tc>
        <w:tc>
          <w:tcPr>
            <w:tcW w:w="3055" w:type="dxa"/>
            <w:tcBorders>
              <w:top w:val="single" w:sz="4" w:space="0" w:color="auto"/>
              <w:bottom w:val="single" w:sz="4" w:space="0" w:color="auto"/>
            </w:tcBorders>
          </w:tcPr>
          <w:p w14:paraId="52C430B9" w14:textId="77777777" w:rsidR="00980D3B" w:rsidRDefault="00980D3B">
            <w:pPr>
              <w:pStyle w:val="HL7TableBody"/>
            </w:pPr>
            <w:r>
              <w:t>Registered Nurse Number</w:t>
            </w:r>
          </w:p>
        </w:tc>
        <w:tc>
          <w:tcPr>
            <w:tcW w:w="3743" w:type="dxa"/>
            <w:tcBorders>
              <w:top w:val="single" w:sz="4" w:space="0" w:color="auto"/>
              <w:bottom w:val="single" w:sz="4" w:space="0" w:color="auto"/>
            </w:tcBorders>
          </w:tcPr>
          <w:p w14:paraId="4B8E16E7" w14:textId="77777777" w:rsidR="00980D3B" w:rsidRDefault="00980D3B">
            <w:pPr>
              <w:pStyle w:val="HL7TableBody"/>
            </w:pPr>
            <w:r>
              <w:t>An identifier that is unique to a registered nurse within the jurisdiction of the licensing board.</w:t>
            </w:r>
          </w:p>
        </w:tc>
      </w:tr>
      <w:tr w:rsidR="00980D3B" w14:paraId="2A14D953"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96C6A53" w14:textId="77777777" w:rsidR="00980D3B" w:rsidRDefault="00980D3B">
            <w:pPr>
              <w:pStyle w:val="HL7TableBody"/>
              <w:jc w:val="center"/>
            </w:pPr>
            <w:r>
              <w:t>RR</w:t>
            </w:r>
          </w:p>
        </w:tc>
        <w:tc>
          <w:tcPr>
            <w:tcW w:w="3055" w:type="dxa"/>
            <w:tcBorders>
              <w:top w:val="single" w:sz="4" w:space="0" w:color="auto"/>
              <w:bottom w:val="single" w:sz="4" w:space="0" w:color="auto"/>
            </w:tcBorders>
          </w:tcPr>
          <w:p w14:paraId="3F37B091" w14:textId="77777777" w:rsidR="00980D3B" w:rsidRDefault="00980D3B">
            <w:pPr>
              <w:pStyle w:val="HL7TableBody"/>
            </w:pPr>
            <w:r>
              <w:t>Railroad Retirement number</w:t>
            </w:r>
          </w:p>
        </w:tc>
        <w:tc>
          <w:tcPr>
            <w:tcW w:w="3743" w:type="dxa"/>
            <w:tcBorders>
              <w:top w:val="single" w:sz="4" w:space="0" w:color="auto"/>
              <w:bottom w:val="single" w:sz="4" w:space="0" w:color="auto"/>
            </w:tcBorders>
          </w:tcPr>
          <w:p w14:paraId="567D9047" w14:textId="77777777" w:rsidR="00980D3B" w:rsidRDefault="00980D3B">
            <w:pPr>
              <w:pStyle w:val="HL7TableBody"/>
            </w:pPr>
          </w:p>
        </w:tc>
      </w:tr>
      <w:tr w:rsidR="00980D3B" w14:paraId="19527B64"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7CE1FD58" w14:textId="77777777" w:rsidR="00980D3B" w:rsidRDefault="00980D3B">
            <w:pPr>
              <w:pStyle w:val="HL7TableBody"/>
              <w:jc w:val="center"/>
            </w:pPr>
            <w:r>
              <w:t>RRI</w:t>
            </w:r>
          </w:p>
        </w:tc>
        <w:tc>
          <w:tcPr>
            <w:tcW w:w="3055" w:type="dxa"/>
            <w:tcBorders>
              <w:top w:val="single" w:sz="4" w:space="0" w:color="auto"/>
              <w:bottom w:val="single" w:sz="4" w:space="0" w:color="auto"/>
            </w:tcBorders>
          </w:tcPr>
          <w:p w14:paraId="04C12204" w14:textId="77777777" w:rsidR="00980D3B" w:rsidRDefault="00980D3B">
            <w:pPr>
              <w:pStyle w:val="HL7TableBody"/>
            </w:pPr>
            <w:r>
              <w:t>Regional registry ID</w:t>
            </w:r>
          </w:p>
        </w:tc>
        <w:tc>
          <w:tcPr>
            <w:tcW w:w="3743" w:type="dxa"/>
            <w:tcBorders>
              <w:top w:val="single" w:sz="4" w:space="0" w:color="auto"/>
              <w:bottom w:val="single" w:sz="4" w:space="0" w:color="auto"/>
            </w:tcBorders>
          </w:tcPr>
          <w:p w14:paraId="0042AF7A" w14:textId="77777777" w:rsidR="00980D3B" w:rsidRDefault="00980D3B">
            <w:pPr>
              <w:pStyle w:val="HL7TableBody"/>
            </w:pPr>
          </w:p>
        </w:tc>
      </w:tr>
      <w:tr w:rsidR="00980D3B" w14:paraId="4832E33A"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0C547B48" w14:textId="77777777" w:rsidR="00980D3B" w:rsidRDefault="00980D3B">
            <w:pPr>
              <w:pStyle w:val="HL7TableBody"/>
              <w:jc w:val="center"/>
            </w:pPr>
            <w:r>
              <w:t>SL</w:t>
            </w:r>
          </w:p>
        </w:tc>
        <w:tc>
          <w:tcPr>
            <w:tcW w:w="3055" w:type="dxa"/>
            <w:tcBorders>
              <w:top w:val="single" w:sz="4" w:space="0" w:color="auto"/>
              <w:bottom w:val="single" w:sz="4" w:space="0" w:color="auto"/>
            </w:tcBorders>
          </w:tcPr>
          <w:p w14:paraId="200A33BC" w14:textId="77777777" w:rsidR="00980D3B" w:rsidRDefault="00980D3B">
            <w:pPr>
              <w:pStyle w:val="HL7TableBody"/>
            </w:pPr>
            <w:r>
              <w:t>State license</w:t>
            </w:r>
          </w:p>
        </w:tc>
        <w:tc>
          <w:tcPr>
            <w:tcW w:w="3743" w:type="dxa"/>
            <w:tcBorders>
              <w:top w:val="single" w:sz="4" w:space="0" w:color="auto"/>
              <w:bottom w:val="single" w:sz="4" w:space="0" w:color="auto"/>
            </w:tcBorders>
          </w:tcPr>
          <w:p w14:paraId="426F7045" w14:textId="77777777" w:rsidR="00980D3B" w:rsidRDefault="00980D3B">
            <w:pPr>
              <w:pStyle w:val="HL7TableBody"/>
            </w:pPr>
          </w:p>
        </w:tc>
      </w:tr>
      <w:tr w:rsidR="00980D3B" w14:paraId="2F92C3B1"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34411F1" w14:textId="77777777" w:rsidR="00980D3B" w:rsidRDefault="00980D3B">
            <w:pPr>
              <w:pStyle w:val="HL7TableBody"/>
              <w:jc w:val="center"/>
            </w:pPr>
            <w:r>
              <w:t>SN</w:t>
            </w:r>
          </w:p>
        </w:tc>
        <w:tc>
          <w:tcPr>
            <w:tcW w:w="3055" w:type="dxa"/>
            <w:tcBorders>
              <w:top w:val="single" w:sz="4" w:space="0" w:color="auto"/>
              <w:bottom w:val="single" w:sz="4" w:space="0" w:color="auto"/>
            </w:tcBorders>
          </w:tcPr>
          <w:p w14:paraId="45713DA4" w14:textId="77777777" w:rsidR="00980D3B" w:rsidRDefault="00980D3B">
            <w:pPr>
              <w:pStyle w:val="HL7TableBody"/>
            </w:pPr>
            <w:r>
              <w:t>Subscriber Number</w:t>
            </w:r>
          </w:p>
        </w:tc>
        <w:tc>
          <w:tcPr>
            <w:tcW w:w="3743" w:type="dxa"/>
            <w:tcBorders>
              <w:top w:val="single" w:sz="4" w:space="0" w:color="auto"/>
              <w:bottom w:val="single" w:sz="4" w:space="0" w:color="auto"/>
            </w:tcBorders>
          </w:tcPr>
          <w:p w14:paraId="2456966B" w14:textId="77777777" w:rsidR="00980D3B" w:rsidRDefault="00980D3B">
            <w:pPr>
              <w:pStyle w:val="HL7TableBody"/>
            </w:pPr>
            <w:r>
              <w:t>Class: Insurance</w:t>
            </w:r>
          </w:p>
          <w:p w14:paraId="28D5588B" w14:textId="77777777" w:rsidR="00980D3B" w:rsidRDefault="00980D3B">
            <w:pPr>
              <w:pStyle w:val="HL7TableBody"/>
            </w:pPr>
            <w:r>
              <w:t>An identifier for a subscriber of an insurance policy which is unique for, and usually assigned by, the insurance carrier.</w:t>
            </w:r>
          </w:p>
          <w:p w14:paraId="1BB2A5E3" w14:textId="77777777" w:rsidR="00980D3B" w:rsidRDefault="00980D3B">
            <w:pPr>
              <w:pStyle w:val="HL7TableBody"/>
            </w:pPr>
            <w:r>
              <w:rPr>
                <w:snapToGrid w:val="0"/>
              </w:rPr>
              <w:t>Use Case: A person is the subscriber of an insurance policy. The person’s family may be plan members, but are not the subscriber.</w:t>
            </w:r>
          </w:p>
        </w:tc>
      </w:tr>
      <w:tr w:rsidR="00980D3B" w14:paraId="65F58942"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C6A290E" w14:textId="77777777" w:rsidR="00980D3B" w:rsidRDefault="00980D3B">
            <w:pPr>
              <w:pStyle w:val="HL7TableBody"/>
              <w:jc w:val="center"/>
            </w:pPr>
            <w:r>
              <w:t>SR</w:t>
            </w:r>
          </w:p>
        </w:tc>
        <w:tc>
          <w:tcPr>
            <w:tcW w:w="3055" w:type="dxa"/>
            <w:tcBorders>
              <w:top w:val="single" w:sz="4" w:space="0" w:color="auto"/>
              <w:bottom w:val="single" w:sz="4" w:space="0" w:color="auto"/>
            </w:tcBorders>
          </w:tcPr>
          <w:p w14:paraId="7FB5CA0F" w14:textId="77777777" w:rsidR="00980D3B" w:rsidRDefault="00980D3B">
            <w:pPr>
              <w:pStyle w:val="HL7TableBody"/>
            </w:pPr>
            <w:r>
              <w:t>State registry ID</w:t>
            </w:r>
          </w:p>
        </w:tc>
        <w:tc>
          <w:tcPr>
            <w:tcW w:w="3743" w:type="dxa"/>
            <w:tcBorders>
              <w:top w:val="single" w:sz="4" w:space="0" w:color="auto"/>
              <w:bottom w:val="single" w:sz="4" w:space="0" w:color="auto"/>
            </w:tcBorders>
          </w:tcPr>
          <w:p w14:paraId="7C15A8B1" w14:textId="77777777" w:rsidR="00980D3B" w:rsidRDefault="00980D3B">
            <w:pPr>
              <w:pStyle w:val="HL7TableBody"/>
            </w:pPr>
          </w:p>
        </w:tc>
      </w:tr>
      <w:tr w:rsidR="00980D3B" w14:paraId="0614F964"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79F85AA" w14:textId="77777777" w:rsidR="00980D3B" w:rsidRDefault="00980D3B">
            <w:pPr>
              <w:pStyle w:val="HL7TableBody"/>
              <w:jc w:val="center"/>
            </w:pPr>
            <w:r>
              <w:t>SS</w:t>
            </w:r>
          </w:p>
        </w:tc>
        <w:tc>
          <w:tcPr>
            <w:tcW w:w="3055" w:type="dxa"/>
            <w:tcBorders>
              <w:top w:val="single" w:sz="4" w:space="0" w:color="auto"/>
              <w:bottom w:val="single" w:sz="4" w:space="0" w:color="auto"/>
            </w:tcBorders>
          </w:tcPr>
          <w:p w14:paraId="5DD798AF" w14:textId="77777777" w:rsidR="00980D3B" w:rsidRDefault="00980D3B">
            <w:pPr>
              <w:pStyle w:val="HL7TableBody"/>
            </w:pPr>
            <w:r>
              <w:t xml:space="preserve">Social Security number </w:t>
            </w:r>
          </w:p>
        </w:tc>
        <w:tc>
          <w:tcPr>
            <w:tcW w:w="3743" w:type="dxa"/>
            <w:tcBorders>
              <w:top w:val="single" w:sz="4" w:space="0" w:color="auto"/>
              <w:bottom w:val="single" w:sz="4" w:space="0" w:color="auto"/>
            </w:tcBorders>
          </w:tcPr>
          <w:p w14:paraId="330947D1" w14:textId="77777777" w:rsidR="00980D3B" w:rsidRDefault="00980D3B">
            <w:pPr>
              <w:pStyle w:val="HL7TableBody"/>
            </w:pPr>
          </w:p>
        </w:tc>
      </w:tr>
      <w:tr w:rsidR="00980D3B" w14:paraId="093812A2"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DB02A59" w14:textId="77777777" w:rsidR="00980D3B" w:rsidRDefault="00980D3B">
            <w:pPr>
              <w:pStyle w:val="HL7TableBody"/>
              <w:jc w:val="center"/>
            </w:pPr>
            <w:r>
              <w:t>TAX</w:t>
            </w:r>
          </w:p>
        </w:tc>
        <w:tc>
          <w:tcPr>
            <w:tcW w:w="3055" w:type="dxa"/>
            <w:tcBorders>
              <w:top w:val="single" w:sz="4" w:space="0" w:color="auto"/>
              <w:bottom w:val="single" w:sz="4" w:space="0" w:color="auto"/>
            </w:tcBorders>
          </w:tcPr>
          <w:p w14:paraId="1A557AF1" w14:textId="77777777" w:rsidR="00980D3B" w:rsidRDefault="00980D3B">
            <w:pPr>
              <w:pStyle w:val="HL7TableBody"/>
            </w:pPr>
            <w:r>
              <w:t>Tax ID number</w:t>
            </w:r>
          </w:p>
        </w:tc>
        <w:tc>
          <w:tcPr>
            <w:tcW w:w="3743" w:type="dxa"/>
            <w:tcBorders>
              <w:top w:val="single" w:sz="4" w:space="0" w:color="auto"/>
              <w:bottom w:val="single" w:sz="4" w:space="0" w:color="auto"/>
            </w:tcBorders>
          </w:tcPr>
          <w:p w14:paraId="5C5A2486" w14:textId="77777777" w:rsidR="00980D3B" w:rsidRDefault="00980D3B">
            <w:pPr>
              <w:pStyle w:val="HL7TableBody"/>
            </w:pPr>
          </w:p>
        </w:tc>
      </w:tr>
      <w:tr w:rsidR="00980D3B" w14:paraId="51582704"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72F7E2F" w14:textId="77777777" w:rsidR="00980D3B" w:rsidRDefault="00980D3B">
            <w:pPr>
              <w:pStyle w:val="HL7TableBody"/>
              <w:jc w:val="center"/>
            </w:pPr>
            <w:r>
              <w:t>TN</w:t>
            </w:r>
          </w:p>
        </w:tc>
        <w:tc>
          <w:tcPr>
            <w:tcW w:w="3055" w:type="dxa"/>
            <w:tcBorders>
              <w:top w:val="single" w:sz="4" w:space="0" w:color="auto"/>
              <w:bottom w:val="single" w:sz="4" w:space="0" w:color="auto"/>
            </w:tcBorders>
          </w:tcPr>
          <w:p w14:paraId="0408A6CC" w14:textId="77777777" w:rsidR="00980D3B" w:rsidRDefault="00980D3B">
            <w:pPr>
              <w:pStyle w:val="HL7TableBody"/>
            </w:pPr>
            <w:r>
              <w:t>Treaty Number/ (Canada)</w:t>
            </w:r>
          </w:p>
        </w:tc>
        <w:tc>
          <w:tcPr>
            <w:tcW w:w="3743" w:type="dxa"/>
            <w:tcBorders>
              <w:top w:val="single" w:sz="4" w:space="0" w:color="auto"/>
              <w:bottom w:val="single" w:sz="4" w:space="0" w:color="auto"/>
            </w:tcBorders>
          </w:tcPr>
          <w:p w14:paraId="5AF38BCB" w14:textId="77777777" w:rsidR="00980D3B" w:rsidRDefault="00980D3B">
            <w:pPr>
              <w:pStyle w:val="HL7TableBody"/>
            </w:pPr>
            <w:r>
              <w:t>A number assigned to a member of an indigenous group in Canada.</w:t>
            </w:r>
          </w:p>
          <w:p w14:paraId="4C46C09D" w14:textId="77777777" w:rsidR="00980D3B" w:rsidRDefault="00980D3B">
            <w:pPr>
              <w:pStyle w:val="HL7TableBody"/>
            </w:pPr>
            <w:r>
              <w:t>Use Case: First Nation.</w:t>
            </w:r>
          </w:p>
        </w:tc>
      </w:tr>
      <w:tr w:rsidR="00980D3B" w14:paraId="2A0641FB"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3DDDB871" w14:textId="77777777" w:rsidR="00980D3B" w:rsidRDefault="00980D3B">
            <w:pPr>
              <w:pStyle w:val="HL7TableBody"/>
              <w:jc w:val="center"/>
            </w:pPr>
            <w:r>
              <w:t>U</w:t>
            </w:r>
          </w:p>
        </w:tc>
        <w:tc>
          <w:tcPr>
            <w:tcW w:w="3055" w:type="dxa"/>
            <w:tcBorders>
              <w:top w:val="single" w:sz="4" w:space="0" w:color="auto"/>
              <w:bottom w:val="single" w:sz="4" w:space="0" w:color="auto"/>
            </w:tcBorders>
          </w:tcPr>
          <w:p w14:paraId="7DF9A7C8" w14:textId="77777777" w:rsidR="00980D3B" w:rsidRDefault="00980D3B">
            <w:pPr>
              <w:pStyle w:val="HL7TableBody"/>
            </w:pPr>
            <w:r>
              <w:t>Unspecified identifier</w:t>
            </w:r>
          </w:p>
        </w:tc>
        <w:tc>
          <w:tcPr>
            <w:tcW w:w="3743" w:type="dxa"/>
            <w:tcBorders>
              <w:top w:val="single" w:sz="4" w:space="0" w:color="auto"/>
              <w:bottom w:val="single" w:sz="4" w:space="0" w:color="auto"/>
            </w:tcBorders>
          </w:tcPr>
          <w:p w14:paraId="6DA69099" w14:textId="77777777" w:rsidR="00980D3B" w:rsidRDefault="00980D3B">
            <w:pPr>
              <w:pStyle w:val="HL7TableBody"/>
            </w:pPr>
          </w:p>
        </w:tc>
      </w:tr>
      <w:tr w:rsidR="00980D3B" w14:paraId="5E640BA9"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D1E1286" w14:textId="77777777" w:rsidR="00980D3B" w:rsidRDefault="00980D3B">
            <w:pPr>
              <w:pStyle w:val="HL7TableBody"/>
              <w:jc w:val="center"/>
            </w:pPr>
            <w:r>
              <w:t>UPIN</w:t>
            </w:r>
          </w:p>
        </w:tc>
        <w:tc>
          <w:tcPr>
            <w:tcW w:w="3055" w:type="dxa"/>
            <w:tcBorders>
              <w:top w:val="single" w:sz="4" w:space="0" w:color="auto"/>
              <w:bottom w:val="single" w:sz="4" w:space="0" w:color="auto"/>
            </w:tcBorders>
          </w:tcPr>
          <w:p w14:paraId="15B97E71" w14:textId="77777777" w:rsidR="00980D3B" w:rsidRDefault="00980D3B">
            <w:pPr>
              <w:pStyle w:val="HL7TableBody"/>
            </w:pPr>
            <w:r>
              <w:t>Medicare/CMS (formerly HCFA)’s Universal Physician Identification numbers</w:t>
            </w:r>
          </w:p>
        </w:tc>
        <w:tc>
          <w:tcPr>
            <w:tcW w:w="3743" w:type="dxa"/>
            <w:tcBorders>
              <w:top w:val="single" w:sz="4" w:space="0" w:color="auto"/>
              <w:bottom w:val="single" w:sz="4" w:space="0" w:color="auto"/>
            </w:tcBorders>
          </w:tcPr>
          <w:p w14:paraId="08346DC6" w14:textId="77777777" w:rsidR="00980D3B" w:rsidRDefault="00980D3B">
            <w:pPr>
              <w:pStyle w:val="HL7TableBody"/>
            </w:pPr>
            <w:r>
              <w:t>Class: Insurance</w:t>
            </w:r>
          </w:p>
        </w:tc>
      </w:tr>
      <w:tr w:rsidR="00980D3B" w14:paraId="115C2970"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3F203E37" w14:textId="77777777" w:rsidR="00980D3B" w:rsidRDefault="00980D3B">
            <w:pPr>
              <w:pStyle w:val="HL7TableBody"/>
              <w:jc w:val="center"/>
            </w:pPr>
            <w:r>
              <w:t>VN</w:t>
            </w:r>
          </w:p>
        </w:tc>
        <w:tc>
          <w:tcPr>
            <w:tcW w:w="3055" w:type="dxa"/>
            <w:tcBorders>
              <w:top w:val="single" w:sz="4" w:space="0" w:color="auto"/>
              <w:bottom w:val="single" w:sz="4" w:space="0" w:color="auto"/>
            </w:tcBorders>
          </w:tcPr>
          <w:p w14:paraId="52FFAC6E" w14:textId="77777777" w:rsidR="00980D3B" w:rsidRDefault="00980D3B">
            <w:pPr>
              <w:pStyle w:val="HL7TableBody"/>
            </w:pPr>
            <w:r>
              <w:t>Visit number</w:t>
            </w:r>
          </w:p>
        </w:tc>
        <w:tc>
          <w:tcPr>
            <w:tcW w:w="3743" w:type="dxa"/>
            <w:tcBorders>
              <w:top w:val="single" w:sz="4" w:space="0" w:color="auto"/>
              <w:bottom w:val="single" w:sz="4" w:space="0" w:color="auto"/>
            </w:tcBorders>
          </w:tcPr>
          <w:p w14:paraId="3586D9BE" w14:textId="77777777" w:rsidR="00980D3B" w:rsidRDefault="00980D3B">
            <w:pPr>
              <w:pStyle w:val="HL7TableBody"/>
            </w:pPr>
          </w:p>
        </w:tc>
      </w:tr>
      <w:tr w:rsidR="00980D3B" w14:paraId="0DEC6FE0"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17AE783E" w14:textId="77777777" w:rsidR="00980D3B" w:rsidRDefault="00980D3B">
            <w:pPr>
              <w:pStyle w:val="HL7TableBody"/>
              <w:jc w:val="center"/>
            </w:pPr>
            <w:r>
              <w:t>VS</w:t>
            </w:r>
          </w:p>
        </w:tc>
        <w:tc>
          <w:tcPr>
            <w:tcW w:w="3055" w:type="dxa"/>
            <w:tcBorders>
              <w:top w:val="single" w:sz="4" w:space="0" w:color="auto"/>
              <w:bottom w:val="single" w:sz="4" w:space="0" w:color="auto"/>
            </w:tcBorders>
          </w:tcPr>
          <w:p w14:paraId="1B47B21A" w14:textId="77777777" w:rsidR="00980D3B" w:rsidRDefault="00980D3B">
            <w:pPr>
              <w:pStyle w:val="HL7TableBody"/>
            </w:pPr>
            <w:r>
              <w:t>VISA</w:t>
            </w:r>
          </w:p>
        </w:tc>
        <w:tc>
          <w:tcPr>
            <w:tcW w:w="3743" w:type="dxa"/>
            <w:tcBorders>
              <w:top w:val="single" w:sz="4" w:space="0" w:color="auto"/>
              <w:bottom w:val="single" w:sz="4" w:space="0" w:color="auto"/>
            </w:tcBorders>
          </w:tcPr>
          <w:p w14:paraId="28883F2D" w14:textId="77777777" w:rsidR="00980D3B" w:rsidRDefault="00980D3B">
            <w:pPr>
              <w:pStyle w:val="HL7TableBody"/>
            </w:pPr>
            <w:r>
              <w:t>Deprecated and replaced by BC in v 2.5.</w:t>
            </w:r>
          </w:p>
        </w:tc>
      </w:tr>
      <w:tr w:rsidR="00980D3B" w14:paraId="3916282B"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428CA5A3" w14:textId="77777777" w:rsidR="00980D3B" w:rsidRDefault="00980D3B">
            <w:pPr>
              <w:pStyle w:val="HL7TableBody"/>
              <w:jc w:val="center"/>
            </w:pPr>
            <w:r>
              <w:t>WC</w:t>
            </w:r>
          </w:p>
        </w:tc>
        <w:tc>
          <w:tcPr>
            <w:tcW w:w="3055" w:type="dxa"/>
            <w:tcBorders>
              <w:top w:val="single" w:sz="4" w:space="0" w:color="auto"/>
              <w:bottom w:val="single" w:sz="4" w:space="0" w:color="auto"/>
            </w:tcBorders>
          </w:tcPr>
          <w:p w14:paraId="28BB4013" w14:textId="77777777" w:rsidR="00980D3B" w:rsidRDefault="00980D3B">
            <w:pPr>
              <w:pStyle w:val="HL7TableBody"/>
            </w:pPr>
            <w:r>
              <w:t>WIC identifier</w:t>
            </w:r>
          </w:p>
        </w:tc>
        <w:tc>
          <w:tcPr>
            <w:tcW w:w="3743" w:type="dxa"/>
            <w:tcBorders>
              <w:top w:val="single" w:sz="4" w:space="0" w:color="auto"/>
              <w:bottom w:val="single" w:sz="4" w:space="0" w:color="auto"/>
            </w:tcBorders>
          </w:tcPr>
          <w:p w14:paraId="3295D4EC" w14:textId="77777777" w:rsidR="00980D3B" w:rsidRDefault="00980D3B">
            <w:pPr>
              <w:pStyle w:val="HL7TableBody"/>
            </w:pPr>
          </w:p>
        </w:tc>
      </w:tr>
      <w:tr w:rsidR="00980D3B" w14:paraId="7C993223"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20FC992" w14:textId="77777777" w:rsidR="00980D3B" w:rsidRDefault="00980D3B">
            <w:pPr>
              <w:pStyle w:val="HL7TableBody"/>
              <w:jc w:val="center"/>
            </w:pPr>
            <w:r>
              <w:t>WCN</w:t>
            </w:r>
          </w:p>
        </w:tc>
        <w:tc>
          <w:tcPr>
            <w:tcW w:w="3055" w:type="dxa"/>
            <w:tcBorders>
              <w:top w:val="single" w:sz="4" w:space="0" w:color="auto"/>
              <w:bottom w:val="single" w:sz="4" w:space="0" w:color="auto"/>
            </w:tcBorders>
          </w:tcPr>
          <w:p w14:paraId="52B4B89C" w14:textId="77777777" w:rsidR="00980D3B" w:rsidRDefault="00980D3B">
            <w:pPr>
              <w:pStyle w:val="HL7TableBody"/>
            </w:pPr>
            <w:r>
              <w:t>Workers’ Comp Number</w:t>
            </w:r>
          </w:p>
        </w:tc>
        <w:tc>
          <w:tcPr>
            <w:tcW w:w="3743" w:type="dxa"/>
            <w:tcBorders>
              <w:top w:val="single" w:sz="4" w:space="0" w:color="auto"/>
              <w:bottom w:val="single" w:sz="4" w:space="0" w:color="auto"/>
            </w:tcBorders>
          </w:tcPr>
          <w:p w14:paraId="7A1B18F4" w14:textId="77777777" w:rsidR="00980D3B" w:rsidRDefault="00980D3B">
            <w:pPr>
              <w:pStyle w:val="HL7TableBody"/>
            </w:pPr>
          </w:p>
        </w:tc>
      </w:tr>
      <w:tr w:rsidR="00980D3B" w14:paraId="62AF3020" w14:textId="77777777">
        <w:tblPrEx>
          <w:tblCellMar>
            <w:top w:w="0" w:type="dxa"/>
            <w:bottom w:w="0" w:type="dxa"/>
          </w:tblCellMar>
        </w:tblPrEx>
        <w:trPr>
          <w:cantSplit/>
          <w:jc w:val="center"/>
        </w:trPr>
        <w:tc>
          <w:tcPr>
            <w:tcW w:w="1046" w:type="dxa"/>
            <w:tcBorders>
              <w:top w:val="single" w:sz="4" w:space="0" w:color="auto"/>
              <w:bottom w:val="double" w:sz="4" w:space="0" w:color="auto"/>
            </w:tcBorders>
          </w:tcPr>
          <w:p w14:paraId="1C255F54" w14:textId="77777777" w:rsidR="00980D3B" w:rsidRDefault="00980D3B">
            <w:pPr>
              <w:pStyle w:val="HL7TableBody"/>
              <w:jc w:val="center"/>
            </w:pPr>
            <w:r>
              <w:t>XX</w:t>
            </w:r>
          </w:p>
        </w:tc>
        <w:tc>
          <w:tcPr>
            <w:tcW w:w="3055" w:type="dxa"/>
            <w:tcBorders>
              <w:top w:val="single" w:sz="4" w:space="0" w:color="auto"/>
              <w:bottom w:val="double" w:sz="4" w:space="0" w:color="auto"/>
            </w:tcBorders>
          </w:tcPr>
          <w:p w14:paraId="60C6E1AB" w14:textId="77777777" w:rsidR="00980D3B" w:rsidRDefault="00980D3B">
            <w:pPr>
              <w:pStyle w:val="HL7TableBody"/>
            </w:pPr>
            <w:r>
              <w:t>Organization identifier</w:t>
            </w:r>
          </w:p>
        </w:tc>
        <w:tc>
          <w:tcPr>
            <w:tcW w:w="3743" w:type="dxa"/>
            <w:tcBorders>
              <w:top w:val="single" w:sz="4" w:space="0" w:color="auto"/>
              <w:bottom w:val="double" w:sz="4" w:space="0" w:color="auto"/>
            </w:tcBorders>
          </w:tcPr>
          <w:p w14:paraId="48CC5A40" w14:textId="77777777" w:rsidR="00980D3B" w:rsidRDefault="00980D3B">
            <w:pPr>
              <w:pStyle w:val="HL7TableBody"/>
            </w:pPr>
          </w:p>
        </w:tc>
      </w:tr>
    </w:tbl>
    <w:p w14:paraId="75D62486" w14:textId="77777777" w:rsidR="00980D3B" w:rsidRDefault="00980D3B">
      <w:pPr>
        <w:pStyle w:val="Heading4"/>
      </w:pPr>
      <w:bookmarkStart w:id="452" w:name="_Toc498145942"/>
      <w:bookmarkStart w:id="453" w:name="_Toc527864511"/>
      <w:bookmarkStart w:id="454" w:name="_Toc527865983"/>
      <w:r>
        <w:t>Assigning Facility (HD)</w:t>
      </w:r>
      <w:bookmarkEnd w:id="452"/>
      <w:bookmarkEnd w:id="453"/>
      <w:bookmarkEnd w:id="454"/>
    </w:p>
    <w:p w14:paraId="33440DE9" w14:textId="77777777" w:rsidR="00980D3B" w:rsidRDefault="00980D3B">
      <w:pPr>
        <w:pStyle w:val="NormalIndented"/>
      </w:pPr>
      <w:r>
        <w:t>Definition: The place or location identifier where the identifier was first assigned to the patient. This co</w:t>
      </w:r>
      <w:r>
        <w:t>m</w:t>
      </w:r>
      <w:r>
        <w:t>ponent is not an inherent part of the identifier but rather part of the history of the identifier: as part of this data type, its existence is a convenience for certain intercommunicating systems.</w:t>
      </w:r>
    </w:p>
    <w:p w14:paraId="54D66668" w14:textId="77777777" w:rsidR="00980D3B" w:rsidRDefault="00980D3B">
      <w:pPr>
        <w:pStyle w:val="Note"/>
      </w:pPr>
      <w:r>
        <w:rPr>
          <w:rStyle w:val="Strong"/>
        </w:rPr>
        <w:t>Note:</w:t>
      </w:r>
      <w:r>
        <w:t xml:space="preserve"> When the HD data type is used in a given segment as a component of a field of another data type, </w:t>
      </w:r>
      <w:hyperlink w:anchor="HL70300" w:history="1">
        <w:r>
          <w:rPr>
            <w:rStyle w:val="HyperlinkText"/>
          </w:rPr>
          <w:t>User</w:t>
        </w:r>
        <w:bookmarkStart w:id="455" w:name="_Hlt495804095"/>
        <w:r>
          <w:rPr>
            <w:rStyle w:val="HyperlinkText"/>
          </w:rPr>
          <w:t>-</w:t>
        </w:r>
        <w:bookmarkEnd w:id="455"/>
        <w:r>
          <w:rPr>
            <w:rStyle w:val="HyperlinkText"/>
          </w:rPr>
          <w:t>defined Table 0300 - Name</w:t>
        </w:r>
        <w:bookmarkStart w:id="456" w:name="_Hlt478463870"/>
        <w:r>
          <w:rPr>
            <w:rStyle w:val="HyperlinkText"/>
          </w:rPr>
          <w:t>s</w:t>
        </w:r>
        <w:bookmarkEnd w:id="456"/>
        <w:r>
          <w:rPr>
            <w:rStyle w:val="HyperlinkText"/>
          </w:rPr>
          <w:t>pace ID</w:t>
        </w:r>
      </w:hyperlink>
      <w:r>
        <w:t xml:space="preserve"> (referenced by the first sub-component of the HD component), may be re-defined (given a different user-defined table number and name) by the technical committee responsible for that segment.</w:t>
      </w:r>
    </w:p>
    <w:p w14:paraId="4023778D" w14:textId="77777777" w:rsidR="00980D3B" w:rsidRDefault="00980D3B">
      <w:pPr>
        <w:pStyle w:val="Heading4"/>
      </w:pPr>
      <w:bookmarkStart w:id="457" w:name="_Ref371387421"/>
      <w:bookmarkStart w:id="458" w:name="_Toc498145943"/>
      <w:bookmarkStart w:id="459" w:name="_Toc527864512"/>
      <w:bookmarkStart w:id="460" w:name="_Toc527865984"/>
      <w:r>
        <w:t>Effective Date (DT)</w:t>
      </w:r>
      <w:bookmarkEnd w:id="458"/>
      <w:bookmarkEnd w:id="459"/>
      <w:bookmarkEnd w:id="460"/>
    </w:p>
    <w:p w14:paraId="2BAE38E9" w14:textId="77777777" w:rsidR="00980D3B" w:rsidRDefault="00980D3B">
      <w:pPr>
        <w:pStyle w:val="NormalIndented"/>
      </w:pPr>
      <w:r>
        <w:t>Definition: The first date, if known, on which the identifier is valid and a</w:t>
      </w:r>
      <w:r>
        <w:t>c</w:t>
      </w:r>
      <w:r>
        <w:t>tive.</w:t>
      </w:r>
    </w:p>
    <w:p w14:paraId="55CA1092" w14:textId="77777777" w:rsidR="00980D3B" w:rsidRDefault="00980D3B">
      <w:pPr>
        <w:pStyle w:val="Heading4"/>
        <w:rPr>
          <w:lang w:val="fr-FR"/>
        </w:rPr>
      </w:pPr>
      <w:bookmarkStart w:id="461" w:name="_Toc498145944"/>
      <w:bookmarkStart w:id="462" w:name="_Toc527864513"/>
      <w:bookmarkStart w:id="463" w:name="_Toc527865985"/>
      <w:r>
        <w:rPr>
          <w:lang w:val="fr-FR"/>
        </w:rPr>
        <w:t>Expiration Date (DT)</w:t>
      </w:r>
      <w:bookmarkEnd w:id="461"/>
      <w:bookmarkEnd w:id="462"/>
      <w:bookmarkEnd w:id="463"/>
    </w:p>
    <w:p w14:paraId="43EA8748" w14:textId="77777777" w:rsidR="00980D3B" w:rsidRDefault="00980D3B">
      <w:pPr>
        <w:pStyle w:val="NormalIndented"/>
      </w:pPr>
      <w:r>
        <w:t>Definition: The last date, if known, on which the identifier is valid and active.</w:t>
      </w:r>
    </w:p>
    <w:p w14:paraId="1754B19F" w14:textId="77777777" w:rsidR="00980D3B" w:rsidRDefault="00980D3B">
      <w:pPr>
        <w:pStyle w:val="Heading4"/>
      </w:pPr>
      <w:bookmarkStart w:id="464" w:name="_Ref488869"/>
      <w:r>
        <w:t>Assigning Jurisdiction (CWE)</w:t>
      </w:r>
      <w:bookmarkEnd w:id="464"/>
    </w:p>
    <w:p w14:paraId="272ED9C9" w14:textId="77777777" w:rsidR="00980D3B" w:rsidRDefault="00980D3B">
      <w:pPr>
        <w:pStyle w:val="NormalIndented"/>
      </w:pPr>
      <w:r>
        <w:t xml:space="preserve">Definition: The geo-political body that assigned the identifier in component 1. </w:t>
      </w:r>
    </w:p>
    <w:p w14:paraId="4B65B043" w14:textId="77777777" w:rsidR="00980D3B" w:rsidRDefault="00980D3B">
      <w:pPr>
        <w:pStyle w:val="NormalListBullets"/>
        <w:tabs>
          <w:tab w:val="num" w:pos="360"/>
        </w:tabs>
      </w:pPr>
      <w:r>
        <w:lastRenderedPageBreak/>
        <w:t xml:space="preserve">Refer to </w:t>
      </w:r>
      <w:r>
        <w:rPr>
          <w:rStyle w:val="NormalIndentedChar"/>
        </w:rPr>
        <w:t>HL</w:t>
      </w:r>
      <w:bookmarkStart w:id="465" w:name="_Hlt435382"/>
      <w:r>
        <w:rPr>
          <w:rStyle w:val="NormalIndentedChar"/>
        </w:rPr>
        <w:t>7</w:t>
      </w:r>
      <w:bookmarkEnd w:id="465"/>
      <w:r>
        <w:rPr>
          <w:rStyle w:val="NormalIndentedChar"/>
        </w:rPr>
        <w:t xml:space="preserve"> Table 0399 Cou</w:t>
      </w:r>
      <w:bookmarkStart w:id="466" w:name="_Hlt435499"/>
      <w:r>
        <w:rPr>
          <w:rStyle w:val="NormalIndentedChar"/>
        </w:rPr>
        <w:t>n</w:t>
      </w:r>
      <w:bookmarkEnd w:id="466"/>
      <w:r>
        <w:rPr>
          <w:rStyle w:val="NormalIndentedChar"/>
        </w:rPr>
        <w:t xml:space="preserve">try Code in section 2.15.9.17 </w:t>
      </w:r>
      <w:r>
        <w:t>for valid values if the administrative unit under whose j</w:t>
      </w:r>
      <w:r>
        <w:t>u</w:t>
      </w:r>
      <w:r>
        <w:t>risdiction the identifier was issued is a country.</w:t>
      </w:r>
    </w:p>
    <w:p w14:paraId="1727D5AE" w14:textId="77777777" w:rsidR="00980D3B" w:rsidRDefault="00980D3B">
      <w:pPr>
        <w:pStyle w:val="NormalListBullets"/>
        <w:tabs>
          <w:tab w:val="num" w:pos="360"/>
        </w:tabs>
      </w:pPr>
      <w:r>
        <w:t xml:space="preserve">Refer to </w:t>
      </w:r>
      <w:hyperlink w:anchor="HL70347" w:history="1">
        <w:r>
          <w:rPr>
            <w:rStyle w:val="HyperlinkText"/>
          </w:rPr>
          <w:t>User-Defined Table 0347 State/Province</w:t>
        </w:r>
      </w:hyperlink>
      <w:r>
        <w:t xml:space="preserve"> for suggested values if the administrative unit under whose jurisdiction the identifier was issued is a state or province. This table is country sp</w:t>
      </w:r>
      <w:r>
        <w:t>e</w:t>
      </w:r>
      <w:r>
        <w:t>cific. In the US postal codes may be used.</w:t>
      </w:r>
    </w:p>
    <w:p w14:paraId="6E3D37CB" w14:textId="77777777" w:rsidR="00980D3B" w:rsidRDefault="00980D3B">
      <w:pPr>
        <w:pStyle w:val="UserTableCaption"/>
      </w:pPr>
      <w:bookmarkStart w:id="467" w:name="HL70347"/>
      <w:r>
        <w:t>User-defined Table 0347 – State/province</w:t>
      </w:r>
      <w:bookmarkEnd w:id="467"/>
      <w:r>
        <w:fldChar w:fldCharType="begin"/>
      </w:r>
      <w:r>
        <w:instrText xml:space="preserve"> XE "User-defined table 0347 – State/province"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0894CF9D"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3D9260CE"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339894A1"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7F8ABD80" w14:textId="77777777" w:rsidR="00980D3B" w:rsidRDefault="00980D3B">
            <w:pPr>
              <w:pStyle w:val="UserTableHeader"/>
              <w:rPr>
                <w:lang w:val="fr-FR"/>
              </w:rPr>
            </w:pPr>
            <w:r>
              <w:rPr>
                <w:lang w:val="fr-FR"/>
              </w:rPr>
              <w:t>Comment</w:t>
            </w:r>
          </w:p>
        </w:tc>
      </w:tr>
      <w:tr w:rsidR="00980D3B" w14:paraId="6C934900" w14:textId="77777777">
        <w:tblPrEx>
          <w:tblCellMar>
            <w:top w:w="0" w:type="dxa"/>
            <w:bottom w:w="0" w:type="dxa"/>
          </w:tblCellMar>
        </w:tblPrEx>
        <w:trPr>
          <w:jc w:val="center"/>
        </w:trPr>
        <w:tc>
          <w:tcPr>
            <w:tcW w:w="1440" w:type="dxa"/>
            <w:tcBorders>
              <w:top w:val="single" w:sz="6" w:space="0" w:color="auto"/>
              <w:bottom w:val="single" w:sz="6" w:space="0" w:color="auto"/>
            </w:tcBorders>
          </w:tcPr>
          <w:p w14:paraId="4FED741B" w14:textId="77777777" w:rsidR="00980D3B" w:rsidRDefault="00980D3B">
            <w:pPr>
              <w:pStyle w:val="UserTableBody"/>
              <w:jc w:val="center"/>
              <w:rPr>
                <w:iCs/>
                <w:szCs w:val="18"/>
              </w:rPr>
            </w:pPr>
            <w:r>
              <w:rPr>
                <w:iCs/>
                <w:szCs w:val="18"/>
              </w:rPr>
              <w:t>AB</w:t>
            </w:r>
          </w:p>
        </w:tc>
        <w:tc>
          <w:tcPr>
            <w:tcW w:w="3600" w:type="dxa"/>
            <w:tcBorders>
              <w:top w:val="single" w:sz="6" w:space="0" w:color="auto"/>
              <w:bottom w:val="single" w:sz="6" w:space="0" w:color="auto"/>
            </w:tcBorders>
          </w:tcPr>
          <w:p w14:paraId="638C00E1" w14:textId="77777777" w:rsidR="00980D3B" w:rsidRDefault="00980D3B">
            <w:pPr>
              <w:pStyle w:val="UserTableBody"/>
            </w:pPr>
            <w:r>
              <w:t>Alberta  (US and Canada)</w:t>
            </w:r>
          </w:p>
        </w:tc>
        <w:tc>
          <w:tcPr>
            <w:tcW w:w="2160" w:type="dxa"/>
            <w:tcBorders>
              <w:top w:val="single" w:sz="6" w:space="0" w:color="auto"/>
              <w:bottom w:val="single" w:sz="6" w:space="0" w:color="auto"/>
            </w:tcBorders>
          </w:tcPr>
          <w:p w14:paraId="0D0AA61C" w14:textId="77777777" w:rsidR="00980D3B" w:rsidRDefault="00980D3B">
            <w:pPr>
              <w:pStyle w:val="UserTableBody"/>
              <w:rPr>
                <w:sz w:val="16"/>
              </w:rPr>
            </w:pPr>
          </w:p>
        </w:tc>
      </w:tr>
      <w:tr w:rsidR="00980D3B" w14:paraId="255F7147"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6964741E" w14:textId="77777777" w:rsidR="00980D3B" w:rsidRDefault="00980D3B">
            <w:pPr>
              <w:pStyle w:val="UserTableBody"/>
              <w:jc w:val="center"/>
              <w:rPr>
                <w:iCs/>
                <w:szCs w:val="18"/>
                <w:lang w:val="it-IT"/>
              </w:rPr>
            </w:pPr>
            <w:r>
              <w:rPr>
                <w:iCs/>
                <w:szCs w:val="18"/>
                <w:lang w:val="it-IT"/>
              </w:rPr>
              <w:t>MI</w:t>
            </w:r>
          </w:p>
        </w:tc>
        <w:tc>
          <w:tcPr>
            <w:tcW w:w="3600" w:type="dxa"/>
            <w:tcBorders>
              <w:top w:val="single" w:sz="6" w:space="0" w:color="auto"/>
              <w:bottom w:val="single" w:sz="12" w:space="0" w:color="auto"/>
            </w:tcBorders>
          </w:tcPr>
          <w:p w14:paraId="4DC78B20" w14:textId="77777777" w:rsidR="00980D3B" w:rsidRDefault="00980D3B">
            <w:pPr>
              <w:pStyle w:val="UserTableBody"/>
              <w:rPr>
                <w:lang w:val="it-IT"/>
              </w:rPr>
            </w:pPr>
            <w:r>
              <w:rPr>
                <w:lang w:val="it-IT"/>
              </w:rPr>
              <w:t>Michigan  (US)</w:t>
            </w:r>
          </w:p>
        </w:tc>
        <w:tc>
          <w:tcPr>
            <w:tcW w:w="2160" w:type="dxa"/>
            <w:tcBorders>
              <w:top w:val="single" w:sz="6" w:space="0" w:color="auto"/>
              <w:bottom w:val="single" w:sz="12" w:space="0" w:color="auto"/>
            </w:tcBorders>
          </w:tcPr>
          <w:p w14:paraId="7B311780" w14:textId="77777777" w:rsidR="00980D3B" w:rsidRDefault="00980D3B">
            <w:pPr>
              <w:pStyle w:val="UserTableBody"/>
              <w:rPr>
                <w:sz w:val="16"/>
                <w:lang w:val="it-IT"/>
              </w:rPr>
            </w:pPr>
          </w:p>
        </w:tc>
      </w:tr>
    </w:tbl>
    <w:p w14:paraId="59897A4C" w14:textId="77777777" w:rsidR="00980D3B" w:rsidRDefault="00980D3B">
      <w:pPr>
        <w:pStyle w:val="NormalListBullets"/>
        <w:tabs>
          <w:tab w:val="num" w:pos="360"/>
        </w:tabs>
      </w:pPr>
      <w:r>
        <w:t xml:space="preserve">Refer to </w:t>
      </w:r>
      <w:hyperlink w:anchor="HL70289" w:history="1">
        <w:r>
          <w:rPr>
            <w:rStyle w:val="HyperlinkText"/>
          </w:rPr>
          <w:t>Use</w:t>
        </w:r>
        <w:bookmarkStart w:id="468" w:name="_Hlt22449425"/>
        <w:r>
          <w:rPr>
            <w:rStyle w:val="HyperlinkText"/>
          </w:rPr>
          <w:t>r</w:t>
        </w:r>
        <w:bookmarkEnd w:id="468"/>
        <w:r>
          <w:rPr>
            <w:rStyle w:val="HyperlinkText"/>
          </w:rPr>
          <w:t>-defined Table –0289 County/Paris</w:t>
        </w:r>
        <w:bookmarkStart w:id="469" w:name="_Hlt33416468"/>
        <w:r>
          <w:rPr>
            <w:rStyle w:val="HyperlinkText"/>
          </w:rPr>
          <w:t>h</w:t>
        </w:r>
        <w:bookmarkEnd w:id="469"/>
      </w:hyperlink>
      <w:r>
        <w:rPr>
          <w:rStyle w:val="NormalIndentedChar"/>
        </w:rPr>
        <w:t xml:space="preserve"> </w:t>
      </w:r>
      <w:r>
        <w:t>for suggested values if the administrative unit under whose jurisdiction the identifier was issued is a county or parish.</w:t>
      </w:r>
    </w:p>
    <w:p w14:paraId="0A2596B8" w14:textId="77777777" w:rsidR="00980D3B" w:rsidRDefault="00980D3B">
      <w:pPr>
        <w:pStyle w:val="NormalIndented"/>
      </w:pPr>
      <w:r>
        <w:t>The reader is referred to the CX.4, if there is a need to transmit this information as an OID.</w:t>
      </w:r>
    </w:p>
    <w:p w14:paraId="5F13D3E7" w14:textId="77777777" w:rsidR="00980D3B" w:rsidRDefault="00980D3B">
      <w:pPr>
        <w:pStyle w:val="Heading4"/>
      </w:pPr>
      <w:bookmarkStart w:id="470" w:name="_Ref22464135"/>
      <w:r>
        <w:t>Assigning Agency or Department   (CWE)</w:t>
      </w:r>
      <w:bookmarkEnd w:id="470"/>
    </w:p>
    <w:p w14:paraId="16B53490" w14:textId="77777777" w:rsidR="00980D3B" w:rsidRDefault="00980D3B">
      <w:pPr>
        <w:pStyle w:val="NormalIndented"/>
      </w:pPr>
      <w:r>
        <w:t>Definition: The agency or department that assigned the identifier in component 1.</w:t>
      </w:r>
    </w:p>
    <w:p w14:paraId="40AE4484" w14:textId="77777777" w:rsidR="00980D3B" w:rsidRDefault="00980D3B">
      <w:pPr>
        <w:pStyle w:val="NormalIndented"/>
      </w:pPr>
      <w:r>
        <w:t xml:space="preserve">Refer to </w:t>
      </w:r>
      <w:r>
        <w:rPr>
          <w:rStyle w:val="ReferenceUserTable"/>
        </w:rPr>
        <w:t>User-defined Table –0530 Organizations, Agency, Department</w:t>
      </w:r>
      <w:r>
        <w:t xml:space="preserve"> for suggested values if the a</w:t>
      </w:r>
      <w:r>
        <w:t>d</w:t>
      </w:r>
      <w:r>
        <w:t>ministrative unit under whose jurisdiction the identifier was issued is an organization, agency or depar</w:t>
      </w:r>
      <w:r>
        <w:t>t</w:t>
      </w:r>
      <w:r>
        <w:t>ment. This is populated with site-specific assigning authorities. It also should contain national or intern</w:t>
      </w:r>
      <w:r>
        <w:t>a</w:t>
      </w:r>
      <w:r>
        <w:t xml:space="preserve">tional codes when CX-5 Identifier Type may be assigned by more than one authority within a governmental or organizational unit. For example, a federal government may have 2 departments that assign a military identifier, its Veterans Affairs department and its department of defense. It is </w:t>
      </w:r>
      <w:r>
        <w:rPr>
          <w:rStyle w:val="Strong"/>
        </w:rPr>
        <w:t>not</w:t>
      </w:r>
      <w:r>
        <w:t xml:space="preserve"> recommended to include values for entities such as Social Security Administration (SSA), Immigration and Naturalization Service (INS), Center for Medicare and Medicaid Services (CMS) because they are included in the ident</w:t>
      </w:r>
      <w:r>
        <w:t>i</w:t>
      </w:r>
      <w:r>
        <w:t>fier type table. In these cases the name of the country plus the identifier type yields the correct interpret</w:t>
      </w:r>
      <w:r>
        <w:t>a</w:t>
      </w:r>
      <w:r>
        <w:t>tion of the identifier in component one. Likewise, entries like department of motor vehicles (DMV) and l</w:t>
      </w:r>
      <w:r>
        <w:t>i</w:t>
      </w:r>
      <w:r>
        <w:t xml:space="preserve">censing boards are </w:t>
      </w:r>
      <w:r>
        <w:rPr>
          <w:b/>
        </w:rPr>
        <w:t>not</w:t>
      </w:r>
      <w:r>
        <w:t xml:space="preserve"> recommended for inclusion because the combination of state and identifier type yields the correct interpretation of the identifier in component one. This approach is not to be confused with the detailed information provided in the chapter 15 segments that have provision for specifying the precise granting body and iss</w:t>
      </w:r>
      <w:r>
        <w:t>u</w:t>
      </w:r>
      <w:r>
        <w:t>ing body information needed in personnel ma</w:t>
      </w:r>
      <w:r>
        <w:t>n</w:t>
      </w:r>
      <w:r>
        <w:t>agement messages.</w:t>
      </w:r>
    </w:p>
    <w:p w14:paraId="78874B60" w14:textId="77777777" w:rsidR="00980D3B" w:rsidRDefault="00980D3B">
      <w:pPr>
        <w:pStyle w:val="UserTableCaption"/>
      </w:pPr>
      <w:r>
        <w:t>User-defined Table 0530 – Organization, agency, department</w:t>
      </w:r>
      <w:r>
        <w:fldChar w:fldCharType="begin"/>
      </w:r>
      <w:r>
        <w:instrText xml:space="preserve"> XE "User-defined table 0530 – Organization, agency, department" </w:instrText>
      </w:r>
      <w:r>
        <w:fldChar w:fldCharType="end"/>
      </w:r>
      <w:r>
        <w:tab/>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2609"/>
        <w:gridCol w:w="3151"/>
      </w:tblGrid>
      <w:tr w:rsidR="00980D3B" w14:paraId="762A5FF9"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79639064" w14:textId="77777777" w:rsidR="00980D3B" w:rsidRDefault="00980D3B">
            <w:pPr>
              <w:pStyle w:val="UserTableHeader"/>
              <w:jc w:val="center"/>
              <w:rPr>
                <w:lang w:val="fr-FR"/>
              </w:rPr>
            </w:pPr>
            <w:r>
              <w:rPr>
                <w:lang w:val="fr-FR"/>
              </w:rPr>
              <w:t>Value</w:t>
            </w:r>
          </w:p>
        </w:tc>
        <w:tc>
          <w:tcPr>
            <w:tcW w:w="2609" w:type="dxa"/>
            <w:tcBorders>
              <w:top w:val="single" w:sz="12" w:space="0" w:color="auto"/>
              <w:bottom w:val="single" w:sz="6" w:space="0" w:color="auto"/>
            </w:tcBorders>
            <w:shd w:val="pct10" w:color="auto" w:fill="FFFFFF"/>
          </w:tcPr>
          <w:p w14:paraId="7BA74988" w14:textId="77777777" w:rsidR="00980D3B" w:rsidRDefault="00980D3B">
            <w:pPr>
              <w:pStyle w:val="UserTableHeader"/>
              <w:rPr>
                <w:lang w:val="fr-FR"/>
              </w:rPr>
            </w:pPr>
            <w:r>
              <w:rPr>
                <w:lang w:val="fr-FR"/>
              </w:rPr>
              <w:t>Description</w:t>
            </w:r>
          </w:p>
        </w:tc>
        <w:tc>
          <w:tcPr>
            <w:tcW w:w="3151" w:type="dxa"/>
            <w:tcBorders>
              <w:top w:val="single" w:sz="12" w:space="0" w:color="auto"/>
              <w:bottom w:val="single" w:sz="6" w:space="0" w:color="auto"/>
            </w:tcBorders>
            <w:shd w:val="pct10" w:color="auto" w:fill="FFFFFF"/>
          </w:tcPr>
          <w:p w14:paraId="5BBCD453" w14:textId="77777777" w:rsidR="00980D3B" w:rsidRDefault="00980D3B">
            <w:pPr>
              <w:pStyle w:val="UserTableHeader"/>
              <w:rPr>
                <w:lang w:val="fr-FR"/>
              </w:rPr>
            </w:pPr>
            <w:r>
              <w:rPr>
                <w:lang w:val="fr-FR"/>
              </w:rPr>
              <w:t>Comment</w:t>
            </w:r>
          </w:p>
        </w:tc>
      </w:tr>
      <w:tr w:rsidR="00980D3B" w14:paraId="4055E968" w14:textId="77777777">
        <w:tblPrEx>
          <w:tblCellMar>
            <w:top w:w="0" w:type="dxa"/>
            <w:bottom w:w="0" w:type="dxa"/>
          </w:tblCellMar>
        </w:tblPrEx>
        <w:trPr>
          <w:jc w:val="center"/>
        </w:trPr>
        <w:tc>
          <w:tcPr>
            <w:tcW w:w="1440" w:type="dxa"/>
            <w:tcBorders>
              <w:top w:val="single" w:sz="6" w:space="0" w:color="auto"/>
              <w:bottom w:val="single" w:sz="6" w:space="0" w:color="auto"/>
            </w:tcBorders>
          </w:tcPr>
          <w:p w14:paraId="52B0BBE8" w14:textId="77777777" w:rsidR="00980D3B" w:rsidRDefault="00980D3B">
            <w:pPr>
              <w:pStyle w:val="UserTableBody"/>
              <w:jc w:val="center"/>
              <w:rPr>
                <w:iCs/>
                <w:szCs w:val="18"/>
              </w:rPr>
            </w:pPr>
            <w:r>
              <w:rPr>
                <w:iCs/>
                <w:szCs w:val="18"/>
              </w:rPr>
              <w:t>AE</w:t>
            </w:r>
          </w:p>
        </w:tc>
        <w:tc>
          <w:tcPr>
            <w:tcW w:w="2609" w:type="dxa"/>
            <w:tcBorders>
              <w:top w:val="single" w:sz="6" w:space="0" w:color="auto"/>
              <w:bottom w:val="single" w:sz="6" w:space="0" w:color="auto"/>
            </w:tcBorders>
          </w:tcPr>
          <w:p w14:paraId="61259536" w14:textId="77777777" w:rsidR="00980D3B" w:rsidRDefault="00980D3B">
            <w:pPr>
              <w:pStyle w:val="UserTableBody"/>
            </w:pPr>
            <w:r>
              <w:t>American Express</w:t>
            </w:r>
          </w:p>
        </w:tc>
        <w:tc>
          <w:tcPr>
            <w:tcW w:w="3151" w:type="dxa"/>
            <w:tcBorders>
              <w:top w:val="single" w:sz="6" w:space="0" w:color="auto"/>
              <w:bottom w:val="single" w:sz="6" w:space="0" w:color="auto"/>
            </w:tcBorders>
          </w:tcPr>
          <w:p w14:paraId="79DA21F7" w14:textId="77777777" w:rsidR="00980D3B" w:rsidRDefault="00980D3B">
            <w:pPr>
              <w:pStyle w:val="UserTableBody"/>
              <w:rPr>
                <w:snapToGrid w:val="0"/>
                <w:sz w:val="16"/>
              </w:rPr>
            </w:pPr>
          </w:p>
        </w:tc>
      </w:tr>
      <w:tr w:rsidR="00980D3B" w14:paraId="204F613C" w14:textId="77777777">
        <w:tblPrEx>
          <w:tblCellMar>
            <w:top w:w="0" w:type="dxa"/>
            <w:bottom w:w="0" w:type="dxa"/>
          </w:tblCellMar>
        </w:tblPrEx>
        <w:trPr>
          <w:jc w:val="center"/>
        </w:trPr>
        <w:tc>
          <w:tcPr>
            <w:tcW w:w="1440" w:type="dxa"/>
            <w:tcBorders>
              <w:top w:val="single" w:sz="6" w:space="0" w:color="auto"/>
              <w:bottom w:val="single" w:sz="6" w:space="0" w:color="auto"/>
            </w:tcBorders>
          </w:tcPr>
          <w:p w14:paraId="3AE80B2E" w14:textId="77777777" w:rsidR="00980D3B" w:rsidRDefault="00980D3B">
            <w:pPr>
              <w:pStyle w:val="UserTableBody"/>
              <w:jc w:val="center"/>
              <w:rPr>
                <w:iCs/>
                <w:szCs w:val="18"/>
              </w:rPr>
            </w:pPr>
            <w:r>
              <w:rPr>
                <w:iCs/>
                <w:szCs w:val="18"/>
              </w:rPr>
              <w:t>DEA</w:t>
            </w:r>
          </w:p>
        </w:tc>
        <w:tc>
          <w:tcPr>
            <w:tcW w:w="2609" w:type="dxa"/>
            <w:tcBorders>
              <w:top w:val="single" w:sz="6" w:space="0" w:color="auto"/>
              <w:bottom w:val="single" w:sz="6" w:space="0" w:color="auto"/>
            </w:tcBorders>
          </w:tcPr>
          <w:p w14:paraId="7301B9BA" w14:textId="77777777" w:rsidR="00980D3B" w:rsidRDefault="00980D3B">
            <w:pPr>
              <w:pStyle w:val="UserTableBody"/>
            </w:pPr>
            <w:r>
              <w:t>Drug Enforcement Agency</w:t>
            </w:r>
          </w:p>
        </w:tc>
        <w:tc>
          <w:tcPr>
            <w:tcW w:w="3151" w:type="dxa"/>
            <w:tcBorders>
              <w:top w:val="single" w:sz="6" w:space="0" w:color="auto"/>
              <w:bottom w:val="single" w:sz="6" w:space="0" w:color="auto"/>
            </w:tcBorders>
          </w:tcPr>
          <w:p w14:paraId="243F027E" w14:textId="77777777" w:rsidR="00980D3B" w:rsidRDefault="00980D3B">
            <w:pPr>
              <w:pStyle w:val="UserTableBody"/>
            </w:pPr>
            <w:r>
              <w:rPr>
                <w:snapToGrid w:val="0"/>
              </w:rPr>
              <w:t>The US Drug Enforcement Administr</w:t>
            </w:r>
            <w:r>
              <w:rPr>
                <w:snapToGrid w:val="0"/>
              </w:rPr>
              <w:t>a</w:t>
            </w:r>
            <w:r>
              <w:rPr>
                <w:snapToGrid w:val="0"/>
              </w:rPr>
              <w:t>tion does not solely assign DEA numbers in the United States. Hospitals have the authority to issue DEA numbers to their medical residents. These DEA numbers are based upon the hospital’s DEA number, but the authority rests with the hospital on the assignment to the residents. Thus, DEA as an Assigning Authority is necessary in addition to DEA as an Identifier Type.</w:t>
            </w:r>
          </w:p>
        </w:tc>
      </w:tr>
      <w:tr w:rsidR="00980D3B" w14:paraId="28C0AA82" w14:textId="77777777">
        <w:tblPrEx>
          <w:tblCellMar>
            <w:top w:w="0" w:type="dxa"/>
            <w:bottom w:w="0" w:type="dxa"/>
          </w:tblCellMar>
        </w:tblPrEx>
        <w:trPr>
          <w:jc w:val="center"/>
        </w:trPr>
        <w:tc>
          <w:tcPr>
            <w:tcW w:w="1440" w:type="dxa"/>
            <w:tcBorders>
              <w:top w:val="single" w:sz="6" w:space="0" w:color="auto"/>
              <w:bottom w:val="single" w:sz="6" w:space="0" w:color="auto"/>
            </w:tcBorders>
          </w:tcPr>
          <w:p w14:paraId="2051FCE3" w14:textId="77777777" w:rsidR="00980D3B" w:rsidRDefault="00980D3B">
            <w:pPr>
              <w:pStyle w:val="UserTableBody"/>
              <w:jc w:val="center"/>
              <w:rPr>
                <w:iCs/>
                <w:szCs w:val="18"/>
              </w:rPr>
            </w:pPr>
            <w:r>
              <w:rPr>
                <w:iCs/>
                <w:szCs w:val="18"/>
              </w:rPr>
              <w:t>DOD</w:t>
            </w:r>
          </w:p>
        </w:tc>
        <w:tc>
          <w:tcPr>
            <w:tcW w:w="2609" w:type="dxa"/>
            <w:tcBorders>
              <w:top w:val="single" w:sz="6" w:space="0" w:color="auto"/>
              <w:bottom w:val="single" w:sz="6" w:space="0" w:color="auto"/>
            </w:tcBorders>
          </w:tcPr>
          <w:p w14:paraId="045F4BE3" w14:textId="77777777" w:rsidR="00980D3B" w:rsidRDefault="00980D3B">
            <w:pPr>
              <w:pStyle w:val="UserTableBody"/>
            </w:pPr>
            <w:r>
              <w:t>Department of Defense</w:t>
            </w:r>
          </w:p>
        </w:tc>
        <w:tc>
          <w:tcPr>
            <w:tcW w:w="3151" w:type="dxa"/>
            <w:tcBorders>
              <w:top w:val="single" w:sz="6" w:space="0" w:color="auto"/>
              <w:bottom w:val="single" w:sz="6" w:space="0" w:color="auto"/>
            </w:tcBorders>
          </w:tcPr>
          <w:p w14:paraId="56EEF883" w14:textId="77777777" w:rsidR="00980D3B" w:rsidRDefault="00980D3B">
            <w:pPr>
              <w:pStyle w:val="UserTableBody"/>
            </w:pPr>
            <w:r>
              <w:t xml:space="preserve">In some countries e.g., the US, more than one department may issue a military identifier. Hence, US is not </w:t>
            </w:r>
            <w:r>
              <w:lastRenderedPageBreak/>
              <w:t>sufficient as the Assigning Authority.</w:t>
            </w:r>
          </w:p>
        </w:tc>
      </w:tr>
      <w:tr w:rsidR="00980D3B" w14:paraId="4F212228" w14:textId="77777777">
        <w:tblPrEx>
          <w:tblCellMar>
            <w:top w:w="0" w:type="dxa"/>
            <w:bottom w:w="0" w:type="dxa"/>
          </w:tblCellMar>
        </w:tblPrEx>
        <w:trPr>
          <w:jc w:val="center"/>
        </w:trPr>
        <w:tc>
          <w:tcPr>
            <w:tcW w:w="1440" w:type="dxa"/>
            <w:tcBorders>
              <w:top w:val="single" w:sz="6" w:space="0" w:color="auto"/>
              <w:bottom w:val="single" w:sz="6" w:space="0" w:color="auto"/>
            </w:tcBorders>
          </w:tcPr>
          <w:p w14:paraId="025A0CCE" w14:textId="77777777" w:rsidR="00980D3B" w:rsidRDefault="00980D3B">
            <w:pPr>
              <w:pStyle w:val="UserTableBody"/>
              <w:jc w:val="center"/>
              <w:rPr>
                <w:iCs/>
                <w:szCs w:val="18"/>
              </w:rPr>
            </w:pPr>
            <w:r>
              <w:rPr>
                <w:iCs/>
                <w:szCs w:val="18"/>
              </w:rPr>
              <w:lastRenderedPageBreak/>
              <w:t>MC</w:t>
            </w:r>
          </w:p>
        </w:tc>
        <w:tc>
          <w:tcPr>
            <w:tcW w:w="2609" w:type="dxa"/>
            <w:tcBorders>
              <w:top w:val="single" w:sz="6" w:space="0" w:color="auto"/>
              <w:bottom w:val="single" w:sz="6" w:space="0" w:color="auto"/>
            </w:tcBorders>
          </w:tcPr>
          <w:p w14:paraId="53A9EA90" w14:textId="77777777" w:rsidR="00980D3B" w:rsidRDefault="00980D3B">
            <w:pPr>
              <w:pStyle w:val="UserTableBody"/>
            </w:pPr>
            <w:r>
              <w:t>Master Card</w:t>
            </w:r>
          </w:p>
        </w:tc>
        <w:tc>
          <w:tcPr>
            <w:tcW w:w="3151" w:type="dxa"/>
            <w:tcBorders>
              <w:top w:val="single" w:sz="6" w:space="0" w:color="auto"/>
              <w:bottom w:val="single" w:sz="6" w:space="0" w:color="auto"/>
            </w:tcBorders>
          </w:tcPr>
          <w:p w14:paraId="38988B34" w14:textId="77777777" w:rsidR="00980D3B" w:rsidRDefault="00980D3B">
            <w:pPr>
              <w:pStyle w:val="UserTableBody"/>
              <w:rPr>
                <w:sz w:val="16"/>
              </w:rPr>
            </w:pPr>
          </w:p>
        </w:tc>
      </w:tr>
      <w:tr w:rsidR="00980D3B" w14:paraId="61710C9D" w14:textId="77777777">
        <w:tblPrEx>
          <w:tblCellMar>
            <w:top w:w="0" w:type="dxa"/>
            <w:bottom w:w="0" w:type="dxa"/>
          </w:tblCellMar>
        </w:tblPrEx>
        <w:trPr>
          <w:jc w:val="center"/>
        </w:trPr>
        <w:tc>
          <w:tcPr>
            <w:tcW w:w="1440" w:type="dxa"/>
            <w:tcBorders>
              <w:top w:val="single" w:sz="6" w:space="0" w:color="auto"/>
              <w:bottom w:val="single" w:sz="6" w:space="0" w:color="auto"/>
            </w:tcBorders>
          </w:tcPr>
          <w:p w14:paraId="45283152" w14:textId="77777777" w:rsidR="00980D3B" w:rsidRDefault="00980D3B">
            <w:pPr>
              <w:pStyle w:val="UserTableBody"/>
              <w:jc w:val="center"/>
              <w:rPr>
                <w:iCs/>
                <w:szCs w:val="18"/>
                <w:lang w:val="fr-FR"/>
              </w:rPr>
            </w:pPr>
            <w:r>
              <w:rPr>
                <w:iCs/>
                <w:szCs w:val="18"/>
                <w:lang w:val="fr-FR"/>
              </w:rPr>
              <w:t>VA</w:t>
            </w:r>
          </w:p>
        </w:tc>
        <w:tc>
          <w:tcPr>
            <w:tcW w:w="2609" w:type="dxa"/>
            <w:tcBorders>
              <w:top w:val="single" w:sz="6" w:space="0" w:color="auto"/>
              <w:bottom w:val="single" w:sz="6" w:space="0" w:color="auto"/>
            </w:tcBorders>
          </w:tcPr>
          <w:p w14:paraId="31F8F9FF" w14:textId="77777777" w:rsidR="00980D3B" w:rsidRDefault="00980D3B">
            <w:pPr>
              <w:pStyle w:val="UserTableBody"/>
              <w:rPr>
                <w:lang w:val="fr-FR"/>
              </w:rPr>
            </w:pPr>
            <w:r>
              <w:rPr>
                <w:lang w:val="fr-FR"/>
              </w:rPr>
              <w:t>Veterans Affairs</w:t>
            </w:r>
          </w:p>
        </w:tc>
        <w:tc>
          <w:tcPr>
            <w:tcW w:w="3151" w:type="dxa"/>
            <w:tcBorders>
              <w:top w:val="single" w:sz="6" w:space="0" w:color="auto"/>
              <w:bottom w:val="single" w:sz="6" w:space="0" w:color="auto"/>
            </w:tcBorders>
          </w:tcPr>
          <w:p w14:paraId="379B71FF" w14:textId="77777777" w:rsidR="00980D3B" w:rsidRDefault="00980D3B">
            <w:pPr>
              <w:pStyle w:val="UserTableBody"/>
              <w:rPr>
                <w:sz w:val="16"/>
                <w:lang w:val="fr-FR"/>
              </w:rPr>
            </w:pPr>
          </w:p>
        </w:tc>
      </w:tr>
      <w:tr w:rsidR="00980D3B" w14:paraId="396C2B47"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48FDE017" w14:textId="77777777" w:rsidR="00980D3B" w:rsidRDefault="00980D3B">
            <w:pPr>
              <w:pStyle w:val="UserTableBody"/>
              <w:jc w:val="center"/>
              <w:rPr>
                <w:iCs/>
                <w:szCs w:val="18"/>
                <w:lang w:val="fr-FR"/>
              </w:rPr>
            </w:pPr>
            <w:r>
              <w:rPr>
                <w:iCs/>
                <w:szCs w:val="18"/>
                <w:lang w:val="fr-FR"/>
              </w:rPr>
              <w:t>VI</w:t>
            </w:r>
          </w:p>
        </w:tc>
        <w:tc>
          <w:tcPr>
            <w:tcW w:w="2609" w:type="dxa"/>
            <w:tcBorders>
              <w:top w:val="single" w:sz="6" w:space="0" w:color="auto"/>
              <w:bottom w:val="single" w:sz="12" w:space="0" w:color="auto"/>
            </w:tcBorders>
          </w:tcPr>
          <w:p w14:paraId="4E8AB243" w14:textId="77777777" w:rsidR="00980D3B" w:rsidRDefault="00980D3B">
            <w:pPr>
              <w:pStyle w:val="UserTableBody"/>
              <w:rPr>
                <w:lang w:val="fr-FR"/>
              </w:rPr>
            </w:pPr>
            <w:r>
              <w:rPr>
                <w:lang w:val="fr-FR"/>
              </w:rPr>
              <w:t>Visa</w:t>
            </w:r>
          </w:p>
        </w:tc>
        <w:tc>
          <w:tcPr>
            <w:tcW w:w="3151" w:type="dxa"/>
            <w:tcBorders>
              <w:top w:val="single" w:sz="6" w:space="0" w:color="auto"/>
              <w:bottom w:val="single" w:sz="12" w:space="0" w:color="auto"/>
            </w:tcBorders>
          </w:tcPr>
          <w:p w14:paraId="39E5A15C" w14:textId="77777777" w:rsidR="00980D3B" w:rsidRDefault="00980D3B">
            <w:pPr>
              <w:pStyle w:val="UserTableBody"/>
              <w:rPr>
                <w:sz w:val="16"/>
                <w:lang w:val="fr-FR"/>
              </w:rPr>
            </w:pPr>
          </w:p>
        </w:tc>
      </w:tr>
    </w:tbl>
    <w:p w14:paraId="05C50901" w14:textId="77777777" w:rsidR="00980D3B" w:rsidRDefault="00980D3B">
      <w:pPr>
        <w:pStyle w:val="NormalIndented"/>
        <w:rPr>
          <w:lang w:val="fr-FR"/>
        </w:rPr>
      </w:pPr>
      <w:r>
        <w:rPr>
          <w:lang w:val="fr-FR"/>
        </w:rPr>
        <w:t>Example 1: &lt;Identifier&gt; plus &lt;Visa&gt; yields a unique identifier.</w:t>
      </w:r>
    </w:p>
    <w:p w14:paraId="72F72667" w14:textId="77777777" w:rsidR="00980D3B" w:rsidRDefault="00980D3B">
      <w:pPr>
        <w:pStyle w:val="NormalIndented"/>
        <w:rPr>
          <w:lang w:val="fr-FR"/>
        </w:rPr>
      </w:pPr>
      <w:r>
        <w:rPr>
          <w:lang w:val="fr-FR"/>
        </w:rPr>
        <w:t>Example 2: &lt;identifier&gt; plus &lt;state&gt; plus &lt;DLN&gt; yields a unique driver’s license nu</w:t>
      </w:r>
      <w:r>
        <w:rPr>
          <w:lang w:val="fr-FR"/>
        </w:rPr>
        <w:t>m</w:t>
      </w:r>
      <w:r>
        <w:rPr>
          <w:lang w:val="fr-FR"/>
        </w:rPr>
        <w:t>ber.</w:t>
      </w:r>
    </w:p>
    <w:p w14:paraId="0E8942B8" w14:textId="77777777" w:rsidR="00980D3B" w:rsidRDefault="00980D3B">
      <w:pPr>
        <w:pStyle w:val="NormalIndented"/>
        <w:rPr>
          <w:lang w:val="fr-FR"/>
        </w:rPr>
      </w:pPr>
      <w:r>
        <w:rPr>
          <w:lang w:val="fr-FR"/>
        </w:rPr>
        <w:t>Example 3: &lt;identifier&gt; plus &lt;country&gt; plus &lt;INS&gt; yields a unique immigration nu</w:t>
      </w:r>
      <w:r>
        <w:rPr>
          <w:lang w:val="fr-FR"/>
        </w:rPr>
        <w:t>m</w:t>
      </w:r>
      <w:r>
        <w:rPr>
          <w:lang w:val="fr-FR"/>
        </w:rPr>
        <w:t>ber.</w:t>
      </w:r>
    </w:p>
    <w:p w14:paraId="42D145B7" w14:textId="77777777" w:rsidR="00980D3B" w:rsidRDefault="00980D3B">
      <w:pPr>
        <w:pStyle w:val="NormalIndented"/>
      </w:pPr>
      <w:r>
        <w:t>The reader is referred to the CX.4, if there is a need to transmit this information as an OID.</w:t>
      </w:r>
    </w:p>
    <w:p w14:paraId="716C5226" w14:textId="77777777" w:rsidR="00980D3B" w:rsidRDefault="00980D3B">
      <w:pPr>
        <w:pStyle w:val="Heading3"/>
      </w:pPr>
      <w:r>
        <w:fldChar w:fldCharType="begin"/>
      </w:r>
      <w:r>
        <w:instrText>XE "DDI"</w:instrText>
      </w:r>
      <w:r>
        <w:fldChar w:fldCharType="end"/>
      </w:r>
      <w:r>
        <w:fldChar w:fldCharType="begin"/>
      </w:r>
      <w:r>
        <w:instrText>XE "Data types: DDI"</w:instrText>
      </w:r>
      <w:r>
        <w:fldChar w:fldCharType="end"/>
      </w:r>
      <w:r>
        <w:t xml:space="preserve"> </w:t>
      </w:r>
      <w:bookmarkStart w:id="471" w:name="_Ref174887"/>
      <w:bookmarkStart w:id="472" w:name="_Toc496469"/>
      <w:bookmarkStart w:id="473" w:name="_Toc524816"/>
      <w:bookmarkStart w:id="474" w:name="_Toc1802399"/>
      <w:bookmarkStart w:id="475" w:name="_Toc22448394"/>
      <w:bookmarkStart w:id="476" w:name="_Toc22697586"/>
      <w:bookmarkStart w:id="477" w:name="_Toc24273621"/>
      <w:r>
        <w:t>DDI - daily deductible inform</w:t>
      </w:r>
      <w:r>
        <w:t>a</w:t>
      </w:r>
      <w:r>
        <w:t>tion</w:t>
      </w:r>
      <w:bookmarkEnd w:id="471"/>
      <w:bookmarkEnd w:id="472"/>
      <w:bookmarkEnd w:id="473"/>
      <w:bookmarkEnd w:id="474"/>
      <w:bookmarkEnd w:id="475"/>
      <w:bookmarkEnd w:id="476"/>
      <w:bookmarkEnd w:id="477"/>
    </w:p>
    <w:p w14:paraId="63985F62" w14:textId="77777777" w:rsidR="00980D3B" w:rsidRDefault="00980D3B">
      <w:pPr>
        <w:pStyle w:val="ComponentTableCaption"/>
      </w:pPr>
      <w:bookmarkStart w:id="478" w:name="DDI"/>
      <w:r>
        <w:t xml:space="preserve">HL7 Component Table - DDI – Daily Deductible Information </w:t>
      </w:r>
      <w:r>
        <w:fldChar w:fldCharType="begin"/>
      </w:r>
      <w:r>
        <w:instrText xml:space="preserve"> XE "HL7 Component Table - DDI" </w:instrText>
      </w:r>
      <w:r>
        <w:fldChar w:fldCharType="end"/>
      </w:r>
      <w:bookmarkEnd w:id="47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372EB9B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7901BE0"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1E8A4215"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3915F413"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1A414B94"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5FD3BF7"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EF24C58"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067AF19"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04B537EA" w14:textId="77777777" w:rsidR="00980D3B" w:rsidRDefault="00980D3B">
            <w:pPr>
              <w:pStyle w:val="ComponentTableHeader"/>
            </w:pPr>
            <w:r>
              <w:t>SEC.REF.</w:t>
            </w:r>
          </w:p>
        </w:tc>
      </w:tr>
      <w:tr w:rsidR="00980D3B" w14:paraId="0BDAF39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69773AE" w14:textId="77777777" w:rsidR="00980D3B" w:rsidRDefault="00980D3B">
            <w:pPr>
              <w:pStyle w:val="ComponentTableBody"/>
            </w:pPr>
            <w:r>
              <w:t>1</w:t>
            </w:r>
          </w:p>
        </w:tc>
        <w:tc>
          <w:tcPr>
            <w:tcW w:w="576" w:type="dxa"/>
            <w:tcBorders>
              <w:top w:val="single" w:sz="4" w:space="0" w:color="auto"/>
              <w:bottom w:val="single" w:sz="4" w:space="0" w:color="auto"/>
            </w:tcBorders>
          </w:tcPr>
          <w:p w14:paraId="4B3D97A7" w14:textId="77777777" w:rsidR="00980D3B" w:rsidRDefault="00980D3B">
            <w:pPr>
              <w:pStyle w:val="ComponentTableBody"/>
            </w:pPr>
            <w:r>
              <w:t>3</w:t>
            </w:r>
          </w:p>
        </w:tc>
        <w:tc>
          <w:tcPr>
            <w:tcW w:w="720" w:type="dxa"/>
            <w:tcBorders>
              <w:top w:val="single" w:sz="4" w:space="0" w:color="auto"/>
              <w:bottom w:val="single" w:sz="4" w:space="0" w:color="auto"/>
            </w:tcBorders>
          </w:tcPr>
          <w:p w14:paraId="14EFB969" w14:textId="77777777" w:rsidR="00980D3B" w:rsidRDefault="00980D3B">
            <w:pPr>
              <w:pStyle w:val="ComponentTableBody"/>
            </w:pPr>
            <w:r>
              <w:t>NM</w:t>
            </w:r>
          </w:p>
        </w:tc>
        <w:tc>
          <w:tcPr>
            <w:tcW w:w="576" w:type="dxa"/>
            <w:tcBorders>
              <w:top w:val="single" w:sz="4" w:space="0" w:color="auto"/>
              <w:bottom w:val="single" w:sz="4" w:space="0" w:color="auto"/>
            </w:tcBorders>
          </w:tcPr>
          <w:p w14:paraId="4BA8BF85" w14:textId="77777777" w:rsidR="00980D3B" w:rsidRDefault="00980D3B">
            <w:pPr>
              <w:pStyle w:val="ComponentTableBody"/>
            </w:pPr>
            <w:r>
              <w:t>O</w:t>
            </w:r>
          </w:p>
        </w:tc>
        <w:tc>
          <w:tcPr>
            <w:tcW w:w="720" w:type="dxa"/>
            <w:tcBorders>
              <w:top w:val="single" w:sz="4" w:space="0" w:color="auto"/>
              <w:bottom w:val="single" w:sz="4" w:space="0" w:color="auto"/>
            </w:tcBorders>
          </w:tcPr>
          <w:p w14:paraId="23C82B0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126AF76" w14:textId="77777777" w:rsidR="00980D3B" w:rsidRDefault="00980D3B">
            <w:pPr>
              <w:pStyle w:val="ComponentTableBody"/>
              <w:jc w:val="left"/>
            </w:pPr>
            <w:r>
              <w:rPr>
                <w:snapToGrid w:val="0"/>
              </w:rPr>
              <w:t>Delay Days</w:t>
            </w:r>
          </w:p>
        </w:tc>
        <w:tc>
          <w:tcPr>
            <w:tcW w:w="1440" w:type="dxa"/>
            <w:tcBorders>
              <w:top w:val="single" w:sz="4" w:space="0" w:color="auto"/>
              <w:bottom w:val="single" w:sz="4" w:space="0" w:color="auto"/>
            </w:tcBorders>
          </w:tcPr>
          <w:p w14:paraId="5426237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62CB2FA"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411A241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9C0C339"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230E3ED8"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748DB5D7" w14:textId="77777777" w:rsidR="00980D3B" w:rsidRDefault="00980D3B">
            <w:pPr>
              <w:pStyle w:val="ComponentTableBody"/>
              <w:rPr>
                <w:lang w:val="it-IT"/>
              </w:rPr>
            </w:pPr>
            <w:r>
              <w:rPr>
                <w:lang w:val="it-IT"/>
              </w:rPr>
              <w:t>MO</w:t>
            </w:r>
          </w:p>
        </w:tc>
        <w:tc>
          <w:tcPr>
            <w:tcW w:w="576" w:type="dxa"/>
            <w:tcBorders>
              <w:top w:val="single" w:sz="4" w:space="0" w:color="auto"/>
              <w:bottom w:val="single" w:sz="4" w:space="0" w:color="auto"/>
            </w:tcBorders>
          </w:tcPr>
          <w:p w14:paraId="7B85DCFB" w14:textId="77777777" w:rsidR="00980D3B" w:rsidRDefault="00980D3B">
            <w:pPr>
              <w:pStyle w:val="ComponentTableBody"/>
              <w:rPr>
                <w:lang w:val="it-IT"/>
              </w:rPr>
            </w:pPr>
            <w:r>
              <w:rPr>
                <w:lang w:val="it-IT"/>
              </w:rPr>
              <w:t>R</w:t>
            </w:r>
          </w:p>
        </w:tc>
        <w:tc>
          <w:tcPr>
            <w:tcW w:w="720" w:type="dxa"/>
            <w:tcBorders>
              <w:top w:val="single" w:sz="4" w:space="0" w:color="auto"/>
              <w:bottom w:val="single" w:sz="4" w:space="0" w:color="auto"/>
            </w:tcBorders>
          </w:tcPr>
          <w:p w14:paraId="597B8E54"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7410242C" w14:textId="77777777" w:rsidR="00980D3B" w:rsidRDefault="00980D3B">
            <w:pPr>
              <w:pStyle w:val="ComponentTableBody"/>
              <w:jc w:val="left"/>
            </w:pPr>
            <w:r>
              <w:rPr>
                <w:snapToGrid w:val="0"/>
              </w:rPr>
              <w:t>Monetary Amount</w:t>
            </w:r>
          </w:p>
        </w:tc>
        <w:tc>
          <w:tcPr>
            <w:tcW w:w="1440" w:type="dxa"/>
            <w:tcBorders>
              <w:top w:val="single" w:sz="4" w:space="0" w:color="auto"/>
              <w:bottom w:val="single" w:sz="4" w:space="0" w:color="auto"/>
            </w:tcBorders>
          </w:tcPr>
          <w:p w14:paraId="2A48AF4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17859CF" w14:textId="77777777" w:rsidR="00980D3B" w:rsidRDefault="00980D3B">
            <w:pPr>
              <w:pStyle w:val="ComponentTableBody"/>
              <w:rPr>
                <w:rStyle w:val="Hyperlink"/>
              </w:rPr>
            </w:pPr>
            <w:r>
              <w:rPr>
                <w:rStyle w:val="Hyperlink"/>
              </w:rPr>
              <w:fldChar w:fldCharType="begin"/>
            </w:r>
            <w:r>
              <w:rPr>
                <w:rStyle w:val="Hyperlink"/>
              </w:rPr>
              <w:instrText xml:space="preserve"> REF _Ref358258209 \r \h </w:instrText>
            </w:r>
            <w:r>
              <w:rPr>
                <w:rStyle w:val="Hyperlink"/>
              </w:rPr>
            </w:r>
            <w:r>
              <w:rPr>
                <w:rStyle w:val="Hyperlink"/>
              </w:rPr>
              <w:instrText xml:space="preserve"> \* MERGEFORMAT </w:instrText>
            </w:r>
            <w:r>
              <w:rPr>
                <w:rStyle w:val="Hyperlink"/>
              </w:rPr>
              <w:fldChar w:fldCharType="separate"/>
            </w:r>
            <w:r>
              <w:rPr>
                <w:rStyle w:val="Hyperlink"/>
              </w:rPr>
              <w:t>2.A.41</w:t>
            </w:r>
            <w:r>
              <w:rPr>
                <w:rStyle w:val="Hyperlink"/>
              </w:rPr>
              <w:fldChar w:fldCharType="end"/>
            </w:r>
          </w:p>
        </w:tc>
      </w:tr>
      <w:tr w:rsidR="00980D3B" w14:paraId="2EDC8C73"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2E6F0DA" w14:textId="77777777" w:rsidR="00980D3B" w:rsidRDefault="00980D3B">
            <w:pPr>
              <w:pStyle w:val="ComponentTableBody"/>
            </w:pPr>
            <w:r>
              <w:t>3</w:t>
            </w:r>
          </w:p>
        </w:tc>
        <w:tc>
          <w:tcPr>
            <w:tcW w:w="576" w:type="dxa"/>
            <w:tcBorders>
              <w:top w:val="single" w:sz="4" w:space="0" w:color="auto"/>
              <w:bottom w:val="double" w:sz="4" w:space="0" w:color="auto"/>
            </w:tcBorders>
          </w:tcPr>
          <w:p w14:paraId="10B2B004" w14:textId="77777777" w:rsidR="00980D3B" w:rsidRDefault="00980D3B">
            <w:pPr>
              <w:pStyle w:val="ComponentTableBody"/>
            </w:pPr>
            <w:r>
              <w:t>4</w:t>
            </w:r>
          </w:p>
        </w:tc>
        <w:tc>
          <w:tcPr>
            <w:tcW w:w="720" w:type="dxa"/>
            <w:tcBorders>
              <w:top w:val="single" w:sz="4" w:space="0" w:color="auto"/>
              <w:bottom w:val="double" w:sz="4" w:space="0" w:color="auto"/>
            </w:tcBorders>
          </w:tcPr>
          <w:p w14:paraId="3217549B" w14:textId="77777777" w:rsidR="00980D3B" w:rsidRDefault="00980D3B">
            <w:pPr>
              <w:pStyle w:val="ComponentTableBody"/>
            </w:pPr>
            <w:r>
              <w:t>NM</w:t>
            </w:r>
          </w:p>
        </w:tc>
        <w:tc>
          <w:tcPr>
            <w:tcW w:w="576" w:type="dxa"/>
            <w:tcBorders>
              <w:top w:val="single" w:sz="4" w:space="0" w:color="auto"/>
              <w:bottom w:val="double" w:sz="4" w:space="0" w:color="auto"/>
            </w:tcBorders>
          </w:tcPr>
          <w:p w14:paraId="44159F44" w14:textId="77777777" w:rsidR="00980D3B" w:rsidRDefault="00980D3B">
            <w:pPr>
              <w:pStyle w:val="ComponentTableBody"/>
            </w:pPr>
            <w:r>
              <w:t>O</w:t>
            </w:r>
          </w:p>
        </w:tc>
        <w:tc>
          <w:tcPr>
            <w:tcW w:w="720" w:type="dxa"/>
            <w:tcBorders>
              <w:top w:val="single" w:sz="4" w:space="0" w:color="auto"/>
              <w:bottom w:val="double" w:sz="4" w:space="0" w:color="auto"/>
            </w:tcBorders>
          </w:tcPr>
          <w:p w14:paraId="0C8BCF32" w14:textId="77777777" w:rsidR="00980D3B" w:rsidRDefault="00980D3B">
            <w:pPr>
              <w:pStyle w:val="ComponentTableBody"/>
              <w:rPr>
                <w:sz w:val="16"/>
              </w:rPr>
            </w:pPr>
          </w:p>
        </w:tc>
        <w:tc>
          <w:tcPr>
            <w:tcW w:w="2880" w:type="dxa"/>
            <w:tcBorders>
              <w:top w:val="single" w:sz="4" w:space="0" w:color="auto"/>
              <w:bottom w:val="double" w:sz="4" w:space="0" w:color="auto"/>
            </w:tcBorders>
          </w:tcPr>
          <w:p w14:paraId="6A985C52" w14:textId="77777777" w:rsidR="00980D3B" w:rsidRDefault="00980D3B">
            <w:pPr>
              <w:pStyle w:val="ComponentTableBody"/>
              <w:jc w:val="left"/>
            </w:pPr>
            <w:r>
              <w:rPr>
                <w:snapToGrid w:val="0"/>
              </w:rPr>
              <w:t>Number of Days</w:t>
            </w:r>
          </w:p>
        </w:tc>
        <w:tc>
          <w:tcPr>
            <w:tcW w:w="1440" w:type="dxa"/>
            <w:tcBorders>
              <w:top w:val="single" w:sz="4" w:space="0" w:color="auto"/>
              <w:bottom w:val="double" w:sz="4" w:space="0" w:color="auto"/>
            </w:tcBorders>
          </w:tcPr>
          <w:p w14:paraId="721AA79A"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039CBBC8"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5E04D25F" w14:textId="77777777" w:rsidR="00980D3B" w:rsidRDefault="00980D3B">
      <w:pPr>
        <w:pStyle w:val="NormalIndented"/>
      </w:pPr>
      <w:r>
        <w:t>Definition: This data type specifies the detail information for the daily deductible.</w:t>
      </w:r>
    </w:p>
    <w:p w14:paraId="7A0761FF" w14:textId="77777777" w:rsidR="00980D3B" w:rsidRDefault="00980D3B">
      <w:pPr>
        <w:pStyle w:val="Note"/>
        <w:tabs>
          <w:tab w:val="left" w:pos="1440"/>
        </w:tabs>
        <w:rPr>
          <w:snapToGrid w:val="0"/>
        </w:rPr>
      </w:pPr>
      <w:r>
        <w:rPr>
          <w:rStyle w:val="Strong"/>
        </w:rPr>
        <w:t>Maximum Length:</w:t>
      </w:r>
      <w:r>
        <w:t xml:space="preserve"> 25</w:t>
      </w:r>
    </w:p>
    <w:p w14:paraId="08476B87" w14:textId="77777777" w:rsidR="00980D3B" w:rsidRDefault="00980D3B"/>
    <w:p w14:paraId="36F4BF22" w14:textId="77777777" w:rsidR="00980D3B" w:rsidRDefault="00980D3B">
      <w:pPr>
        <w:pStyle w:val="Note"/>
        <w:tabs>
          <w:tab w:val="left" w:pos="1440"/>
        </w:tabs>
        <w:rPr>
          <w:snapToGrid w:val="0"/>
        </w:rPr>
      </w:pPr>
      <w:r>
        <w:rPr>
          <w:rStyle w:val="Strong"/>
        </w:rPr>
        <w:t>Note:</w:t>
      </w:r>
      <w:r>
        <w:t xml:space="preserve"> Replaces the CM data type used in section 6.5.7.30 IN2-30, as of v 2.5.</w:t>
      </w:r>
    </w:p>
    <w:p w14:paraId="665551D1" w14:textId="77777777" w:rsidR="00980D3B" w:rsidRDefault="00980D3B">
      <w:pPr>
        <w:pStyle w:val="Heading4"/>
        <w:rPr>
          <w:vanish/>
        </w:rPr>
      </w:pPr>
    </w:p>
    <w:p w14:paraId="7230B04A" w14:textId="77777777" w:rsidR="00980D3B" w:rsidRDefault="00980D3B">
      <w:pPr>
        <w:pStyle w:val="Heading4"/>
      </w:pPr>
      <w:r>
        <w:rPr>
          <w:snapToGrid w:val="0"/>
        </w:rPr>
        <w:t>Delay Days</w:t>
      </w:r>
      <w:r>
        <w:t xml:space="preserve"> (NM)</w:t>
      </w:r>
    </w:p>
    <w:p w14:paraId="50E80044" w14:textId="77777777" w:rsidR="00980D3B" w:rsidRDefault="00980D3B">
      <w:pPr>
        <w:pStyle w:val="NormalIndented"/>
        <w:rPr>
          <w:b/>
        </w:rPr>
      </w:pPr>
      <w:r>
        <w:t>Definition: The number of days after which the daily deductible begins</w:t>
      </w:r>
    </w:p>
    <w:p w14:paraId="6F5F146E" w14:textId="77777777" w:rsidR="00980D3B" w:rsidRDefault="00980D3B">
      <w:pPr>
        <w:pStyle w:val="Heading4"/>
      </w:pPr>
      <w:r>
        <w:t>Monetary Amount (MO)</w:t>
      </w:r>
    </w:p>
    <w:p w14:paraId="2D9FB719" w14:textId="77777777" w:rsidR="00980D3B" w:rsidRDefault="00980D3B">
      <w:pPr>
        <w:pStyle w:val="NormalIndented"/>
      </w:pPr>
      <w:r>
        <w:t>Definition: The monetary amount of the deductible</w:t>
      </w:r>
    </w:p>
    <w:p w14:paraId="63400CBA" w14:textId="77777777" w:rsidR="00980D3B" w:rsidRDefault="00980D3B">
      <w:pPr>
        <w:pStyle w:val="Heading4"/>
      </w:pPr>
      <w:r>
        <w:rPr>
          <w:snapToGrid w:val="0"/>
        </w:rPr>
        <w:t>Number of Days</w:t>
      </w:r>
      <w:r>
        <w:t xml:space="preserve"> (NM)</w:t>
      </w:r>
    </w:p>
    <w:p w14:paraId="2B3522D3" w14:textId="77777777" w:rsidR="00980D3B" w:rsidRDefault="00980D3B">
      <w:pPr>
        <w:pStyle w:val="NormalIndented"/>
      </w:pPr>
      <w:r>
        <w:t>Definition: The number of days to apply the deductible. If this component is not populated, it means that the number of days is indefinite.</w:t>
      </w:r>
    </w:p>
    <w:p w14:paraId="3085B7AB" w14:textId="77777777" w:rsidR="00980D3B" w:rsidRDefault="00980D3B">
      <w:pPr>
        <w:pStyle w:val="Heading3"/>
      </w:pPr>
      <w:r>
        <w:fldChar w:fldCharType="begin"/>
      </w:r>
      <w:r>
        <w:instrText>XE "DIN"</w:instrText>
      </w:r>
      <w:r>
        <w:fldChar w:fldCharType="end"/>
      </w:r>
      <w:r>
        <w:fldChar w:fldCharType="begin"/>
      </w:r>
      <w:r>
        <w:instrText>XE "Data types: DIN"</w:instrText>
      </w:r>
      <w:r>
        <w:fldChar w:fldCharType="end"/>
      </w:r>
      <w:r>
        <w:t xml:space="preserve"> </w:t>
      </w:r>
      <w:bookmarkStart w:id="479" w:name="_Ref175667"/>
      <w:bookmarkStart w:id="480" w:name="_Toc496470"/>
      <w:bookmarkStart w:id="481" w:name="_Toc524817"/>
      <w:bookmarkStart w:id="482" w:name="_Toc1802400"/>
      <w:bookmarkStart w:id="483" w:name="_Toc22448395"/>
      <w:bookmarkStart w:id="484" w:name="_Toc22697587"/>
      <w:bookmarkStart w:id="485" w:name="_Toc24273622"/>
      <w:r>
        <w:t>DIN - date and institution name</w:t>
      </w:r>
      <w:bookmarkEnd w:id="479"/>
      <w:bookmarkEnd w:id="480"/>
      <w:bookmarkEnd w:id="481"/>
      <w:bookmarkEnd w:id="482"/>
      <w:bookmarkEnd w:id="483"/>
      <w:bookmarkEnd w:id="484"/>
      <w:bookmarkEnd w:id="485"/>
    </w:p>
    <w:p w14:paraId="14E3EBBF" w14:textId="77777777" w:rsidR="00980D3B" w:rsidRDefault="00980D3B">
      <w:pPr>
        <w:pStyle w:val="ComponentTableCaption"/>
      </w:pPr>
      <w:bookmarkStart w:id="486" w:name="DIN"/>
      <w:r>
        <w:t xml:space="preserve">HL7 Component Table - DIN – Date and Institution Name </w:t>
      </w:r>
      <w:r>
        <w:fldChar w:fldCharType="begin"/>
      </w:r>
      <w:r>
        <w:instrText xml:space="preserve"> XE "HL7 Component Table - DIN" </w:instrText>
      </w:r>
      <w:r>
        <w:fldChar w:fldCharType="end"/>
      </w:r>
      <w:bookmarkEnd w:id="48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555C25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6D7C2F3"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1E5E9F79"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2F18AB77"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6076CB25"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485C3F4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5F38146"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9B31A0B"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26FAFA01" w14:textId="77777777" w:rsidR="00980D3B" w:rsidRDefault="00980D3B">
            <w:pPr>
              <w:pStyle w:val="ComponentTableHeader"/>
              <w:rPr>
                <w:lang w:val="fr-FR"/>
              </w:rPr>
            </w:pPr>
            <w:r>
              <w:rPr>
                <w:lang w:val="fr-FR"/>
              </w:rPr>
              <w:t>SEC.REF.</w:t>
            </w:r>
          </w:p>
        </w:tc>
      </w:tr>
      <w:tr w:rsidR="00980D3B" w14:paraId="32392E9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60C81FB" w14:textId="77777777" w:rsidR="00980D3B" w:rsidRDefault="00980D3B">
            <w:pPr>
              <w:pStyle w:val="ComponentTableBody"/>
              <w:rPr>
                <w:lang w:val="fr-FR"/>
              </w:rPr>
            </w:pPr>
            <w:r>
              <w:rPr>
                <w:lang w:val="fr-FR"/>
              </w:rPr>
              <w:t>1</w:t>
            </w:r>
          </w:p>
        </w:tc>
        <w:tc>
          <w:tcPr>
            <w:tcW w:w="576" w:type="dxa"/>
            <w:tcBorders>
              <w:top w:val="single" w:sz="4" w:space="0" w:color="auto"/>
              <w:bottom w:val="single" w:sz="4" w:space="0" w:color="auto"/>
            </w:tcBorders>
          </w:tcPr>
          <w:p w14:paraId="68E34AE1" w14:textId="77777777" w:rsidR="00980D3B" w:rsidRDefault="00980D3B">
            <w:pPr>
              <w:pStyle w:val="ComponentTableBody"/>
              <w:rPr>
                <w:lang w:val="fr-FR"/>
              </w:rPr>
            </w:pPr>
            <w:r>
              <w:rPr>
                <w:lang w:val="fr-FR"/>
              </w:rPr>
              <w:t>26</w:t>
            </w:r>
          </w:p>
        </w:tc>
        <w:tc>
          <w:tcPr>
            <w:tcW w:w="720" w:type="dxa"/>
            <w:tcBorders>
              <w:top w:val="single" w:sz="4" w:space="0" w:color="auto"/>
              <w:bottom w:val="single" w:sz="4" w:space="0" w:color="auto"/>
            </w:tcBorders>
          </w:tcPr>
          <w:p w14:paraId="72BC8BA0" w14:textId="77777777" w:rsidR="00980D3B" w:rsidRDefault="00980D3B">
            <w:pPr>
              <w:pStyle w:val="ComponentTableBody"/>
              <w:rPr>
                <w:lang w:val="fr-FR"/>
              </w:rPr>
            </w:pPr>
            <w:r>
              <w:rPr>
                <w:lang w:val="fr-FR"/>
              </w:rPr>
              <w:t>TS</w:t>
            </w:r>
          </w:p>
        </w:tc>
        <w:tc>
          <w:tcPr>
            <w:tcW w:w="576" w:type="dxa"/>
            <w:tcBorders>
              <w:top w:val="single" w:sz="4" w:space="0" w:color="auto"/>
              <w:bottom w:val="single" w:sz="4" w:space="0" w:color="auto"/>
            </w:tcBorders>
          </w:tcPr>
          <w:p w14:paraId="46457CEC" w14:textId="77777777" w:rsidR="00980D3B" w:rsidRDefault="00980D3B">
            <w:pPr>
              <w:pStyle w:val="ComponentTableBody"/>
              <w:rPr>
                <w:lang w:val="fr-FR"/>
              </w:rPr>
            </w:pPr>
            <w:r>
              <w:rPr>
                <w:lang w:val="fr-FR"/>
              </w:rPr>
              <w:t>R</w:t>
            </w:r>
          </w:p>
        </w:tc>
        <w:tc>
          <w:tcPr>
            <w:tcW w:w="720" w:type="dxa"/>
            <w:tcBorders>
              <w:top w:val="single" w:sz="4" w:space="0" w:color="auto"/>
              <w:bottom w:val="single" w:sz="4" w:space="0" w:color="auto"/>
            </w:tcBorders>
          </w:tcPr>
          <w:p w14:paraId="72D6570D" w14:textId="77777777" w:rsidR="00980D3B" w:rsidRDefault="00980D3B">
            <w:pPr>
              <w:pStyle w:val="ComponentTableBody"/>
              <w:rPr>
                <w:sz w:val="16"/>
                <w:lang w:val="fr-FR"/>
              </w:rPr>
            </w:pPr>
          </w:p>
        </w:tc>
        <w:tc>
          <w:tcPr>
            <w:tcW w:w="2880" w:type="dxa"/>
            <w:tcBorders>
              <w:top w:val="single" w:sz="4" w:space="0" w:color="auto"/>
              <w:bottom w:val="single" w:sz="4" w:space="0" w:color="auto"/>
            </w:tcBorders>
          </w:tcPr>
          <w:p w14:paraId="23D68E74" w14:textId="77777777" w:rsidR="00980D3B" w:rsidRDefault="00980D3B">
            <w:pPr>
              <w:pStyle w:val="ComponentTableBody"/>
              <w:jc w:val="left"/>
              <w:rPr>
                <w:lang w:val="fr-FR"/>
              </w:rPr>
            </w:pPr>
            <w:r>
              <w:rPr>
                <w:lang w:val="fr-FR"/>
              </w:rPr>
              <w:t>Date</w:t>
            </w:r>
          </w:p>
        </w:tc>
        <w:tc>
          <w:tcPr>
            <w:tcW w:w="1440" w:type="dxa"/>
            <w:tcBorders>
              <w:top w:val="single" w:sz="4" w:space="0" w:color="auto"/>
              <w:bottom w:val="single" w:sz="4" w:space="0" w:color="auto"/>
            </w:tcBorders>
          </w:tcPr>
          <w:p w14:paraId="7923AE03"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68D799EE" w14:textId="77777777" w:rsidR="00980D3B" w:rsidRDefault="00980D3B">
            <w:pPr>
              <w:pStyle w:val="ComponentTableBody"/>
              <w:rPr>
                <w:rStyle w:val="Hyperlink"/>
                <w:lang w:val="fr-FR"/>
              </w:rPr>
            </w:pPr>
            <w:r>
              <w:rPr>
                <w:rStyle w:val="Hyperlink"/>
              </w:rPr>
              <w:fldChar w:fldCharType="begin"/>
            </w:r>
            <w:r>
              <w:rPr>
                <w:rStyle w:val="Hyperlink"/>
                <w:lang w:val="fr-FR"/>
              </w:rPr>
              <w:instrText xml:space="preserve"> REF _Ref358257916 \r \h </w:instrText>
            </w:r>
            <w:r>
              <w:rPr>
                <w:rStyle w:val="Hyperlink"/>
              </w:rPr>
            </w:r>
            <w:r>
              <w:rPr>
                <w:rStyle w:val="Hyperlink"/>
                <w:lang w:val="fr-FR"/>
              </w:rPr>
              <w:instrText xml:space="preserve"> \* MERGEFORMAT </w:instrText>
            </w:r>
            <w:r>
              <w:rPr>
                <w:rStyle w:val="Hyperlink"/>
              </w:rPr>
              <w:fldChar w:fldCharType="separate"/>
            </w:r>
            <w:r>
              <w:rPr>
                <w:rStyle w:val="Hyperlink"/>
                <w:lang w:val="fr-FR"/>
              </w:rPr>
              <w:t>2.A.77</w:t>
            </w:r>
            <w:r>
              <w:rPr>
                <w:rStyle w:val="Hyperlink"/>
              </w:rPr>
              <w:fldChar w:fldCharType="end"/>
            </w:r>
          </w:p>
        </w:tc>
      </w:tr>
      <w:tr w:rsidR="00980D3B" w14:paraId="1E83DEB3"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6BCCBEA" w14:textId="77777777" w:rsidR="00980D3B" w:rsidRDefault="00980D3B">
            <w:pPr>
              <w:pStyle w:val="ComponentTableBody"/>
              <w:rPr>
                <w:lang w:val="fr-FR"/>
              </w:rPr>
            </w:pPr>
            <w:r>
              <w:rPr>
                <w:lang w:val="fr-FR"/>
              </w:rPr>
              <w:t>2</w:t>
            </w:r>
          </w:p>
        </w:tc>
        <w:tc>
          <w:tcPr>
            <w:tcW w:w="576" w:type="dxa"/>
            <w:tcBorders>
              <w:top w:val="single" w:sz="4" w:space="0" w:color="auto"/>
              <w:bottom w:val="double" w:sz="4" w:space="0" w:color="auto"/>
            </w:tcBorders>
          </w:tcPr>
          <w:p w14:paraId="23E7BC48" w14:textId="77777777" w:rsidR="00980D3B" w:rsidRDefault="00980D3B">
            <w:pPr>
              <w:pStyle w:val="ComponentTableBody"/>
              <w:rPr>
                <w:lang w:val="fr-FR"/>
              </w:rPr>
            </w:pPr>
            <w:r>
              <w:rPr>
                <w:lang w:val="fr-FR"/>
              </w:rPr>
              <w:t>483</w:t>
            </w:r>
          </w:p>
        </w:tc>
        <w:tc>
          <w:tcPr>
            <w:tcW w:w="720" w:type="dxa"/>
            <w:tcBorders>
              <w:top w:val="single" w:sz="4" w:space="0" w:color="auto"/>
              <w:bottom w:val="double" w:sz="4" w:space="0" w:color="auto"/>
            </w:tcBorders>
          </w:tcPr>
          <w:p w14:paraId="0C2EDBB1" w14:textId="77777777" w:rsidR="00980D3B" w:rsidRDefault="00980D3B">
            <w:pPr>
              <w:pStyle w:val="ComponentTableBody"/>
              <w:rPr>
                <w:lang w:val="fr-FR"/>
              </w:rPr>
            </w:pPr>
            <w:r>
              <w:rPr>
                <w:lang w:val="fr-FR"/>
              </w:rPr>
              <w:t>CE</w:t>
            </w:r>
          </w:p>
        </w:tc>
        <w:tc>
          <w:tcPr>
            <w:tcW w:w="576" w:type="dxa"/>
            <w:tcBorders>
              <w:top w:val="single" w:sz="4" w:space="0" w:color="auto"/>
              <w:bottom w:val="double" w:sz="4" w:space="0" w:color="auto"/>
            </w:tcBorders>
          </w:tcPr>
          <w:p w14:paraId="7CAEDE5A" w14:textId="77777777" w:rsidR="00980D3B" w:rsidRDefault="00980D3B">
            <w:pPr>
              <w:pStyle w:val="ComponentTableBody"/>
            </w:pPr>
            <w:r>
              <w:t>R</w:t>
            </w:r>
          </w:p>
        </w:tc>
        <w:tc>
          <w:tcPr>
            <w:tcW w:w="720" w:type="dxa"/>
            <w:tcBorders>
              <w:top w:val="single" w:sz="4" w:space="0" w:color="auto"/>
              <w:bottom w:val="double" w:sz="4" w:space="0" w:color="auto"/>
            </w:tcBorders>
          </w:tcPr>
          <w:p w14:paraId="5B9526B8" w14:textId="77777777" w:rsidR="00980D3B" w:rsidRDefault="00980D3B">
            <w:pPr>
              <w:pStyle w:val="ComponentTableBody"/>
            </w:pPr>
            <w:r>
              <w:t>0531</w:t>
            </w:r>
          </w:p>
        </w:tc>
        <w:tc>
          <w:tcPr>
            <w:tcW w:w="2880" w:type="dxa"/>
            <w:tcBorders>
              <w:top w:val="single" w:sz="4" w:space="0" w:color="auto"/>
              <w:bottom w:val="double" w:sz="4" w:space="0" w:color="auto"/>
            </w:tcBorders>
          </w:tcPr>
          <w:p w14:paraId="03FB3CC9" w14:textId="77777777" w:rsidR="00980D3B" w:rsidRDefault="00980D3B">
            <w:pPr>
              <w:pStyle w:val="ComponentTableBody"/>
              <w:jc w:val="left"/>
            </w:pPr>
            <w:r>
              <w:t>Institution Name</w:t>
            </w:r>
          </w:p>
        </w:tc>
        <w:tc>
          <w:tcPr>
            <w:tcW w:w="1440" w:type="dxa"/>
            <w:tcBorders>
              <w:top w:val="single" w:sz="4" w:space="0" w:color="auto"/>
              <w:bottom w:val="double" w:sz="4" w:space="0" w:color="auto"/>
            </w:tcBorders>
          </w:tcPr>
          <w:p w14:paraId="585799A0"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33AD6837"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bl>
    <w:p w14:paraId="44032EE7" w14:textId="77777777" w:rsidR="00980D3B" w:rsidRDefault="00980D3B">
      <w:pPr>
        <w:pStyle w:val="NormalIndented"/>
      </w:pPr>
      <w:r>
        <w:t>Definition: Specifies the date and institution information where a staff member became active or inactive.</w:t>
      </w:r>
    </w:p>
    <w:p w14:paraId="492B1E65" w14:textId="77777777" w:rsidR="00980D3B" w:rsidRDefault="00980D3B">
      <w:pPr>
        <w:pStyle w:val="Note"/>
      </w:pPr>
      <w:r>
        <w:rPr>
          <w:rStyle w:val="Strong"/>
        </w:rPr>
        <w:t>Maximum Length:</w:t>
      </w:r>
      <w:r>
        <w:t xml:space="preserve"> 510 </w:t>
      </w:r>
    </w:p>
    <w:p w14:paraId="1639F7AA" w14:textId="77777777" w:rsidR="00980D3B" w:rsidRDefault="00980D3B"/>
    <w:p w14:paraId="48DEE89C" w14:textId="77777777" w:rsidR="00980D3B" w:rsidRDefault="00980D3B">
      <w:pPr>
        <w:pStyle w:val="Note"/>
        <w:tabs>
          <w:tab w:val="left" w:pos="1440"/>
        </w:tabs>
        <w:rPr>
          <w:snapToGrid w:val="0"/>
        </w:rPr>
      </w:pPr>
      <w:r>
        <w:rPr>
          <w:rStyle w:val="Strong"/>
        </w:rPr>
        <w:t>Note:</w:t>
      </w:r>
      <w:r>
        <w:t xml:space="preserve"> Replaces the CM data type used in sections 15.4.6.12 STF-12 and 15.4.6.14 STF-13, as of v 2.5.</w:t>
      </w:r>
    </w:p>
    <w:p w14:paraId="2A8E76D3" w14:textId="77777777" w:rsidR="00980D3B" w:rsidRDefault="00980D3B">
      <w:pPr>
        <w:pStyle w:val="Heading4"/>
        <w:rPr>
          <w:vanish/>
        </w:rPr>
      </w:pPr>
    </w:p>
    <w:p w14:paraId="36714170" w14:textId="77777777" w:rsidR="00980D3B" w:rsidRDefault="00980D3B">
      <w:pPr>
        <w:pStyle w:val="Heading4"/>
      </w:pPr>
      <w:r>
        <w:t>Date (TS)</w:t>
      </w:r>
    </w:p>
    <w:p w14:paraId="31E835C9" w14:textId="77777777" w:rsidR="00980D3B" w:rsidRDefault="00980D3B">
      <w:pPr>
        <w:pStyle w:val="NormalIndented"/>
      </w:pPr>
      <w:r>
        <w:t>Definition: Specifies the date when a staff member became active or inactive.</w:t>
      </w:r>
    </w:p>
    <w:p w14:paraId="34644087" w14:textId="77777777" w:rsidR="00980D3B" w:rsidRDefault="00980D3B">
      <w:pPr>
        <w:pStyle w:val="Heading4"/>
        <w:rPr>
          <w:lang w:val="fr-FR"/>
        </w:rPr>
      </w:pPr>
      <w:r>
        <w:rPr>
          <w:lang w:val="fr-FR"/>
        </w:rPr>
        <w:t>Institution Name (CE)</w:t>
      </w:r>
    </w:p>
    <w:p w14:paraId="050C5316" w14:textId="77777777" w:rsidR="00980D3B" w:rsidRDefault="00980D3B">
      <w:pPr>
        <w:pStyle w:val="NormalIndented"/>
      </w:pPr>
      <w:r>
        <w:t xml:space="preserve">Definition: Specifies the institution where a staff member is or was active. Refer to </w:t>
      </w:r>
      <w:hyperlink w:anchor="HL70531" w:history="1">
        <w:r>
          <w:rPr>
            <w:rStyle w:val="HyperlinkText"/>
          </w:rPr>
          <w:t>User-De</w:t>
        </w:r>
        <w:bookmarkStart w:id="487" w:name="_Hlt33417464"/>
        <w:r>
          <w:rPr>
            <w:rStyle w:val="HyperlinkText"/>
          </w:rPr>
          <w:t>f</w:t>
        </w:r>
        <w:bookmarkEnd w:id="487"/>
        <w:r>
          <w:rPr>
            <w:rStyle w:val="HyperlinkText"/>
          </w:rPr>
          <w:t>ined Table0531 – Institution</w:t>
        </w:r>
        <w:bookmarkStart w:id="488" w:name="_Hlt33417209"/>
        <w:r>
          <w:rPr>
            <w:rStyle w:val="HyperlinkText"/>
          </w:rPr>
          <w:t>s</w:t>
        </w:r>
        <w:bookmarkEnd w:id="488"/>
      </w:hyperlink>
      <w:r>
        <w:t xml:space="preserve"> for suggested values.</w:t>
      </w:r>
    </w:p>
    <w:p w14:paraId="44DC36E1" w14:textId="77777777" w:rsidR="00980D3B" w:rsidRDefault="00980D3B">
      <w:pPr>
        <w:pStyle w:val="HL7TableCaption"/>
      </w:pPr>
      <w:bookmarkStart w:id="489" w:name="HL70531"/>
      <w:bookmarkEnd w:id="489"/>
      <w:r>
        <w:t>User-defined Table 0531 – Institution</w:t>
      </w:r>
      <w:r>
        <w:fldChar w:fldCharType="begin"/>
      </w:r>
      <w:r>
        <w:instrText xml:space="preserve"> XE "User-defined Table: 0531 - Institution"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183"/>
        <w:gridCol w:w="2503"/>
        <w:gridCol w:w="2160"/>
      </w:tblGrid>
      <w:tr w:rsidR="00980D3B" w14:paraId="62223C7A" w14:textId="77777777">
        <w:tblPrEx>
          <w:tblCellMar>
            <w:top w:w="0" w:type="dxa"/>
            <w:bottom w:w="0" w:type="dxa"/>
          </w:tblCellMar>
        </w:tblPrEx>
        <w:trPr>
          <w:tblHeader/>
          <w:jc w:val="center"/>
        </w:trPr>
        <w:tc>
          <w:tcPr>
            <w:tcW w:w="1183" w:type="dxa"/>
            <w:tcBorders>
              <w:top w:val="double" w:sz="4" w:space="0" w:color="auto"/>
              <w:bottom w:val="single" w:sz="4" w:space="0" w:color="auto"/>
            </w:tcBorders>
            <w:shd w:val="pct10" w:color="auto" w:fill="FFFFFF"/>
          </w:tcPr>
          <w:p w14:paraId="4F321EF1" w14:textId="77777777" w:rsidR="00980D3B" w:rsidRDefault="00980D3B">
            <w:pPr>
              <w:pStyle w:val="HL7TableHeader"/>
              <w:jc w:val="center"/>
              <w:rPr>
                <w:lang w:val="fr-FR"/>
              </w:rPr>
            </w:pPr>
            <w:r>
              <w:rPr>
                <w:lang w:val="fr-FR"/>
              </w:rPr>
              <w:t>Value</w:t>
            </w:r>
          </w:p>
        </w:tc>
        <w:tc>
          <w:tcPr>
            <w:tcW w:w="2503" w:type="dxa"/>
            <w:tcBorders>
              <w:top w:val="double" w:sz="4" w:space="0" w:color="auto"/>
              <w:bottom w:val="single" w:sz="4" w:space="0" w:color="auto"/>
            </w:tcBorders>
            <w:shd w:val="pct10" w:color="auto" w:fill="FFFFFF"/>
          </w:tcPr>
          <w:p w14:paraId="50D9EF26"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53B85859" w14:textId="77777777" w:rsidR="00980D3B" w:rsidRDefault="00980D3B">
            <w:pPr>
              <w:pStyle w:val="HL7TableHeader"/>
              <w:rPr>
                <w:lang w:val="fr-FR"/>
              </w:rPr>
            </w:pPr>
            <w:r>
              <w:rPr>
                <w:lang w:val="fr-FR"/>
              </w:rPr>
              <w:t>Comment</w:t>
            </w:r>
          </w:p>
        </w:tc>
      </w:tr>
      <w:tr w:rsidR="00980D3B" w14:paraId="3C24CB9E" w14:textId="77777777">
        <w:tblPrEx>
          <w:tblCellMar>
            <w:top w:w="0" w:type="dxa"/>
            <w:bottom w:w="0" w:type="dxa"/>
          </w:tblCellMar>
        </w:tblPrEx>
        <w:trPr>
          <w:jc w:val="center"/>
        </w:trPr>
        <w:tc>
          <w:tcPr>
            <w:tcW w:w="1183" w:type="dxa"/>
            <w:tcBorders>
              <w:top w:val="single" w:sz="4" w:space="0" w:color="auto"/>
              <w:bottom w:val="double" w:sz="4" w:space="0" w:color="auto"/>
            </w:tcBorders>
          </w:tcPr>
          <w:p w14:paraId="5676EE9C" w14:textId="77777777" w:rsidR="00980D3B" w:rsidRDefault="00980D3B">
            <w:pPr>
              <w:pStyle w:val="HL7TableBody"/>
              <w:jc w:val="center"/>
              <w:rPr>
                <w:lang w:val="fr-FR"/>
              </w:rPr>
            </w:pPr>
          </w:p>
        </w:tc>
        <w:tc>
          <w:tcPr>
            <w:tcW w:w="2503" w:type="dxa"/>
            <w:tcBorders>
              <w:top w:val="single" w:sz="4" w:space="0" w:color="auto"/>
              <w:bottom w:val="double" w:sz="4" w:space="0" w:color="auto"/>
            </w:tcBorders>
          </w:tcPr>
          <w:p w14:paraId="2BACABCB" w14:textId="77777777" w:rsidR="00980D3B" w:rsidRDefault="00980D3B">
            <w:pPr>
              <w:pStyle w:val="HL7TableBody"/>
            </w:pPr>
            <w:r>
              <w:t>No suggested values</w:t>
            </w:r>
          </w:p>
        </w:tc>
        <w:tc>
          <w:tcPr>
            <w:tcW w:w="2160" w:type="dxa"/>
            <w:tcBorders>
              <w:top w:val="single" w:sz="4" w:space="0" w:color="auto"/>
              <w:bottom w:val="double" w:sz="4" w:space="0" w:color="auto"/>
            </w:tcBorders>
          </w:tcPr>
          <w:p w14:paraId="1A474B69" w14:textId="77777777" w:rsidR="00980D3B" w:rsidRDefault="00980D3B">
            <w:pPr>
              <w:pStyle w:val="HL7TableBody"/>
            </w:pPr>
          </w:p>
        </w:tc>
      </w:tr>
    </w:tbl>
    <w:p w14:paraId="6AA44962" w14:textId="77777777" w:rsidR="00980D3B" w:rsidRDefault="00980D3B">
      <w:pPr>
        <w:pStyle w:val="Heading3"/>
      </w:pPr>
      <w:r>
        <w:fldChar w:fldCharType="begin"/>
      </w:r>
      <w:r>
        <w:instrText xml:space="preserve"> XE "DLD" </w:instrText>
      </w:r>
      <w:r>
        <w:fldChar w:fldCharType="end"/>
      </w:r>
      <w:r>
        <w:fldChar w:fldCharType="begin"/>
      </w:r>
      <w:r>
        <w:instrText xml:space="preserve"> XE "Data types: DLD" </w:instrText>
      </w:r>
      <w:r>
        <w:fldChar w:fldCharType="end"/>
      </w:r>
      <w:bookmarkStart w:id="490" w:name="_Ref175687"/>
      <w:bookmarkStart w:id="491" w:name="_Toc496471"/>
      <w:bookmarkStart w:id="492" w:name="_Toc524818"/>
      <w:bookmarkStart w:id="493" w:name="_Toc1802401"/>
      <w:bookmarkStart w:id="494" w:name="_Toc22448396"/>
      <w:bookmarkStart w:id="495" w:name="_Toc22697588"/>
      <w:bookmarkStart w:id="496" w:name="_Toc24273623"/>
      <w:r>
        <w:t xml:space="preserve">DLD – </w:t>
      </w:r>
      <w:r>
        <w:rPr>
          <w:snapToGrid w:val="0"/>
        </w:rPr>
        <w:t>discharge to location and date</w:t>
      </w:r>
      <w:bookmarkEnd w:id="490"/>
      <w:bookmarkEnd w:id="491"/>
      <w:bookmarkEnd w:id="492"/>
      <w:bookmarkEnd w:id="493"/>
      <w:bookmarkEnd w:id="494"/>
      <w:bookmarkEnd w:id="495"/>
      <w:bookmarkEnd w:id="496"/>
    </w:p>
    <w:p w14:paraId="3BA01E67" w14:textId="77777777" w:rsidR="00980D3B" w:rsidRDefault="00980D3B">
      <w:pPr>
        <w:pStyle w:val="ComponentTableCaption"/>
      </w:pPr>
      <w:bookmarkStart w:id="497" w:name="DLD"/>
      <w:r>
        <w:t xml:space="preserve">HL7 Component Table - DLD – Discharge Location and Date </w:t>
      </w:r>
      <w:r>
        <w:fldChar w:fldCharType="begin"/>
      </w:r>
      <w:r>
        <w:instrText xml:space="preserve"> XE "HL7 Component Table - DLD" </w:instrText>
      </w:r>
      <w:r>
        <w:fldChar w:fldCharType="end"/>
      </w:r>
      <w:bookmarkEnd w:id="49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6577AF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8BB1B2E"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0D0E6B50"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7D3786FE"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5642C18C"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A07FAB0"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F29222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8111C4B"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73776480" w14:textId="77777777" w:rsidR="00980D3B" w:rsidRDefault="00980D3B">
            <w:pPr>
              <w:pStyle w:val="ComponentTableHeader"/>
            </w:pPr>
            <w:r>
              <w:t>SEC.REF.</w:t>
            </w:r>
          </w:p>
        </w:tc>
      </w:tr>
      <w:tr w:rsidR="00980D3B" w14:paraId="47C3A17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515F263" w14:textId="77777777" w:rsidR="00980D3B" w:rsidRDefault="00980D3B">
            <w:pPr>
              <w:pStyle w:val="ComponentTableBody"/>
            </w:pPr>
            <w:r>
              <w:t>1</w:t>
            </w:r>
          </w:p>
        </w:tc>
        <w:tc>
          <w:tcPr>
            <w:tcW w:w="576" w:type="dxa"/>
            <w:tcBorders>
              <w:top w:val="single" w:sz="4" w:space="0" w:color="auto"/>
              <w:bottom w:val="single" w:sz="4" w:space="0" w:color="auto"/>
            </w:tcBorders>
          </w:tcPr>
          <w:p w14:paraId="56007576" w14:textId="77777777" w:rsidR="00980D3B" w:rsidRDefault="00980D3B">
            <w:pPr>
              <w:pStyle w:val="ComponentTableBody"/>
            </w:pPr>
            <w:r>
              <w:t>20</w:t>
            </w:r>
          </w:p>
        </w:tc>
        <w:tc>
          <w:tcPr>
            <w:tcW w:w="720" w:type="dxa"/>
            <w:tcBorders>
              <w:top w:val="single" w:sz="4" w:space="0" w:color="auto"/>
              <w:bottom w:val="single" w:sz="4" w:space="0" w:color="auto"/>
            </w:tcBorders>
          </w:tcPr>
          <w:p w14:paraId="6AA7243B" w14:textId="77777777" w:rsidR="00980D3B" w:rsidRDefault="00980D3B">
            <w:pPr>
              <w:pStyle w:val="ComponentTableBody"/>
            </w:pPr>
            <w:r>
              <w:t>IS</w:t>
            </w:r>
          </w:p>
        </w:tc>
        <w:tc>
          <w:tcPr>
            <w:tcW w:w="576" w:type="dxa"/>
            <w:tcBorders>
              <w:top w:val="single" w:sz="4" w:space="0" w:color="auto"/>
              <w:bottom w:val="single" w:sz="4" w:space="0" w:color="auto"/>
            </w:tcBorders>
          </w:tcPr>
          <w:p w14:paraId="2925C8A5" w14:textId="77777777" w:rsidR="00980D3B" w:rsidRDefault="00980D3B">
            <w:pPr>
              <w:pStyle w:val="ComponentTableBody"/>
            </w:pPr>
            <w:r>
              <w:t>R</w:t>
            </w:r>
          </w:p>
        </w:tc>
        <w:tc>
          <w:tcPr>
            <w:tcW w:w="720" w:type="dxa"/>
            <w:tcBorders>
              <w:top w:val="single" w:sz="4" w:space="0" w:color="auto"/>
              <w:bottom w:val="single" w:sz="4" w:space="0" w:color="auto"/>
            </w:tcBorders>
          </w:tcPr>
          <w:p w14:paraId="298F3A49" w14:textId="77777777" w:rsidR="00980D3B" w:rsidRDefault="00980D3B">
            <w:pPr>
              <w:pStyle w:val="ComponentTableBody"/>
            </w:pPr>
            <w:r>
              <w:t>0113</w:t>
            </w:r>
          </w:p>
        </w:tc>
        <w:tc>
          <w:tcPr>
            <w:tcW w:w="2880" w:type="dxa"/>
            <w:tcBorders>
              <w:top w:val="single" w:sz="4" w:space="0" w:color="auto"/>
              <w:bottom w:val="single" w:sz="4" w:space="0" w:color="auto"/>
            </w:tcBorders>
          </w:tcPr>
          <w:p w14:paraId="76BBBBE9" w14:textId="77777777" w:rsidR="00980D3B" w:rsidRDefault="00980D3B">
            <w:pPr>
              <w:pStyle w:val="ComponentTableBody"/>
              <w:jc w:val="left"/>
            </w:pPr>
            <w:r>
              <w:t>Discharge Location</w:t>
            </w:r>
          </w:p>
        </w:tc>
        <w:tc>
          <w:tcPr>
            <w:tcW w:w="1440" w:type="dxa"/>
            <w:tcBorders>
              <w:top w:val="single" w:sz="4" w:space="0" w:color="auto"/>
              <w:bottom w:val="single" w:sz="4" w:space="0" w:color="auto"/>
            </w:tcBorders>
          </w:tcPr>
          <w:p w14:paraId="1B24DF1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08F6286"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D72F29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7165CEC" w14:textId="77777777" w:rsidR="00980D3B" w:rsidRDefault="00980D3B">
            <w:pPr>
              <w:pStyle w:val="ComponentTableBody"/>
            </w:pPr>
            <w:r>
              <w:t>2</w:t>
            </w:r>
          </w:p>
        </w:tc>
        <w:tc>
          <w:tcPr>
            <w:tcW w:w="576" w:type="dxa"/>
            <w:tcBorders>
              <w:top w:val="single" w:sz="4" w:space="0" w:color="auto"/>
              <w:bottom w:val="double" w:sz="4" w:space="0" w:color="auto"/>
            </w:tcBorders>
          </w:tcPr>
          <w:p w14:paraId="6FF7ABE3" w14:textId="77777777" w:rsidR="00980D3B" w:rsidRDefault="00980D3B">
            <w:pPr>
              <w:pStyle w:val="ComponentTableBody"/>
            </w:pPr>
            <w:r>
              <w:t>26</w:t>
            </w:r>
          </w:p>
        </w:tc>
        <w:tc>
          <w:tcPr>
            <w:tcW w:w="720" w:type="dxa"/>
            <w:tcBorders>
              <w:top w:val="single" w:sz="4" w:space="0" w:color="auto"/>
              <w:bottom w:val="double" w:sz="4" w:space="0" w:color="auto"/>
            </w:tcBorders>
          </w:tcPr>
          <w:p w14:paraId="0B8A21B9" w14:textId="77777777" w:rsidR="00980D3B" w:rsidRDefault="00980D3B">
            <w:pPr>
              <w:pStyle w:val="ComponentTableBody"/>
            </w:pPr>
            <w:r>
              <w:t>TS</w:t>
            </w:r>
          </w:p>
        </w:tc>
        <w:tc>
          <w:tcPr>
            <w:tcW w:w="576" w:type="dxa"/>
            <w:tcBorders>
              <w:top w:val="single" w:sz="4" w:space="0" w:color="auto"/>
              <w:bottom w:val="double" w:sz="4" w:space="0" w:color="auto"/>
            </w:tcBorders>
          </w:tcPr>
          <w:p w14:paraId="4D3C6C3B" w14:textId="77777777" w:rsidR="00980D3B" w:rsidRDefault="00980D3B">
            <w:pPr>
              <w:pStyle w:val="ComponentTableBody"/>
            </w:pPr>
            <w:r>
              <w:t>O</w:t>
            </w:r>
          </w:p>
        </w:tc>
        <w:tc>
          <w:tcPr>
            <w:tcW w:w="720" w:type="dxa"/>
            <w:tcBorders>
              <w:top w:val="single" w:sz="4" w:space="0" w:color="auto"/>
              <w:bottom w:val="double" w:sz="4" w:space="0" w:color="auto"/>
            </w:tcBorders>
          </w:tcPr>
          <w:p w14:paraId="2210EBDA" w14:textId="77777777" w:rsidR="00980D3B" w:rsidRDefault="00980D3B">
            <w:pPr>
              <w:pStyle w:val="ComponentTableBody"/>
              <w:rPr>
                <w:sz w:val="16"/>
              </w:rPr>
            </w:pPr>
          </w:p>
        </w:tc>
        <w:tc>
          <w:tcPr>
            <w:tcW w:w="2880" w:type="dxa"/>
            <w:tcBorders>
              <w:top w:val="single" w:sz="4" w:space="0" w:color="auto"/>
              <w:bottom w:val="double" w:sz="4" w:space="0" w:color="auto"/>
            </w:tcBorders>
          </w:tcPr>
          <w:p w14:paraId="7E34CA8E" w14:textId="77777777" w:rsidR="00980D3B" w:rsidRDefault="00980D3B">
            <w:pPr>
              <w:pStyle w:val="ComponentTableBody"/>
              <w:jc w:val="left"/>
            </w:pPr>
            <w:r>
              <w:t>Effective Date</w:t>
            </w:r>
          </w:p>
        </w:tc>
        <w:tc>
          <w:tcPr>
            <w:tcW w:w="1440" w:type="dxa"/>
            <w:tcBorders>
              <w:top w:val="single" w:sz="4" w:space="0" w:color="auto"/>
              <w:bottom w:val="double" w:sz="4" w:space="0" w:color="auto"/>
            </w:tcBorders>
          </w:tcPr>
          <w:p w14:paraId="4A4BAAE9"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3E89A44"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bl>
    <w:p w14:paraId="5DD0E35E" w14:textId="77777777" w:rsidR="00980D3B" w:rsidRDefault="00980D3B">
      <w:pPr>
        <w:pStyle w:val="NormalIndented"/>
      </w:pPr>
      <w:r>
        <w:t>Definition: Specifies the healthcare facility to which the patient was discharged and the date.</w:t>
      </w:r>
    </w:p>
    <w:p w14:paraId="31AF718E" w14:textId="77777777" w:rsidR="00980D3B" w:rsidRDefault="00980D3B">
      <w:pPr>
        <w:pStyle w:val="Note"/>
        <w:tabs>
          <w:tab w:val="left" w:pos="1440"/>
        </w:tabs>
        <w:rPr>
          <w:snapToGrid w:val="0"/>
        </w:rPr>
      </w:pPr>
      <w:r>
        <w:rPr>
          <w:rStyle w:val="Strong"/>
        </w:rPr>
        <w:t>Maximum Length:</w:t>
      </w:r>
      <w:r>
        <w:t xml:space="preserve"> 47</w:t>
      </w:r>
    </w:p>
    <w:p w14:paraId="32A41759" w14:textId="77777777" w:rsidR="00980D3B" w:rsidRDefault="00980D3B"/>
    <w:p w14:paraId="5C20851A" w14:textId="77777777" w:rsidR="00980D3B" w:rsidRDefault="00980D3B">
      <w:pPr>
        <w:pStyle w:val="Note"/>
        <w:tabs>
          <w:tab w:val="left" w:pos="1440"/>
        </w:tabs>
        <w:rPr>
          <w:snapToGrid w:val="0"/>
        </w:rPr>
      </w:pPr>
      <w:r>
        <w:rPr>
          <w:rStyle w:val="Strong"/>
        </w:rPr>
        <w:t>Note:</w:t>
      </w:r>
      <w:r>
        <w:t xml:space="preserve"> Replaces the CM data type used in section 3.4.3.37 PV1-37, as of v 2.5.</w:t>
      </w:r>
    </w:p>
    <w:p w14:paraId="669F1321" w14:textId="77777777" w:rsidR="00980D3B" w:rsidRDefault="00980D3B">
      <w:pPr>
        <w:pStyle w:val="Heading4"/>
        <w:rPr>
          <w:vanish/>
        </w:rPr>
      </w:pPr>
    </w:p>
    <w:p w14:paraId="7FADCD46" w14:textId="77777777" w:rsidR="00980D3B" w:rsidRDefault="00980D3B">
      <w:pPr>
        <w:pStyle w:val="Heading4"/>
      </w:pPr>
      <w:r>
        <w:t>Discharge Location (IS)</w:t>
      </w:r>
    </w:p>
    <w:p w14:paraId="49A8F309" w14:textId="77777777" w:rsidR="00980D3B" w:rsidRDefault="00980D3B">
      <w:pPr>
        <w:pStyle w:val="NormalIndented"/>
      </w:pPr>
      <w:r>
        <w:t xml:space="preserve">Definition: Specifies the healthcare facility to which the patient was discharged. Refer to </w:t>
      </w:r>
      <w:hyperlink w:anchor="HL70113" w:history="1">
        <w:r>
          <w:rPr>
            <w:rStyle w:val="HyperlinkText"/>
          </w:rPr>
          <w:t>User-defined T</w:t>
        </w:r>
        <w:r>
          <w:rPr>
            <w:rStyle w:val="HyperlinkText"/>
          </w:rPr>
          <w:t>a</w:t>
        </w:r>
        <w:r>
          <w:rPr>
            <w:rStyle w:val="HyperlinkText"/>
          </w:rPr>
          <w:t xml:space="preserve">ble 0113 - </w:t>
        </w:r>
        <w:r>
          <w:rPr>
            <w:rStyle w:val="HyperlinkText"/>
          </w:rPr>
          <w:t>D</w:t>
        </w:r>
        <w:r>
          <w:rPr>
            <w:rStyle w:val="HyperlinkText"/>
          </w:rPr>
          <w:t>i</w:t>
        </w:r>
        <w:bookmarkStart w:id="498" w:name="_Hlt536855607"/>
        <w:r>
          <w:rPr>
            <w:rStyle w:val="HyperlinkText"/>
          </w:rPr>
          <w:t>s</w:t>
        </w:r>
        <w:bookmarkEnd w:id="498"/>
        <w:r>
          <w:rPr>
            <w:rStyle w:val="HyperlinkText"/>
          </w:rPr>
          <w:t>charged to location</w:t>
        </w:r>
      </w:hyperlink>
      <w:r>
        <w:t xml:space="preserve"> for suggested values.</w:t>
      </w:r>
    </w:p>
    <w:p w14:paraId="71807CCE" w14:textId="77777777" w:rsidR="00980D3B" w:rsidRDefault="00980D3B">
      <w:pPr>
        <w:pStyle w:val="UserTableCaption"/>
      </w:pPr>
      <w:bookmarkStart w:id="499" w:name="HL70113"/>
      <w:r>
        <w:t>User-defined Table 0113 - Discharged to location</w:t>
      </w:r>
      <w:bookmarkEnd w:id="499"/>
      <w:r>
        <w:fldChar w:fldCharType="begin"/>
      </w:r>
      <w:r>
        <w:instrText>XE "User-defined Table 0113 - Discharged to location"</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CellMar>
          <w:left w:w="120" w:type="dxa"/>
          <w:right w:w="120" w:type="dxa"/>
        </w:tblCellMar>
        <w:tblLook w:val="0000" w:firstRow="0" w:lastRow="0" w:firstColumn="0" w:lastColumn="0" w:noHBand="0" w:noVBand="0"/>
      </w:tblPr>
      <w:tblGrid>
        <w:gridCol w:w="1473"/>
        <w:gridCol w:w="2919"/>
        <w:gridCol w:w="2919"/>
      </w:tblGrid>
      <w:tr w:rsidR="00980D3B" w14:paraId="380460C6" w14:textId="77777777">
        <w:tblPrEx>
          <w:tblCellMar>
            <w:top w:w="0" w:type="dxa"/>
            <w:bottom w:w="0" w:type="dxa"/>
          </w:tblCellMar>
        </w:tblPrEx>
        <w:trPr>
          <w:tblHeader/>
          <w:jc w:val="center"/>
        </w:trPr>
        <w:tc>
          <w:tcPr>
            <w:tcW w:w="1473" w:type="dxa"/>
            <w:tcBorders>
              <w:top w:val="single" w:sz="12" w:space="0" w:color="auto"/>
              <w:bottom w:val="single" w:sz="6" w:space="0" w:color="auto"/>
            </w:tcBorders>
            <w:shd w:val="pct10" w:color="auto" w:fill="FFFFFF"/>
          </w:tcPr>
          <w:p w14:paraId="6940D130" w14:textId="77777777" w:rsidR="00980D3B" w:rsidRDefault="00980D3B">
            <w:pPr>
              <w:pStyle w:val="UserTableHeader"/>
              <w:jc w:val="center"/>
              <w:rPr>
                <w:lang w:val="fr-FR"/>
              </w:rPr>
            </w:pPr>
            <w:r>
              <w:rPr>
                <w:lang w:val="fr-FR"/>
              </w:rPr>
              <w:t>Value</w:t>
            </w:r>
          </w:p>
        </w:tc>
        <w:tc>
          <w:tcPr>
            <w:tcW w:w="2919" w:type="dxa"/>
            <w:tcBorders>
              <w:top w:val="single" w:sz="12" w:space="0" w:color="auto"/>
              <w:bottom w:val="single" w:sz="6" w:space="0" w:color="auto"/>
            </w:tcBorders>
            <w:shd w:val="pct10" w:color="auto" w:fill="FFFFFF"/>
          </w:tcPr>
          <w:p w14:paraId="76A5FD12" w14:textId="77777777" w:rsidR="00980D3B" w:rsidRDefault="00980D3B">
            <w:pPr>
              <w:pStyle w:val="UserTableHeader"/>
              <w:rPr>
                <w:lang w:val="fr-FR"/>
              </w:rPr>
            </w:pPr>
            <w:r>
              <w:rPr>
                <w:lang w:val="fr-FR"/>
              </w:rPr>
              <w:t>Description</w:t>
            </w:r>
          </w:p>
        </w:tc>
        <w:tc>
          <w:tcPr>
            <w:tcW w:w="2919" w:type="dxa"/>
            <w:tcBorders>
              <w:top w:val="single" w:sz="12" w:space="0" w:color="auto"/>
              <w:bottom w:val="single" w:sz="6" w:space="0" w:color="auto"/>
            </w:tcBorders>
            <w:shd w:val="pct10" w:color="auto" w:fill="FFFFFF"/>
          </w:tcPr>
          <w:p w14:paraId="58EA8530" w14:textId="77777777" w:rsidR="00980D3B" w:rsidRDefault="00980D3B">
            <w:pPr>
              <w:pStyle w:val="UserTableHeader"/>
              <w:rPr>
                <w:lang w:val="fr-FR"/>
              </w:rPr>
            </w:pPr>
            <w:r>
              <w:rPr>
                <w:lang w:val="fr-FR"/>
              </w:rPr>
              <w:t>Comment</w:t>
            </w:r>
          </w:p>
        </w:tc>
      </w:tr>
      <w:tr w:rsidR="00980D3B" w14:paraId="7F16AFCD" w14:textId="77777777">
        <w:tblPrEx>
          <w:tblCellMar>
            <w:top w:w="0" w:type="dxa"/>
            <w:bottom w:w="0" w:type="dxa"/>
          </w:tblCellMar>
        </w:tblPrEx>
        <w:trPr>
          <w:jc w:val="center"/>
        </w:trPr>
        <w:tc>
          <w:tcPr>
            <w:tcW w:w="1473" w:type="dxa"/>
            <w:tcBorders>
              <w:top w:val="single" w:sz="6" w:space="0" w:color="auto"/>
              <w:bottom w:val="single" w:sz="12" w:space="0" w:color="auto"/>
            </w:tcBorders>
          </w:tcPr>
          <w:p w14:paraId="1B0159B5" w14:textId="77777777" w:rsidR="00980D3B" w:rsidRDefault="00980D3B">
            <w:pPr>
              <w:pStyle w:val="UserTableBody"/>
              <w:jc w:val="center"/>
              <w:rPr>
                <w:sz w:val="16"/>
                <w:lang w:val="fr-FR"/>
              </w:rPr>
            </w:pPr>
          </w:p>
        </w:tc>
        <w:tc>
          <w:tcPr>
            <w:tcW w:w="2919" w:type="dxa"/>
            <w:tcBorders>
              <w:top w:val="single" w:sz="6" w:space="0" w:color="auto"/>
              <w:bottom w:val="single" w:sz="12" w:space="0" w:color="auto"/>
            </w:tcBorders>
          </w:tcPr>
          <w:p w14:paraId="1DDB3D10" w14:textId="77777777" w:rsidR="00980D3B" w:rsidRDefault="00980D3B">
            <w:pPr>
              <w:pStyle w:val="UserTableBody"/>
            </w:pPr>
            <w:r>
              <w:t>No suggested values defined</w:t>
            </w:r>
          </w:p>
        </w:tc>
        <w:tc>
          <w:tcPr>
            <w:tcW w:w="2919" w:type="dxa"/>
            <w:tcBorders>
              <w:top w:val="single" w:sz="6" w:space="0" w:color="auto"/>
              <w:bottom w:val="single" w:sz="12" w:space="0" w:color="auto"/>
            </w:tcBorders>
          </w:tcPr>
          <w:p w14:paraId="7EC24D26" w14:textId="77777777" w:rsidR="00980D3B" w:rsidRDefault="00980D3B">
            <w:pPr>
              <w:pStyle w:val="UserTableBody"/>
              <w:rPr>
                <w:sz w:val="16"/>
              </w:rPr>
            </w:pPr>
          </w:p>
        </w:tc>
      </w:tr>
    </w:tbl>
    <w:p w14:paraId="24633533" w14:textId="77777777" w:rsidR="00980D3B" w:rsidRDefault="00980D3B">
      <w:pPr>
        <w:pStyle w:val="Heading4"/>
      </w:pPr>
      <w:r>
        <w:t>Effective Date (TS)</w:t>
      </w:r>
    </w:p>
    <w:p w14:paraId="0CFCA465" w14:textId="77777777" w:rsidR="00980D3B" w:rsidRDefault="00980D3B">
      <w:pPr>
        <w:pStyle w:val="NormalIndented"/>
      </w:pPr>
      <w:r>
        <w:t>Definition: Specifies the date on which the patient was discharged to a healthcare faci</w:t>
      </w:r>
      <w:r>
        <w:t>l</w:t>
      </w:r>
      <w:r>
        <w:t>ity.</w:t>
      </w:r>
    </w:p>
    <w:p w14:paraId="533B7960" w14:textId="77777777" w:rsidR="00980D3B" w:rsidRDefault="00980D3B">
      <w:pPr>
        <w:pStyle w:val="Heading3"/>
      </w:pPr>
      <w:r>
        <w:fldChar w:fldCharType="begin"/>
      </w:r>
      <w:r>
        <w:instrText xml:space="preserve"> XE "DLN" </w:instrText>
      </w:r>
      <w:r>
        <w:fldChar w:fldCharType="end"/>
      </w:r>
      <w:r>
        <w:fldChar w:fldCharType="begin"/>
      </w:r>
      <w:r>
        <w:instrText xml:space="preserve"> XE "Data types: DLN" </w:instrText>
      </w:r>
      <w:r>
        <w:fldChar w:fldCharType="end"/>
      </w:r>
      <w:bookmarkStart w:id="500" w:name="_Ref485523671"/>
      <w:bookmarkStart w:id="501" w:name="_Toc498145945"/>
      <w:bookmarkStart w:id="502" w:name="_Toc527864514"/>
      <w:bookmarkStart w:id="503" w:name="_Toc527865986"/>
      <w:bookmarkStart w:id="504" w:name="_Toc528481881"/>
      <w:bookmarkStart w:id="505" w:name="_Toc528482386"/>
      <w:bookmarkStart w:id="506" w:name="_Toc528482685"/>
      <w:bookmarkStart w:id="507" w:name="_Toc528482810"/>
      <w:bookmarkStart w:id="508" w:name="_Toc528486118"/>
      <w:bookmarkStart w:id="509" w:name="_Toc536689727"/>
      <w:bookmarkStart w:id="510" w:name="_Toc496472"/>
      <w:bookmarkStart w:id="511" w:name="_Toc524819"/>
      <w:bookmarkStart w:id="512" w:name="_Toc1802402"/>
      <w:bookmarkStart w:id="513" w:name="_Toc22448397"/>
      <w:bookmarkStart w:id="514" w:name="_Toc22697589"/>
      <w:bookmarkStart w:id="515" w:name="_Toc24273624"/>
      <w:r>
        <w:t>DLN - driver’s license num</w:t>
      </w:r>
      <w:bookmarkEnd w:id="457"/>
      <w:r>
        <w:t>ber</w:t>
      </w:r>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14:paraId="2BAC4B0B" w14:textId="77777777" w:rsidR="00980D3B" w:rsidRDefault="00980D3B">
      <w:pPr>
        <w:pStyle w:val="ComponentTableCaption"/>
      </w:pPr>
      <w:bookmarkStart w:id="516" w:name="DLN"/>
      <w:r>
        <w:t xml:space="preserve">HL7 Component Table - DLN – Driver’s License Number </w:t>
      </w:r>
      <w:r>
        <w:fldChar w:fldCharType="begin"/>
      </w:r>
      <w:r>
        <w:instrText xml:space="preserve"> XE "HL7 Component Table - DLN" </w:instrText>
      </w:r>
      <w:r>
        <w:fldChar w:fldCharType="end"/>
      </w:r>
      <w:bookmarkEnd w:id="51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208472F"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BC79F72"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043C7F9B"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1FF810B6"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0AA5E0D3"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8AEB5CD"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1814754"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79A0A6D"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B8ED82E" w14:textId="77777777" w:rsidR="00980D3B" w:rsidRDefault="00980D3B">
            <w:pPr>
              <w:pStyle w:val="ComponentTableHeader"/>
              <w:rPr>
                <w:b w:val="0"/>
                <w:lang w:val="fr-FR"/>
              </w:rPr>
            </w:pPr>
            <w:r>
              <w:rPr>
                <w:lang w:val="fr-FR"/>
              </w:rPr>
              <w:t>SEC.REF.</w:t>
            </w:r>
          </w:p>
        </w:tc>
      </w:tr>
      <w:tr w:rsidR="00980D3B" w14:paraId="128FD87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29FB42F" w14:textId="77777777" w:rsidR="00980D3B" w:rsidRDefault="00980D3B">
            <w:pPr>
              <w:pStyle w:val="ComponentTableBody"/>
            </w:pPr>
            <w:r>
              <w:t>1</w:t>
            </w:r>
          </w:p>
        </w:tc>
        <w:tc>
          <w:tcPr>
            <w:tcW w:w="576" w:type="dxa"/>
            <w:tcBorders>
              <w:top w:val="single" w:sz="4" w:space="0" w:color="auto"/>
              <w:bottom w:val="single" w:sz="4" w:space="0" w:color="auto"/>
            </w:tcBorders>
          </w:tcPr>
          <w:p w14:paraId="53D04E4F" w14:textId="77777777" w:rsidR="00980D3B" w:rsidRDefault="00980D3B">
            <w:pPr>
              <w:pStyle w:val="ComponentTableBody"/>
            </w:pPr>
            <w:r>
              <w:t>20</w:t>
            </w:r>
          </w:p>
        </w:tc>
        <w:tc>
          <w:tcPr>
            <w:tcW w:w="720" w:type="dxa"/>
            <w:tcBorders>
              <w:top w:val="single" w:sz="4" w:space="0" w:color="auto"/>
              <w:bottom w:val="single" w:sz="4" w:space="0" w:color="auto"/>
            </w:tcBorders>
          </w:tcPr>
          <w:p w14:paraId="7959015D" w14:textId="77777777" w:rsidR="00980D3B" w:rsidRDefault="00980D3B">
            <w:pPr>
              <w:pStyle w:val="ComponentTableBody"/>
            </w:pPr>
            <w:r>
              <w:t>ST</w:t>
            </w:r>
          </w:p>
        </w:tc>
        <w:tc>
          <w:tcPr>
            <w:tcW w:w="576" w:type="dxa"/>
            <w:tcBorders>
              <w:top w:val="single" w:sz="4" w:space="0" w:color="auto"/>
              <w:bottom w:val="single" w:sz="4" w:space="0" w:color="auto"/>
            </w:tcBorders>
          </w:tcPr>
          <w:p w14:paraId="669656BA" w14:textId="77777777" w:rsidR="00980D3B" w:rsidRDefault="00980D3B">
            <w:pPr>
              <w:pStyle w:val="ComponentTableBody"/>
            </w:pPr>
            <w:r>
              <w:t>R</w:t>
            </w:r>
          </w:p>
        </w:tc>
        <w:tc>
          <w:tcPr>
            <w:tcW w:w="720" w:type="dxa"/>
            <w:tcBorders>
              <w:top w:val="single" w:sz="4" w:space="0" w:color="auto"/>
              <w:bottom w:val="single" w:sz="4" w:space="0" w:color="auto"/>
            </w:tcBorders>
          </w:tcPr>
          <w:p w14:paraId="308A06D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A356E2D" w14:textId="77777777" w:rsidR="00980D3B" w:rsidRDefault="00980D3B">
            <w:pPr>
              <w:pStyle w:val="ComponentTableBody"/>
              <w:jc w:val="left"/>
            </w:pPr>
            <w:r>
              <w:t>License Number</w:t>
            </w:r>
          </w:p>
        </w:tc>
        <w:tc>
          <w:tcPr>
            <w:tcW w:w="1440" w:type="dxa"/>
            <w:tcBorders>
              <w:top w:val="single" w:sz="4" w:space="0" w:color="auto"/>
              <w:bottom w:val="single" w:sz="4" w:space="0" w:color="auto"/>
            </w:tcBorders>
          </w:tcPr>
          <w:p w14:paraId="2ED088C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11CA26D"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459117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36EF3F1" w14:textId="77777777" w:rsidR="00980D3B" w:rsidRDefault="00980D3B">
            <w:pPr>
              <w:pStyle w:val="ComponentTableBody"/>
            </w:pPr>
            <w:r>
              <w:t>2</w:t>
            </w:r>
          </w:p>
        </w:tc>
        <w:tc>
          <w:tcPr>
            <w:tcW w:w="576" w:type="dxa"/>
            <w:tcBorders>
              <w:top w:val="single" w:sz="4" w:space="0" w:color="auto"/>
              <w:bottom w:val="single" w:sz="4" w:space="0" w:color="auto"/>
            </w:tcBorders>
          </w:tcPr>
          <w:p w14:paraId="42912151" w14:textId="77777777" w:rsidR="00980D3B" w:rsidRDefault="00980D3B">
            <w:pPr>
              <w:pStyle w:val="ComponentTableBody"/>
            </w:pPr>
            <w:r>
              <w:t>20</w:t>
            </w:r>
          </w:p>
        </w:tc>
        <w:tc>
          <w:tcPr>
            <w:tcW w:w="720" w:type="dxa"/>
            <w:tcBorders>
              <w:top w:val="single" w:sz="4" w:space="0" w:color="auto"/>
              <w:bottom w:val="single" w:sz="4" w:space="0" w:color="auto"/>
            </w:tcBorders>
          </w:tcPr>
          <w:p w14:paraId="54B8062D" w14:textId="77777777" w:rsidR="00980D3B" w:rsidRDefault="00980D3B">
            <w:pPr>
              <w:pStyle w:val="ComponentTableBody"/>
            </w:pPr>
            <w:r>
              <w:t>IS</w:t>
            </w:r>
          </w:p>
        </w:tc>
        <w:tc>
          <w:tcPr>
            <w:tcW w:w="576" w:type="dxa"/>
            <w:tcBorders>
              <w:top w:val="single" w:sz="4" w:space="0" w:color="auto"/>
              <w:bottom w:val="single" w:sz="4" w:space="0" w:color="auto"/>
            </w:tcBorders>
          </w:tcPr>
          <w:p w14:paraId="32D1DFD0" w14:textId="77777777" w:rsidR="00980D3B" w:rsidRDefault="00980D3B">
            <w:pPr>
              <w:pStyle w:val="ComponentTableBody"/>
            </w:pPr>
            <w:r>
              <w:t>O</w:t>
            </w:r>
          </w:p>
        </w:tc>
        <w:tc>
          <w:tcPr>
            <w:tcW w:w="720" w:type="dxa"/>
            <w:tcBorders>
              <w:top w:val="single" w:sz="4" w:space="0" w:color="auto"/>
              <w:bottom w:val="single" w:sz="4" w:space="0" w:color="auto"/>
            </w:tcBorders>
          </w:tcPr>
          <w:p w14:paraId="388404E1" w14:textId="77777777" w:rsidR="00980D3B" w:rsidRDefault="00980D3B">
            <w:pPr>
              <w:pStyle w:val="ComponentTableBody"/>
            </w:pPr>
            <w:r>
              <w:t>0333</w:t>
            </w:r>
          </w:p>
        </w:tc>
        <w:tc>
          <w:tcPr>
            <w:tcW w:w="2880" w:type="dxa"/>
            <w:tcBorders>
              <w:top w:val="single" w:sz="4" w:space="0" w:color="auto"/>
              <w:bottom w:val="single" w:sz="4" w:space="0" w:color="auto"/>
            </w:tcBorders>
          </w:tcPr>
          <w:p w14:paraId="3BBC0F2B" w14:textId="77777777" w:rsidR="00980D3B" w:rsidRDefault="00980D3B">
            <w:pPr>
              <w:pStyle w:val="ComponentTableBody"/>
              <w:jc w:val="left"/>
            </w:pPr>
            <w:r>
              <w:t>Issuing State, Province, Country</w:t>
            </w:r>
          </w:p>
        </w:tc>
        <w:tc>
          <w:tcPr>
            <w:tcW w:w="1440" w:type="dxa"/>
            <w:tcBorders>
              <w:top w:val="single" w:sz="4" w:space="0" w:color="auto"/>
              <w:bottom w:val="single" w:sz="4" w:space="0" w:color="auto"/>
            </w:tcBorders>
          </w:tcPr>
          <w:p w14:paraId="389EBFE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D342415"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6125856F"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7FF17C2" w14:textId="77777777" w:rsidR="00980D3B" w:rsidRDefault="00980D3B">
            <w:pPr>
              <w:pStyle w:val="ComponentTableBody"/>
              <w:rPr>
                <w:lang w:val="it-IT"/>
              </w:rPr>
            </w:pPr>
            <w:r>
              <w:rPr>
                <w:lang w:val="it-IT"/>
              </w:rPr>
              <w:t>3</w:t>
            </w:r>
          </w:p>
        </w:tc>
        <w:tc>
          <w:tcPr>
            <w:tcW w:w="576" w:type="dxa"/>
            <w:tcBorders>
              <w:top w:val="single" w:sz="4" w:space="0" w:color="auto"/>
              <w:bottom w:val="double" w:sz="4" w:space="0" w:color="auto"/>
            </w:tcBorders>
          </w:tcPr>
          <w:p w14:paraId="503F430B" w14:textId="77777777" w:rsidR="00980D3B" w:rsidRDefault="00980D3B">
            <w:pPr>
              <w:pStyle w:val="ComponentTableBody"/>
              <w:rPr>
                <w:lang w:val="it-IT"/>
              </w:rPr>
            </w:pPr>
            <w:r>
              <w:rPr>
                <w:lang w:val="it-IT"/>
              </w:rPr>
              <w:t>24</w:t>
            </w:r>
          </w:p>
        </w:tc>
        <w:tc>
          <w:tcPr>
            <w:tcW w:w="720" w:type="dxa"/>
            <w:tcBorders>
              <w:top w:val="single" w:sz="4" w:space="0" w:color="auto"/>
              <w:bottom w:val="double" w:sz="4" w:space="0" w:color="auto"/>
            </w:tcBorders>
          </w:tcPr>
          <w:p w14:paraId="25FBE779" w14:textId="77777777" w:rsidR="00980D3B" w:rsidRDefault="00980D3B">
            <w:pPr>
              <w:pStyle w:val="ComponentTableBody"/>
              <w:rPr>
                <w:lang w:val="it-IT"/>
              </w:rPr>
            </w:pPr>
            <w:r>
              <w:rPr>
                <w:lang w:val="it-IT"/>
              </w:rPr>
              <w:t>DT</w:t>
            </w:r>
          </w:p>
        </w:tc>
        <w:tc>
          <w:tcPr>
            <w:tcW w:w="576" w:type="dxa"/>
            <w:tcBorders>
              <w:top w:val="single" w:sz="4" w:space="0" w:color="auto"/>
              <w:bottom w:val="double" w:sz="4" w:space="0" w:color="auto"/>
            </w:tcBorders>
          </w:tcPr>
          <w:p w14:paraId="4BEBC4B4"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2EE60CA0"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4A7F2ACB" w14:textId="77777777" w:rsidR="00980D3B" w:rsidRDefault="00980D3B">
            <w:pPr>
              <w:pStyle w:val="ComponentTableBody"/>
              <w:jc w:val="left"/>
            </w:pPr>
            <w:r>
              <w:t>Expiration Date</w:t>
            </w:r>
          </w:p>
        </w:tc>
        <w:tc>
          <w:tcPr>
            <w:tcW w:w="1440" w:type="dxa"/>
            <w:tcBorders>
              <w:top w:val="single" w:sz="4" w:space="0" w:color="auto"/>
              <w:bottom w:val="double" w:sz="4" w:space="0" w:color="auto"/>
            </w:tcBorders>
          </w:tcPr>
          <w:p w14:paraId="0B999154"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1D69065B"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bl>
    <w:p w14:paraId="777CCBE3" w14:textId="77777777" w:rsidR="00980D3B" w:rsidRDefault="00980D3B">
      <w:pPr>
        <w:pStyle w:val="NormalIndented"/>
      </w:pPr>
      <w:r>
        <w:t xml:space="preserve">Definition: This field contains the driver’s license information. For state or province refer to official postal codes for that country; for country refer to ISO 3166 for codes. </w:t>
      </w:r>
    </w:p>
    <w:p w14:paraId="09A6B822" w14:textId="77777777" w:rsidR="00980D3B" w:rsidRDefault="00980D3B">
      <w:pPr>
        <w:pStyle w:val="Note"/>
        <w:tabs>
          <w:tab w:val="left" w:pos="1440"/>
        </w:tabs>
        <w:rPr>
          <w:snapToGrid w:val="0"/>
        </w:rPr>
      </w:pPr>
      <w:r>
        <w:rPr>
          <w:rStyle w:val="Strong"/>
        </w:rPr>
        <w:t>Maximum Length:</w:t>
      </w:r>
      <w:r>
        <w:t xml:space="preserve"> 66</w:t>
      </w:r>
    </w:p>
    <w:p w14:paraId="5BF29CC8" w14:textId="77777777" w:rsidR="00980D3B" w:rsidRDefault="00980D3B">
      <w:pPr>
        <w:pStyle w:val="Heading4"/>
        <w:rPr>
          <w:vanish/>
        </w:rPr>
      </w:pPr>
      <w:r>
        <w:rPr>
          <w:vanish/>
        </w:rPr>
        <w:t>hiddentext</w:t>
      </w:r>
    </w:p>
    <w:p w14:paraId="057599D9" w14:textId="77777777" w:rsidR="00980D3B" w:rsidRDefault="00980D3B">
      <w:pPr>
        <w:pStyle w:val="Heading4"/>
      </w:pPr>
      <w:bookmarkStart w:id="517" w:name="_Toc498145946"/>
      <w:bookmarkStart w:id="518" w:name="_Toc527864515"/>
      <w:bookmarkStart w:id="519" w:name="_Toc527865987"/>
      <w:r>
        <w:t>Driver’s License Number (as ST data type)</w:t>
      </w:r>
      <w:bookmarkEnd w:id="517"/>
      <w:bookmarkEnd w:id="518"/>
      <w:bookmarkEnd w:id="519"/>
    </w:p>
    <w:p w14:paraId="0B9BD09C" w14:textId="77777777" w:rsidR="00980D3B" w:rsidRDefault="00980D3B">
      <w:pPr>
        <w:pStyle w:val="NormalIndented"/>
      </w:pPr>
      <w:r>
        <w:t>This field contains the driver’s license number.</w:t>
      </w:r>
    </w:p>
    <w:p w14:paraId="739E9BAE" w14:textId="77777777" w:rsidR="00980D3B" w:rsidRDefault="00980D3B">
      <w:pPr>
        <w:pStyle w:val="Heading4"/>
      </w:pPr>
      <w:bookmarkStart w:id="520" w:name="_Toc498145947"/>
      <w:bookmarkStart w:id="521" w:name="_Toc527864516"/>
      <w:bookmarkStart w:id="522" w:name="_Toc527865988"/>
      <w:r>
        <w:lastRenderedPageBreak/>
        <w:t>Issuing State, Province, Country (IS)</w:t>
      </w:r>
      <w:bookmarkEnd w:id="520"/>
      <w:bookmarkEnd w:id="521"/>
      <w:bookmarkEnd w:id="522"/>
    </w:p>
    <w:p w14:paraId="26C74618" w14:textId="77777777" w:rsidR="00980D3B" w:rsidRDefault="00980D3B">
      <w:pPr>
        <w:pStyle w:val="NormalIndented"/>
      </w:pPr>
      <w:r>
        <w:t xml:space="preserve">Issuing authority for driver’s license. For state or province refer to official postal codes for that country; for country refer to ISO 3166 for codes. The ISO 3166 table has three separate forms of the country code: HL7 specifies that the 3-character (alphabetic) form be used for the country code. </w:t>
      </w:r>
      <w:hyperlink w:anchor="HL70333" w:history="1">
        <w:r>
          <w:rPr>
            <w:rStyle w:val="HyperlinkText"/>
          </w:rPr>
          <w:t>User-defined Table 0333 - Driver’s license issuing authorit</w:t>
        </w:r>
        <w:bookmarkStart w:id="523" w:name="_Hlt22363358"/>
        <w:r>
          <w:rPr>
            <w:rStyle w:val="HyperlinkText"/>
          </w:rPr>
          <w:t>y</w:t>
        </w:r>
        <w:bookmarkEnd w:id="523"/>
      </w:hyperlink>
      <w:r>
        <w:t xml:space="preserve"> is used as the HL7 identifier for the user-defined table of values for this component.</w:t>
      </w:r>
    </w:p>
    <w:p w14:paraId="45D8BF24" w14:textId="77777777" w:rsidR="00980D3B" w:rsidRDefault="00980D3B">
      <w:pPr>
        <w:pStyle w:val="UserTableCaption"/>
      </w:pPr>
      <w:r>
        <w:t>User-defined Table 0333 – Driver’s license issuing authority</w:t>
      </w:r>
      <w:bookmarkStart w:id="524" w:name="HL70333"/>
      <w:r>
        <w:fldChar w:fldCharType="begin"/>
      </w:r>
      <w:r>
        <w:instrText xml:space="preserve"> XE "User-defined table 0333 – Driver's license issuing authority"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1DE5F5E0"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bookmarkEnd w:id="524"/>
          <w:p w14:paraId="2729994D"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01EAF4EB"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2DC29BF6" w14:textId="77777777" w:rsidR="00980D3B" w:rsidRDefault="00980D3B">
            <w:pPr>
              <w:pStyle w:val="UserTableHeader"/>
              <w:rPr>
                <w:lang w:val="fr-FR"/>
              </w:rPr>
            </w:pPr>
            <w:r>
              <w:rPr>
                <w:lang w:val="fr-FR"/>
              </w:rPr>
              <w:t>Comment</w:t>
            </w:r>
          </w:p>
        </w:tc>
      </w:tr>
      <w:tr w:rsidR="00980D3B" w14:paraId="3E4B7AC7"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1A166420"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680BD99E"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29A872DE" w14:textId="77777777" w:rsidR="00980D3B" w:rsidRDefault="00980D3B">
            <w:pPr>
              <w:pStyle w:val="UserTableBody"/>
              <w:rPr>
                <w:sz w:val="16"/>
              </w:rPr>
            </w:pPr>
          </w:p>
        </w:tc>
      </w:tr>
    </w:tbl>
    <w:p w14:paraId="70B1ECBF" w14:textId="77777777" w:rsidR="00980D3B" w:rsidRDefault="00980D3B">
      <w:pPr>
        <w:pStyle w:val="Heading4"/>
        <w:rPr>
          <w:lang w:val="fr-FR"/>
        </w:rPr>
      </w:pPr>
      <w:bookmarkStart w:id="525" w:name="_Toc498145948"/>
      <w:bookmarkStart w:id="526" w:name="_Toc527864517"/>
      <w:bookmarkStart w:id="527" w:name="_Toc527865989"/>
      <w:r>
        <w:rPr>
          <w:lang w:val="fr-FR"/>
        </w:rPr>
        <w:t>Expiration Date (DT)</w:t>
      </w:r>
      <w:bookmarkEnd w:id="525"/>
      <w:bookmarkEnd w:id="526"/>
      <w:bookmarkEnd w:id="527"/>
    </w:p>
    <w:p w14:paraId="74D44E06" w14:textId="77777777" w:rsidR="00980D3B" w:rsidRDefault="00980D3B">
      <w:pPr>
        <w:pStyle w:val="NormalIndented"/>
      </w:pPr>
      <w:r>
        <w:t>Expiration date (DT) for driver’s license.</w:t>
      </w:r>
    </w:p>
    <w:bookmarkStart w:id="528" w:name="_Ref371387553"/>
    <w:p w14:paraId="0FC23917" w14:textId="77777777" w:rsidR="00980D3B" w:rsidRDefault="00980D3B">
      <w:pPr>
        <w:pStyle w:val="Heading3"/>
      </w:pPr>
      <w:r>
        <w:fldChar w:fldCharType="begin"/>
      </w:r>
      <w:r>
        <w:instrText xml:space="preserve"> XE "DLT" </w:instrText>
      </w:r>
      <w:r>
        <w:fldChar w:fldCharType="end"/>
      </w:r>
      <w:r>
        <w:fldChar w:fldCharType="begin"/>
      </w:r>
      <w:r>
        <w:instrText xml:space="preserve"> XE "Data types: DLT" </w:instrText>
      </w:r>
      <w:r>
        <w:fldChar w:fldCharType="end"/>
      </w:r>
      <w:bookmarkStart w:id="529" w:name="_Ref175715"/>
      <w:bookmarkStart w:id="530" w:name="_Toc496473"/>
      <w:bookmarkStart w:id="531" w:name="_Toc524820"/>
      <w:bookmarkStart w:id="532" w:name="_Toc1802403"/>
      <w:bookmarkStart w:id="533" w:name="_Toc22448398"/>
      <w:bookmarkStart w:id="534" w:name="_Toc22697590"/>
      <w:bookmarkStart w:id="535" w:name="_Toc24273625"/>
      <w:r>
        <w:t>DLT - delta</w:t>
      </w:r>
      <w:bookmarkEnd w:id="529"/>
      <w:bookmarkEnd w:id="530"/>
      <w:bookmarkEnd w:id="531"/>
      <w:bookmarkEnd w:id="532"/>
      <w:bookmarkEnd w:id="533"/>
      <w:bookmarkEnd w:id="534"/>
      <w:bookmarkEnd w:id="535"/>
      <w:r>
        <w:t xml:space="preserve"> </w:t>
      </w:r>
    </w:p>
    <w:p w14:paraId="2914D30A" w14:textId="77777777" w:rsidR="00980D3B" w:rsidRDefault="00980D3B">
      <w:pPr>
        <w:pStyle w:val="ComponentTableCaption"/>
      </w:pPr>
      <w:bookmarkStart w:id="536" w:name="DLT"/>
      <w:r>
        <w:t xml:space="preserve">HL7 Component Table - DLT – Delta </w:t>
      </w:r>
      <w:r>
        <w:fldChar w:fldCharType="begin"/>
      </w:r>
      <w:r>
        <w:instrText xml:space="preserve"> XE "HL7 Component Table - DLT </w:instrText>
      </w:r>
      <w:r>
        <w:fldChar w:fldCharType="end"/>
      </w:r>
      <w:bookmarkEnd w:id="53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8786C9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EF0FC81"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1E139A7C"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11A54AB"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1A2F2B38"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E99CA0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CE746DB"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F9605C5"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5968119C" w14:textId="77777777" w:rsidR="00980D3B" w:rsidRDefault="00980D3B">
            <w:pPr>
              <w:pStyle w:val="ComponentTableHeader"/>
              <w:rPr>
                <w:b w:val="0"/>
                <w:lang w:val="fr-FR"/>
              </w:rPr>
            </w:pPr>
            <w:r>
              <w:rPr>
                <w:lang w:val="fr-FR"/>
              </w:rPr>
              <w:t>SEC.REF.</w:t>
            </w:r>
          </w:p>
        </w:tc>
      </w:tr>
      <w:tr w:rsidR="00980D3B" w14:paraId="02E861D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EEB5579" w14:textId="77777777" w:rsidR="00980D3B" w:rsidRDefault="00980D3B">
            <w:pPr>
              <w:pStyle w:val="ComponentTableBody"/>
              <w:rPr>
                <w:lang w:val="it-IT"/>
              </w:rPr>
            </w:pPr>
            <w:r>
              <w:rPr>
                <w:lang w:val="it-IT"/>
              </w:rPr>
              <w:t>1</w:t>
            </w:r>
          </w:p>
        </w:tc>
        <w:tc>
          <w:tcPr>
            <w:tcW w:w="576" w:type="dxa"/>
            <w:tcBorders>
              <w:top w:val="single" w:sz="4" w:space="0" w:color="auto"/>
              <w:bottom w:val="single" w:sz="4" w:space="0" w:color="auto"/>
            </w:tcBorders>
          </w:tcPr>
          <w:p w14:paraId="753AAA4B" w14:textId="77777777" w:rsidR="00980D3B" w:rsidRDefault="00980D3B">
            <w:pPr>
              <w:pStyle w:val="ComponentTableBody"/>
              <w:rPr>
                <w:lang w:val="it-IT"/>
              </w:rPr>
            </w:pPr>
            <w:r>
              <w:rPr>
                <w:lang w:val="it-IT"/>
              </w:rPr>
              <w:t>33</w:t>
            </w:r>
          </w:p>
        </w:tc>
        <w:tc>
          <w:tcPr>
            <w:tcW w:w="720" w:type="dxa"/>
            <w:tcBorders>
              <w:top w:val="single" w:sz="4" w:space="0" w:color="auto"/>
              <w:bottom w:val="single" w:sz="4" w:space="0" w:color="auto"/>
            </w:tcBorders>
          </w:tcPr>
          <w:p w14:paraId="66A3E6F2" w14:textId="77777777" w:rsidR="00980D3B" w:rsidRDefault="00980D3B">
            <w:pPr>
              <w:pStyle w:val="ComponentTableBody"/>
              <w:rPr>
                <w:lang w:val="it-IT"/>
              </w:rPr>
            </w:pPr>
            <w:r>
              <w:rPr>
                <w:lang w:val="it-IT"/>
              </w:rPr>
              <w:t>NR</w:t>
            </w:r>
          </w:p>
        </w:tc>
        <w:tc>
          <w:tcPr>
            <w:tcW w:w="576" w:type="dxa"/>
            <w:tcBorders>
              <w:top w:val="single" w:sz="4" w:space="0" w:color="auto"/>
              <w:bottom w:val="single" w:sz="4" w:space="0" w:color="auto"/>
            </w:tcBorders>
          </w:tcPr>
          <w:p w14:paraId="38DFBABD"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A0BC2EB"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0419E8B" w14:textId="77777777" w:rsidR="00980D3B" w:rsidRDefault="00980D3B">
            <w:pPr>
              <w:pStyle w:val="ComponentTableBody"/>
              <w:jc w:val="left"/>
              <w:rPr>
                <w:lang w:val="it-IT"/>
              </w:rPr>
            </w:pPr>
            <w:r>
              <w:rPr>
                <w:lang w:val="it-IT"/>
              </w:rPr>
              <w:t>Normal Range</w:t>
            </w:r>
          </w:p>
        </w:tc>
        <w:tc>
          <w:tcPr>
            <w:tcW w:w="1440" w:type="dxa"/>
            <w:tcBorders>
              <w:top w:val="single" w:sz="4" w:space="0" w:color="auto"/>
              <w:bottom w:val="single" w:sz="4" w:space="0" w:color="auto"/>
            </w:tcBorders>
          </w:tcPr>
          <w:p w14:paraId="606C06FF"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2B554FF0"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_Ref536835471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2.A.48</w:t>
            </w:r>
            <w:r>
              <w:rPr>
                <w:rStyle w:val="Hyperlink"/>
              </w:rPr>
              <w:fldChar w:fldCharType="end"/>
            </w:r>
          </w:p>
        </w:tc>
      </w:tr>
      <w:tr w:rsidR="00980D3B" w14:paraId="71F50E0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7FF0D30"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7EA9C33A" w14:textId="77777777" w:rsidR="00980D3B" w:rsidRDefault="00980D3B">
            <w:pPr>
              <w:pStyle w:val="ComponentTableBody"/>
              <w:rPr>
                <w:lang w:val="it-IT"/>
              </w:rPr>
            </w:pPr>
            <w:r>
              <w:rPr>
                <w:lang w:val="it-IT"/>
              </w:rPr>
              <w:t>4</w:t>
            </w:r>
          </w:p>
        </w:tc>
        <w:tc>
          <w:tcPr>
            <w:tcW w:w="720" w:type="dxa"/>
            <w:tcBorders>
              <w:top w:val="single" w:sz="4" w:space="0" w:color="auto"/>
              <w:bottom w:val="single" w:sz="4" w:space="0" w:color="auto"/>
            </w:tcBorders>
          </w:tcPr>
          <w:p w14:paraId="51B38247"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6E99C18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BA20274"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144EECA" w14:textId="77777777" w:rsidR="00980D3B" w:rsidRDefault="00980D3B">
            <w:pPr>
              <w:pStyle w:val="ComponentTableBody"/>
              <w:jc w:val="left"/>
            </w:pPr>
            <w:r>
              <w:t>Numeric Threshold</w:t>
            </w:r>
          </w:p>
        </w:tc>
        <w:tc>
          <w:tcPr>
            <w:tcW w:w="1440" w:type="dxa"/>
            <w:tcBorders>
              <w:top w:val="single" w:sz="4" w:space="0" w:color="auto"/>
              <w:bottom w:val="single" w:sz="4" w:space="0" w:color="auto"/>
            </w:tcBorders>
          </w:tcPr>
          <w:p w14:paraId="3C897C4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1714873"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009F5C6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1285A31"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6418F6F8"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2CC77AE3"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7BC2146D"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F96A21E" w14:textId="77777777" w:rsidR="00980D3B" w:rsidRDefault="00980D3B">
            <w:pPr>
              <w:pStyle w:val="ComponentTableBody"/>
              <w:rPr>
                <w:lang w:val="it-IT"/>
              </w:rPr>
            </w:pPr>
            <w:r>
              <w:rPr>
                <w:lang w:val="it-IT"/>
              </w:rPr>
              <w:t>0523</w:t>
            </w:r>
          </w:p>
        </w:tc>
        <w:tc>
          <w:tcPr>
            <w:tcW w:w="2880" w:type="dxa"/>
            <w:tcBorders>
              <w:top w:val="single" w:sz="4" w:space="0" w:color="auto"/>
              <w:bottom w:val="single" w:sz="4" w:space="0" w:color="auto"/>
            </w:tcBorders>
          </w:tcPr>
          <w:p w14:paraId="30D630F1" w14:textId="77777777" w:rsidR="00980D3B" w:rsidRDefault="00980D3B">
            <w:pPr>
              <w:pStyle w:val="ComponentTableBody"/>
              <w:jc w:val="left"/>
              <w:rPr>
                <w:lang w:val="it-IT"/>
              </w:rPr>
            </w:pPr>
            <w:r>
              <w:rPr>
                <w:lang w:val="it-IT"/>
              </w:rPr>
              <w:t>Change Computation</w:t>
            </w:r>
          </w:p>
        </w:tc>
        <w:tc>
          <w:tcPr>
            <w:tcW w:w="1440" w:type="dxa"/>
            <w:tcBorders>
              <w:top w:val="single" w:sz="4" w:space="0" w:color="auto"/>
              <w:bottom w:val="single" w:sz="4" w:space="0" w:color="auto"/>
            </w:tcBorders>
          </w:tcPr>
          <w:p w14:paraId="24205170"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06E0FEE5"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15CC36A2"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CA99524" w14:textId="77777777" w:rsidR="00980D3B" w:rsidRDefault="00980D3B">
            <w:pPr>
              <w:pStyle w:val="ComponentTableBody"/>
              <w:rPr>
                <w:lang w:val="it-IT"/>
              </w:rPr>
            </w:pPr>
            <w:r>
              <w:rPr>
                <w:lang w:val="it-IT"/>
              </w:rPr>
              <w:t>4</w:t>
            </w:r>
          </w:p>
        </w:tc>
        <w:tc>
          <w:tcPr>
            <w:tcW w:w="576" w:type="dxa"/>
            <w:tcBorders>
              <w:top w:val="single" w:sz="4" w:space="0" w:color="auto"/>
              <w:bottom w:val="double" w:sz="4" w:space="0" w:color="auto"/>
            </w:tcBorders>
          </w:tcPr>
          <w:p w14:paraId="10CB743A" w14:textId="77777777" w:rsidR="00980D3B" w:rsidRDefault="00980D3B">
            <w:pPr>
              <w:pStyle w:val="ComponentTableBody"/>
              <w:rPr>
                <w:lang w:val="it-IT"/>
              </w:rPr>
            </w:pPr>
            <w:r>
              <w:rPr>
                <w:lang w:val="it-IT"/>
              </w:rPr>
              <w:t>4</w:t>
            </w:r>
          </w:p>
        </w:tc>
        <w:tc>
          <w:tcPr>
            <w:tcW w:w="720" w:type="dxa"/>
            <w:tcBorders>
              <w:top w:val="single" w:sz="4" w:space="0" w:color="auto"/>
              <w:bottom w:val="double" w:sz="4" w:space="0" w:color="auto"/>
            </w:tcBorders>
          </w:tcPr>
          <w:p w14:paraId="68369488" w14:textId="77777777" w:rsidR="00980D3B" w:rsidRDefault="00980D3B">
            <w:pPr>
              <w:pStyle w:val="ComponentTableBody"/>
              <w:rPr>
                <w:lang w:val="it-IT"/>
              </w:rPr>
            </w:pPr>
            <w:r>
              <w:rPr>
                <w:lang w:val="it-IT"/>
              </w:rPr>
              <w:t>NM</w:t>
            </w:r>
          </w:p>
        </w:tc>
        <w:tc>
          <w:tcPr>
            <w:tcW w:w="576" w:type="dxa"/>
            <w:tcBorders>
              <w:top w:val="single" w:sz="4" w:space="0" w:color="auto"/>
              <w:bottom w:val="double" w:sz="4" w:space="0" w:color="auto"/>
            </w:tcBorders>
          </w:tcPr>
          <w:p w14:paraId="10ED1FD8"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73EB4D4D"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250166C7" w14:textId="77777777" w:rsidR="00980D3B" w:rsidRDefault="00980D3B">
            <w:pPr>
              <w:pStyle w:val="ComponentTableBody"/>
              <w:jc w:val="left"/>
            </w:pPr>
            <w:r>
              <w:t>Days Retained</w:t>
            </w:r>
          </w:p>
        </w:tc>
        <w:tc>
          <w:tcPr>
            <w:tcW w:w="1440" w:type="dxa"/>
            <w:tcBorders>
              <w:top w:val="single" w:sz="4" w:space="0" w:color="auto"/>
              <w:bottom w:val="double" w:sz="4" w:space="0" w:color="auto"/>
            </w:tcBorders>
          </w:tcPr>
          <w:p w14:paraId="41D0B809"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F30FFA4"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5658A8A9" w14:textId="77777777" w:rsidR="00980D3B" w:rsidRDefault="00980D3B">
      <w:pPr>
        <w:pStyle w:val="NormalIndented"/>
      </w:pPr>
      <w:r>
        <w:t>Definition: Describes the information that controls delta check warnings.</w:t>
      </w:r>
    </w:p>
    <w:p w14:paraId="224B43FF" w14:textId="77777777" w:rsidR="00980D3B" w:rsidRDefault="00980D3B">
      <w:pPr>
        <w:pStyle w:val="Note"/>
        <w:rPr>
          <w:rStyle w:val="Strong"/>
        </w:rPr>
      </w:pPr>
      <w:r>
        <w:rPr>
          <w:rStyle w:val="Strong"/>
        </w:rPr>
        <w:t xml:space="preserve">Length: </w:t>
      </w:r>
      <w:r>
        <w:t>45</w:t>
      </w:r>
    </w:p>
    <w:p w14:paraId="3C7C56FE" w14:textId="77777777" w:rsidR="00980D3B" w:rsidRDefault="00980D3B"/>
    <w:p w14:paraId="09222173" w14:textId="77777777" w:rsidR="00980D3B" w:rsidRDefault="00980D3B">
      <w:pPr>
        <w:pStyle w:val="Note"/>
        <w:rPr>
          <w:rStyle w:val="Strong"/>
        </w:rPr>
      </w:pPr>
      <w:r>
        <w:rPr>
          <w:rStyle w:val="Strong"/>
        </w:rPr>
        <w:t xml:space="preserve">Note: </w:t>
      </w:r>
      <w:r>
        <w:t>Replaces the CM data type used in section 8.8.4.9 – OM2-9, as of v 2.5.</w:t>
      </w:r>
    </w:p>
    <w:p w14:paraId="7D69DDB7" w14:textId="77777777" w:rsidR="00980D3B" w:rsidRDefault="00980D3B">
      <w:pPr>
        <w:pStyle w:val="Heading4"/>
        <w:rPr>
          <w:vanish/>
        </w:rPr>
      </w:pPr>
    </w:p>
    <w:p w14:paraId="616BA45F" w14:textId="77777777" w:rsidR="00980D3B" w:rsidRDefault="00980D3B">
      <w:pPr>
        <w:pStyle w:val="Heading4"/>
      </w:pPr>
      <w:r>
        <w:t>Normal Range (NR)</w:t>
      </w:r>
    </w:p>
    <w:p w14:paraId="798DCA1E" w14:textId="77777777" w:rsidR="00980D3B" w:rsidRDefault="00980D3B">
      <w:pPr>
        <w:pStyle w:val="NormalIndented"/>
      </w:pPr>
      <w:r>
        <w:t>Definition: Specifies the normal interval of the reference data</w:t>
      </w:r>
    </w:p>
    <w:p w14:paraId="4F8FD988" w14:textId="77777777" w:rsidR="00980D3B" w:rsidRDefault="00980D3B">
      <w:pPr>
        <w:pStyle w:val="Heading4"/>
      </w:pPr>
      <w:r>
        <w:t>Numeric Threshold (NM)</w:t>
      </w:r>
    </w:p>
    <w:p w14:paraId="5C992154" w14:textId="77777777" w:rsidR="00980D3B" w:rsidRDefault="00980D3B">
      <w:pPr>
        <w:pStyle w:val="NormalIndented"/>
      </w:pPr>
      <w:r>
        <w:t xml:space="preserve">Definition: The numeric threshold of the change that is detected. </w:t>
      </w:r>
    </w:p>
    <w:p w14:paraId="79A07512" w14:textId="77777777" w:rsidR="00980D3B" w:rsidRDefault="00980D3B">
      <w:pPr>
        <w:pStyle w:val="NormalIndented"/>
      </w:pPr>
      <w:r>
        <w:t xml:space="preserve">For example the threshold may be set to 10. </w:t>
      </w:r>
    </w:p>
    <w:p w14:paraId="1BB8206A" w14:textId="77777777" w:rsidR="00980D3B" w:rsidRDefault="00980D3B">
      <w:pPr>
        <w:pStyle w:val="Heading4"/>
        <w:rPr>
          <w:lang w:val="fr-FR"/>
        </w:rPr>
      </w:pPr>
      <w:r>
        <w:rPr>
          <w:lang w:val="fr-FR"/>
        </w:rPr>
        <w:t>Change Computation (ID)</w:t>
      </w:r>
    </w:p>
    <w:p w14:paraId="01C03324" w14:textId="77777777" w:rsidR="00980D3B" w:rsidRDefault="00980D3B">
      <w:pPr>
        <w:pStyle w:val="NormalIndented"/>
      </w:pPr>
      <w:r>
        <w:t xml:space="preserve">Definition: Specifies if the change is computed as a percent change or as an absolute change. Refer to </w:t>
      </w:r>
      <w:r>
        <w:fldChar w:fldCharType="begin"/>
      </w:r>
      <w:r>
        <w:instrText xml:space="preserve"> REF HL70523 \h </w:instrText>
      </w:r>
      <w:r>
        <w:instrText xml:space="preserve"> \* MERGEFORMAT </w:instrText>
      </w:r>
      <w:r>
        <w:fldChar w:fldCharType="separate"/>
      </w:r>
      <w:r>
        <w:rPr>
          <w:rStyle w:val="HyperlinkText"/>
        </w:rPr>
        <w:t>HL7 Table 0523 – Computation type</w:t>
      </w:r>
      <w:r>
        <w:fldChar w:fldCharType="end"/>
      </w:r>
      <w:r>
        <w:t xml:space="preserve"> for valid values.</w:t>
      </w:r>
    </w:p>
    <w:p w14:paraId="45769B22" w14:textId="77777777" w:rsidR="00980D3B" w:rsidRDefault="00980D3B">
      <w:pPr>
        <w:pStyle w:val="HL7TableCaption"/>
      </w:pPr>
      <w:bookmarkStart w:id="537" w:name="HL70523"/>
      <w:r>
        <w:t>HL7 Table 0523 – Computation type</w:t>
      </w:r>
      <w:bookmarkEnd w:id="537"/>
      <w:r>
        <w:fldChar w:fldCharType="begin"/>
      </w:r>
      <w:r>
        <w:instrText xml:space="preserve"> XE "HL7 Table 0523 – Computation Type"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734"/>
        <w:gridCol w:w="3192"/>
        <w:gridCol w:w="2634"/>
      </w:tblGrid>
      <w:tr w:rsidR="00980D3B" w14:paraId="5080ED29" w14:textId="77777777">
        <w:tblPrEx>
          <w:tblCellMar>
            <w:top w:w="0" w:type="dxa"/>
            <w:bottom w:w="0" w:type="dxa"/>
          </w:tblCellMar>
        </w:tblPrEx>
        <w:trPr>
          <w:tblHeader/>
          <w:jc w:val="center"/>
        </w:trPr>
        <w:tc>
          <w:tcPr>
            <w:tcW w:w="1734" w:type="dxa"/>
            <w:tcBorders>
              <w:top w:val="double" w:sz="4" w:space="0" w:color="auto"/>
              <w:bottom w:val="single" w:sz="4" w:space="0" w:color="auto"/>
            </w:tcBorders>
            <w:shd w:val="pct10" w:color="auto" w:fill="FFFFFF"/>
          </w:tcPr>
          <w:p w14:paraId="722A43E3" w14:textId="77777777" w:rsidR="00980D3B" w:rsidRDefault="00980D3B">
            <w:pPr>
              <w:pStyle w:val="HL7TableHeader"/>
              <w:jc w:val="center"/>
            </w:pPr>
            <w:r>
              <w:t>Value</w:t>
            </w:r>
          </w:p>
        </w:tc>
        <w:tc>
          <w:tcPr>
            <w:tcW w:w="3192" w:type="dxa"/>
            <w:tcBorders>
              <w:top w:val="double" w:sz="4" w:space="0" w:color="auto"/>
              <w:bottom w:val="single" w:sz="4" w:space="0" w:color="auto"/>
            </w:tcBorders>
            <w:shd w:val="pct10" w:color="auto" w:fill="FFFFFF"/>
          </w:tcPr>
          <w:p w14:paraId="5A7B58D2" w14:textId="77777777" w:rsidR="00980D3B" w:rsidRDefault="00980D3B">
            <w:pPr>
              <w:pStyle w:val="HL7TableHeader"/>
              <w:jc w:val="center"/>
            </w:pPr>
            <w:r>
              <w:t>Description</w:t>
            </w:r>
          </w:p>
        </w:tc>
        <w:tc>
          <w:tcPr>
            <w:tcW w:w="2634" w:type="dxa"/>
            <w:tcBorders>
              <w:top w:val="double" w:sz="4" w:space="0" w:color="auto"/>
              <w:bottom w:val="single" w:sz="4" w:space="0" w:color="auto"/>
            </w:tcBorders>
            <w:shd w:val="pct10" w:color="auto" w:fill="FFFFFF"/>
          </w:tcPr>
          <w:p w14:paraId="490B45C8" w14:textId="77777777" w:rsidR="00980D3B" w:rsidRDefault="00980D3B">
            <w:pPr>
              <w:pStyle w:val="HL7TableHeader"/>
              <w:jc w:val="center"/>
            </w:pPr>
            <w:r>
              <w:t>Comment</w:t>
            </w:r>
          </w:p>
        </w:tc>
      </w:tr>
      <w:tr w:rsidR="00980D3B" w14:paraId="238868CD" w14:textId="77777777">
        <w:tblPrEx>
          <w:tblCellMar>
            <w:top w:w="0" w:type="dxa"/>
            <w:bottom w:w="0" w:type="dxa"/>
          </w:tblCellMar>
        </w:tblPrEx>
        <w:trPr>
          <w:jc w:val="center"/>
        </w:trPr>
        <w:tc>
          <w:tcPr>
            <w:tcW w:w="1734" w:type="dxa"/>
            <w:tcBorders>
              <w:top w:val="single" w:sz="4" w:space="0" w:color="auto"/>
              <w:bottom w:val="single" w:sz="4" w:space="0" w:color="auto"/>
            </w:tcBorders>
          </w:tcPr>
          <w:p w14:paraId="7D17201F" w14:textId="77777777" w:rsidR="00980D3B" w:rsidRDefault="00980D3B">
            <w:pPr>
              <w:pStyle w:val="HL7TableBody"/>
              <w:jc w:val="center"/>
            </w:pPr>
            <w:r>
              <w:t>%</w:t>
            </w:r>
          </w:p>
        </w:tc>
        <w:tc>
          <w:tcPr>
            <w:tcW w:w="3192" w:type="dxa"/>
            <w:tcBorders>
              <w:top w:val="single" w:sz="4" w:space="0" w:color="auto"/>
              <w:bottom w:val="single" w:sz="4" w:space="0" w:color="auto"/>
            </w:tcBorders>
          </w:tcPr>
          <w:p w14:paraId="7B384A7B" w14:textId="77777777" w:rsidR="00980D3B" w:rsidRDefault="00980D3B">
            <w:pPr>
              <w:pStyle w:val="HL7TableBody"/>
            </w:pPr>
            <w:r>
              <w:t>Indicates a percent change</w:t>
            </w:r>
          </w:p>
        </w:tc>
        <w:tc>
          <w:tcPr>
            <w:tcW w:w="2634" w:type="dxa"/>
            <w:tcBorders>
              <w:top w:val="single" w:sz="4" w:space="0" w:color="auto"/>
              <w:bottom w:val="single" w:sz="4" w:space="0" w:color="auto"/>
            </w:tcBorders>
          </w:tcPr>
          <w:p w14:paraId="398E4F63" w14:textId="77777777" w:rsidR="00980D3B" w:rsidRDefault="00980D3B">
            <w:pPr>
              <w:pStyle w:val="HL7TableBody"/>
              <w:jc w:val="center"/>
            </w:pPr>
          </w:p>
        </w:tc>
      </w:tr>
      <w:tr w:rsidR="00980D3B" w14:paraId="25712866" w14:textId="77777777">
        <w:tblPrEx>
          <w:tblCellMar>
            <w:top w:w="0" w:type="dxa"/>
            <w:bottom w:w="0" w:type="dxa"/>
          </w:tblCellMar>
        </w:tblPrEx>
        <w:trPr>
          <w:jc w:val="center"/>
        </w:trPr>
        <w:tc>
          <w:tcPr>
            <w:tcW w:w="1734" w:type="dxa"/>
            <w:tcBorders>
              <w:top w:val="single" w:sz="4" w:space="0" w:color="auto"/>
              <w:bottom w:val="double" w:sz="4" w:space="0" w:color="auto"/>
            </w:tcBorders>
          </w:tcPr>
          <w:p w14:paraId="43294029" w14:textId="77777777" w:rsidR="00980D3B" w:rsidRDefault="00980D3B">
            <w:pPr>
              <w:pStyle w:val="HL7TableBody"/>
              <w:jc w:val="center"/>
            </w:pPr>
            <w:r>
              <w:t>a</w:t>
            </w:r>
          </w:p>
        </w:tc>
        <w:tc>
          <w:tcPr>
            <w:tcW w:w="3192" w:type="dxa"/>
            <w:tcBorders>
              <w:top w:val="single" w:sz="4" w:space="0" w:color="auto"/>
              <w:bottom w:val="double" w:sz="4" w:space="0" w:color="auto"/>
            </w:tcBorders>
          </w:tcPr>
          <w:p w14:paraId="208F4DDF" w14:textId="77777777" w:rsidR="00980D3B" w:rsidRDefault="00980D3B">
            <w:pPr>
              <w:pStyle w:val="HL7TableBody"/>
            </w:pPr>
            <w:r>
              <w:t>Absolute Change</w:t>
            </w:r>
          </w:p>
        </w:tc>
        <w:tc>
          <w:tcPr>
            <w:tcW w:w="2634" w:type="dxa"/>
            <w:tcBorders>
              <w:top w:val="single" w:sz="4" w:space="0" w:color="auto"/>
              <w:bottom w:val="double" w:sz="4" w:space="0" w:color="auto"/>
            </w:tcBorders>
          </w:tcPr>
          <w:p w14:paraId="34AB29D9" w14:textId="77777777" w:rsidR="00980D3B" w:rsidRDefault="00980D3B">
            <w:pPr>
              <w:pStyle w:val="HL7TableBody"/>
              <w:jc w:val="center"/>
            </w:pPr>
          </w:p>
        </w:tc>
      </w:tr>
    </w:tbl>
    <w:p w14:paraId="01279E3C" w14:textId="77777777" w:rsidR="00980D3B" w:rsidRDefault="00980D3B">
      <w:pPr>
        <w:pStyle w:val="Heading4"/>
      </w:pPr>
      <w:r>
        <w:t>Days Retained (NR)</w:t>
      </w:r>
    </w:p>
    <w:p w14:paraId="67EE1AB8" w14:textId="77777777" w:rsidR="00980D3B" w:rsidRDefault="00980D3B">
      <w:pPr>
        <w:pStyle w:val="NormalIndented"/>
      </w:pPr>
      <w:r>
        <w:t>Definition: The length of time in days that the value is retained for computing delta checks.</w:t>
      </w:r>
    </w:p>
    <w:p w14:paraId="3483E428" w14:textId="77777777" w:rsidR="00980D3B" w:rsidRDefault="00980D3B">
      <w:pPr>
        <w:pStyle w:val="Heading3"/>
      </w:pPr>
      <w:r>
        <w:lastRenderedPageBreak/>
        <w:fldChar w:fldCharType="begin"/>
      </w:r>
      <w:r>
        <w:instrText xml:space="preserve"> XE "DR" </w:instrText>
      </w:r>
      <w:r>
        <w:fldChar w:fldCharType="end"/>
      </w:r>
      <w:r>
        <w:fldChar w:fldCharType="begin"/>
      </w:r>
      <w:r>
        <w:instrText xml:space="preserve"> XE "Data types: DR" </w:instrText>
      </w:r>
      <w:r>
        <w:fldChar w:fldCharType="end"/>
      </w:r>
      <w:bookmarkStart w:id="538" w:name="_Ref485523694"/>
      <w:bookmarkStart w:id="539" w:name="_Toc498145949"/>
      <w:bookmarkStart w:id="540" w:name="_Toc527864518"/>
      <w:bookmarkStart w:id="541" w:name="_Toc527865990"/>
      <w:bookmarkStart w:id="542" w:name="_Toc528481882"/>
      <w:bookmarkStart w:id="543" w:name="_Toc528482387"/>
      <w:bookmarkStart w:id="544" w:name="_Toc528482686"/>
      <w:bookmarkStart w:id="545" w:name="_Toc528482811"/>
      <w:bookmarkStart w:id="546" w:name="_Toc528486119"/>
      <w:bookmarkStart w:id="547" w:name="_Toc536689729"/>
      <w:bookmarkStart w:id="548" w:name="_Toc496474"/>
      <w:bookmarkStart w:id="549" w:name="_Toc524821"/>
      <w:bookmarkStart w:id="550" w:name="_Toc1802404"/>
      <w:bookmarkStart w:id="551" w:name="_Toc22448399"/>
      <w:bookmarkStart w:id="552" w:name="_Toc22697591"/>
      <w:bookmarkStart w:id="553" w:name="_Toc24273626"/>
      <w:r>
        <w:t>DR - date/time range</w:t>
      </w:r>
      <w:bookmarkEnd w:id="528"/>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p>
    <w:p w14:paraId="42D49345" w14:textId="77777777" w:rsidR="00980D3B" w:rsidRDefault="00980D3B">
      <w:pPr>
        <w:pStyle w:val="ComponentTableCaption"/>
      </w:pPr>
      <w:bookmarkStart w:id="554" w:name="DR"/>
      <w:r>
        <w:t xml:space="preserve">HL7 Component Table - DR – Date/Time Range </w:t>
      </w:r>
      <w:r>
        <w:fldChar w:fldCharType="begin"/>
      </w:r>
      <w:r>
        <w:instrText xml:space="preserve"> XE "HL7 Component Table - DR" </w:instrText>
      </w:r>
      <w:r>
        <w:fldChar w:fldCharType="end"/>
      </w:r>
      <w:bookmarkEnd w:id="55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372F060A"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0229581"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79CE7517"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006EDDAF"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383B2C76"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12572F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4B7AF8B"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5D6241D"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73344459" w14:textId="77777777" w:rsidR="00980D3B" w:rsidRDefault="00980D3B">
            <w:pPr>
              <w:pStyle w:val="ComponentTableHeader"/>
              <w:rPr>
                <w:b w:val="0"/>
              </w:rPr>
            </w:pPr>
            <w:r>
              <w:t>SEC.REF.</w:t>
            </w:r>
          </w:p>
        </w:tc>
      </w:tr>
      <w:tr w:rsidR="00980D3B" w14:paraId="1FD7E76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2078347" w14:textId="77777777" w:rsidR="00980D3B" w:rsidRDefault="00980D3B">
            <w:pPr>
              <w:pStyle w:val="ComponentTableBody"/>
            </w:pPr>
            <w:r>
              <w:t>1</w:t>
            </w:r>
          </w:p>
        </w:tc>
        <w:tc>
          <w:tcPr>
            <w:tcW w:w="576" w:type="dxa"/>
            <w:tcBorders>
              <w:top w:val="single" w:sz="4" w:space="0" w:color="auto"/>
              <w:bottom w:val="single" w:sz="4" w:space="0" w:color="auto"/>
            </w:tcBorders>
          </w:tcPr>
          <w:p w14:paraId="154405E0" w14:textId="77777777" w:rsidR="00980D3B" w:rsidRDefault="00980D3B">
            <w:pPr>
              <w:pStyle w:val="ComponentTableBody"/>
            </w:pPr>
            <w:r>
              <w:t>26</w:t>
            </w:r>
          </w:p>
        </w:tc>
        <w:tc>
          <w:tcPr>
            <w:tcW w:w="720" w:type="dxa"/>
            <w:tcBorders>
              <w:top w:val="single" w:sz="4" w:space="0" w:color="auto"/>
              <w:bottom w:val="single" w:sz="4" w:space="0" w:color="auto"/>
            </w:tcBorders>
          </w:tcPr>
          <w:p w14:paraId="6DA21600" w14:textId="77777777" w:rsidR="00980D3B" w:rsidRDefault="00980D3B">
            <w:pPr>
              <w:pStyle w:val="ComponentTableBody"/>
            </w:pPr>
            <w:r>
              <w:t>TS</w:t>
            </w:r>
          </w:p>
        </w:tc>
        <w:tc>
          <w:tcPr>
            <w:tcW w:w="576" w:type="dxa"/>
            <w:tcBorders>
              <w:top w:val="single" w:sz="4" w:space="0" w:color="auto"/>
              <w:bottom w:val="single" w:sz="4" w:space="0" w:color="auto"/>
            </w:tcBorders>
          </w:tcPr>
          <w:p w14:paraId="7E32DD9B" w14:textId="77777777" w:rsidR="00980D3B" w:rsidRDefault="00980D3B">
            <w:pPr>
              <w:pStyle w:val="ComponentTableBody"/>
            </w:pPr>
            <w:r>
              <w:t>O</w:t>
            </w:r>
          </w:p>
        </w:tc>
        <w:tc>
          <w:tcPr>
            <w:tcW w:w="720" w:type="dxa"/>
            <w:tcBorders>
              <w:top w:val="single" w:sz="4" w:space="0" w:color="auto"/>
              <w:bottom w:val="single" w:sz="4" w:space="0" w:color="auto"/>
            </w:tcBorders>
          </w:tcPr>
          <w:p w14:paraId="006C7AD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CB09956" w14:textId="77777777" w:rsidR="00980D3B" w:rsidRDefault="00980D3B">
            <w:pPr>
              <w:pStyle w:val="ComponentTableBody"/>
              <w:jc w:val="left"/>
            </w:pPr>
            <w:r>
              <w:t>Range Start Date/Time</w:t>
            </w:r>
          </w:p>
        </w:tc>
        <w:tc>
          <w:tcPr>
            <w:tcW w:w="1440" w:type="dxa"/>
            <w:tcBorders>
              <w:top w:val="single" w:sz="4" w:space="0" w:color="auto"/>
              <w:bottom w:val="single" w:sz="4" w:space="0" w:color="auto"/>
            </w:tcBorders>
          </w:tcPr>
          <w:p w14:paraId="7DF76A4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7B542F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_Ref358257916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2.A.77</w:t>
            </w:r>
            <w:r>
              <w:rPr>
                <w:rStyle w:val="Hyperlink"/>
              </w:rPr>
              <w:fldChar w:fldCharType="end"/>
            </w:r>
          </w:p>
        </w:tc>
      </w:tr>
      <w:tr w:rsidR="00980D3B" w14:paraId="6BC013C0"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8D57884" w14:textId="77777777" w:rsidR="00980D3B" w:rsidRDefault="00980D3B">
            <w:pPr>
              <w:pStyle w:val="ComponentTableBody"/>
              <w:rPr>
                <w:lang w:val="it-IT"/>
              </w:rPr>
            </w:pPr>
            <w:r>
              <w:rPr>
                <w:lang w:val="it-IT"/>
              </w:rPr>
              <w:t>2</w:t>
            </w:r>
          </w:p>
        </w:tc>
        <w:tc>
          <w:tcPr>
            <w:tcW w:w="576" w:type="dxa"/>
            <w:tcBorders>
              <w:top w:val="single" w:sz="4" w:space="0" w:color="auto"/>
              <w:bottom w:val="double" w:sz="4" w:space="0" w:color="auto"/>
            </w:tcBorders>
          </w:tcPr>
          <w:p w14:paraId="707D43D4" w14:textId="77777777" w:rsidR="00980D3B" w:rsidRDefault="00980D3B">
            <w:pPr>
              <w:pStyle w:val="ComponentTableBody"/>
              <w:rPr>
                <w:lang w:val="it-IT"/>
              </w:rPr>
            </w:pPr>
            <w:r>
              <w:rPr>
                <w:lang w:val="it-IT"/>
              </w:rPr>
              <w:t>26</w:t>
            </w:r>
          </w:p>
        </w:tc>
        <w:tc>
          <w:tcPr>
            <w:tcW w:w="720" w:type="dxa"/>
            <w:tcBorders>
              <w:top w:val="single" w:sz="4" w:space="0" w:color="auto"/>
              <w:bottom w:val="double" w:sz="4" w:space="0" w:color="auto"/>
            </w:tcBorders>
          </w:tcPr>
          <w:p w14:paraId="10A02117" w14:textId="77777777" w:rsidR="00980D3B" w:rsidRDefault="00980D3B">
            <w:pPr>
              <w:pStyle w:val="ComponentTableBody"/>
              <w:rPr>
                <w:lang w:val="it-IT"/>
              </w:rPr>
            </w:pPr>
            <w:r>
              <w:rPr>
                <w:lang w:val="it-IT"/>
              </w:rPr>
              <w:t>TS</w:t>
            </w:r>
          </w:p>
        </w:tc>
        <w:tc>
          <w:tcPr>
            <w:tcW w:w="576" w:type="dxa"/>
            <w:tcBorders>
              <w:top w:val="single" w:sz="4" w:space="0" w:color="auto"/>
              <w:bottom w:val="double" w:sz="4" w:space="0" w:color="auto"/>
            </w:tcBorders>
          </w:tcPr>
          <w:p w14:paraId="6A22399B"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3E08EFBC"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77E1E5DF" w14:textId="77777777" w:rsidR="00980D3B" w:rsidRDefault="00980D3B">
            <w:pPr>
              <w:pStyle w:val="ComponentTableBody"/>
              <w:jc w:val="left"/>
            </w:pPr>
            <w:r>
              <w:t>Range End Date/Time</w:t>
            </w:r>
          </w:p>
        </w:tc>
        <w:tc>
          <w:tcPr>
            <w:tcW w:w="1440" w:type="dxa"/>
            <w:tcBorders>
              <w:top w:val="single" w:sz="4" w:space="0" w:color="auto"/>
              <w:bottom w:val="double" w:sz="4" w:space="0" w:color="auto"/>
            </w:tcBorders>
          </w:tcPr>
          <w:p w14:paraId="303C8F67"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1E5631C5"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bl>
    <w:p w14:paraId="42C2AE00" w14:textId="77777777" w:rsidR="00980D3B" w:rsidRDefault="00980D3B">
      <w:pPr>
        <w:pStyle w:val="Note"/>
      </w:pPr>
      <w:r>
        <w:rPr>
          <w:rStyle w:val="Strong"/>
        </w:rPr>
        <w:t>Note:</w:t>
      </w:r>
      <w:r>
        <w:tab/>
        <w:t>DR cannot be legally expressed when embedded within another data type. Its use is constrained to a segment field.</w:t>
      </w:r>
    </w:p>
    <w:p w14:paraId="419A1C94" w14:textId="77777777" w:rsidR="00980D3B" w:rsidRDefault="00980D3B"/>
    <w:p w14:paraId="504726CB" w14:textId="77777777" w:rsidR="00980D3B" w:rsidRDefault="00980D3B">
      <w:pPr>
        <w:pStyle w:val="Note"/>
        <w:tabs>
          <w:tab w:val="left" w:pos="1440"/>
        </w:tabs>
        <w:rPr>
          <w:snapToGrid w:val="0"/>
        </w:rPr>
      </w:pPr>
      <w:r>
        <w:rPr>
          <w:rStyle w:val="Strong"/>
        </w:rPr>
        <w:t>Maximum Length:</w:t>
      </w:r>
      <w:r>
        <w:t xml:space="preserve"> 53</w:t>
      </w:r>
    </w:p>
    <w:p w14:paraId="54A80918" w14:textId="77777777" w:rsidR="00980D3B" w:rsidRDefault="00980D3B">
      <w:pPr>
        <w:pStyle w:val="Heading4"/>
        <w:rPr>
          <w:vanish/>
        </w:rPr>
      </w:pPr>
      <w:r>
        <w:rPr>
          <w:vanish/>
        </w:rPr>
        <w:t>hiddentext</w:t>
      </w:r>
    </w:p>
    <w:p w14:paraId="4D71C545" w14:textId="77777777" w:rsidR="00980D3B" w:rsidRDefault="00980D3B">
      <w:pPr>
        <w:pStyle w:val="Heading4"/>
      </w:pPr>
      <w:bookmarkStart w:id="555" w:name="_Toc498145950"/>
      <w:bookmarkStart w:id="556" w:name="_Toc527864519"/>
      <w:bookmarkStart w:id="557" w:name="_Toc527865991"/>
      <w:r>
        <w:t>Range Start Date/Time (TS)</w:t>
      </w:r>
      <w:bookmarkEnd w:id="555"/>
      <w:bookmarkEnd w:id="556"/>
      <w:bookmarkEnd w:id="557"/>
    </w:p>
    <w:p w14:paraId="20A9C2F5" w14:textId="77777777" w:rsidR="00980D3B" w:rsidRDefault="00980D3B">
      <w:pPr>
        <w:pStyle w:val="NormalIndented"/>
      </w:pPr>
      <w:r>
        <w:t>Definition: The first component contains the earliest date/time (time stamp) in the spec</w:t>
      </w:r>
      <w:r>
        <w:t>i</w:t>
      </w:r>
      <w:r>
        <w:t>fied range.</w:t>
      </w:r>
    </w:p>
    <w:p w14:paraId="2BA8F125" w14:textId="77777777" w:rsidR="00980D3B" w:rsidRDefault="00980D3B">
      <w:pPr>
        <w:pStyle w:val="Heading4"/>
      </w:pPr>
      <w:bookmarkStart w:id="558" w:name="_Toc498145951"/>
      <w:bookmarkStart w:id="559" w:name="_Toc527864520"/>
      <w:bookmarkStart w:id="560" w:name="_Toc527865992"/>
      <w:r>
        <w:t>Range End Date/Time (TS)</w:t>
      </w:r>
      <w:bookmarkEnd w:id="558"/>
      <w:bookmarkEnd w:id="559"/>
      <w:bookmarkEnd w:id="560"/>
    </w:p>
    <w:p w14:paraId="0B37DE81" w14:textId="77777777" w:rsidR="00980D3B" w:rsidRDefault="00980D3B">
      <w:pPr>
        <w:pStyle w:val="NormalIndented"/>
      </w:pPr>
      <w:r>
        <w:t>The second component contains the latest date/time in the specified range. Note that the TS (time stamp) data type allows the specification of precision.</w:t>
      </w:r>
    </w:p>
    <w:p w14:paraId="795FA7F8" w14:textId="77777777" w:rsidR="00980D3B" w:rsidRDefault="00980D3B">
      <w:pPr>
        <w:pStyle w:val="Heading3"/>
      </w:pPr>
      <w:r>
        <w:fldChar w:fldCharType="begin"/>
      </w:r>
      <w:r>
        <w:instrText>xe "DT"</w:instrText>
      </w:r>
      <w:r>
        <w:fldChar w:fldCharType="end"/>
      </w:r>
      <w:r>
        <w:fldChar w:fldCharType="begin"/>
      </w:r>
      <w:r>
        <w:instrText>xe "Data types: DT"</w:instrText>
      </w:r>
      <w:r>
        <w:fldChar w:fldCharType="end"/>
      </w:r>
      <w:bookmarkStart w:id="561" w:name="_Ref358257877"/>
      <w:bookmarkStart w:id="562" w:name="_Toc359236016"/>
      <w:bookmarkStart w:id="563" w:name="_Toc498145952"/>
      <w:bookmarkStart w:id="564" w:name="_Toc527864521"/>
      <w:bookmarkStart w:id="565" w:name="_Toc527865993"/>
      <w:bookmarkStart w:id="566" w:name="_Toc528481883"/>
      <w:bookmarkStart w:id="567" w:name="_Toc528482388"/>
      <w:bookmarkStart w:id="568" w:name="_Toc528482687"/>
      <w:bookmarkStart w:id="569" w:name="_Toc528482812"/>
      <w:bookmarkStart w:id="570" w:name="_Toc528486120"/>
      <w:bookmarkStart w:id="571" w:name="_Toc536689730"/>
      <w:bookmarkStart w:id="572" w:name="_Toc496475"/>
      <w:bookmarkStart w:id="573" w:name="_Toc524822"/>
      <w:bookmarkStart w:id="574" w:name="_Toc1802405"/>
      <w:bookmarkStart w:id="575" w:name="_Toc22448400"/>
      <w:bookmarkStart w:id="576" w:name="_Toc22697592"/>
      <w:bookmarkStart w:id="577" w:name="_Toc24273627"/>
      <w:r>
        <w:t>DT - date</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p>
    <w:p w14:paraId="65BBBC45" w14:textId="77777777" w:rsidR="00980D3B" w:rsidRDefault="00980D3B">
      <w:pPr>
        <w:pStyle w:val="ComponentTableCaption"/>
      </w:pPr>
      <w:bookmarkStart w:id="578" w:name="DT"/>
      <w:r>
        <w:t>HL7 Component Table - DT – Date</w:t>
      </w:r>
      <w:r>
        <w:fldChar w:fldCharType="begin"/>
      </w:r>
      <w:r>
        <w:instrText xml:space="preserve"> XE "HL7 Component Table - DT" </w:instrText>
      </w:r>
      <w:r>
        <w:fldChar w:fldCharType="end"/>
      </w:r>
      <w:bookmarkEnd w:id="57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056B9C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E32818C"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22A0D9F0"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0FD58C41"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0E7258B5" w14:textId="77777777" w:rsidR="00980D3B" w:rsidRDefault="00980D3B">
            <w:pPr>
              <w:pStyle w:val="ComponentTableHeader"/>
              <w:rPr>
                <w:lang w:val="de-DE"/>
              </w:rPr>
            </w:pPr>
            <w:r>
              <w:rPr>
                <w:lang w:val="de-DE"/>
              </w:rPr>
              <w:t>OPT</w:t>
            </w:r>
          </w:p>
        </w:tc>
        <w:tc>
          <w:tcPr>
            <w:tcW w:w="720" w:type="dxa"/>
            <w:tcBorders>
              <w:top w:val="double" w:sz="4" w:space="0" w:color="auto"/>
              <w:bottom w:val="single" w:sz="4" w:space="0" w:color="auto"/>
            </w:tcBorders>
            <w:shd w:val="pct10" w:color="auto" w:fill="FFFFFF"/>
          </w:tcPr>
          <w:p w14:paraId="53C1C8FB"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C482BFC"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7CC447B"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26BE5AB" w14:textId="77777777" w:rsidR="00980D3B" w:rsidRDefault="00980D3B">
            <w:pPr>
              <w:pStyle w:val="ComponentTableHeader"/>
              <w:jc w:val="left"/>
              <w:rPr>
                <w:b w:val="0"/>
                <w:lang w:val="fr-FR"/>
              </w:rPr>
            </w:pPr>
            <w:r>
              <w:rPr>
                <w:lang w:val="fr-FR"/>
              </w:rPr>
              <w:t>SEC.REF.</w:t>
            </w:r>
          </w:p>
        </w:tc>
      </w:tr>
      <w:tr w:rsidR="00980D3B" w14:paraId="31D08ABD"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A22976E" w14:textId="77777777" w:rsidR="00980D3B" w:rsidRDefault="00980D3B">
            <w:pPr>
              <w:pStyle w:val="ComponentTableBody"/>
              <w:rPr>
                <w:sz w:val="16"/>
                <w:lang w:val="fr-FR"/>
              </w:rPr>
            </w:pPr>
          </w:p>
        </w:tc>
        <w:tc>
          <w:tcPr>
            <w:tcW w:w="576" w:type="dxa"/>
            <w:tcBorders>
              <w:top w:val="single" w:sz="4" w:space="0" w:color="auto"/>
              <w:bottom w:val="double" w:sz="4" w:space="0" w:color="auto"/>
            </w:tcBorders>
          </w:tcPr>
          <w:p w14:paraId="7C184C5F" w14:textId="77777777" w:rsidR="00980D3B" w:rsidRDefault="00980D3B">
            <w:pPr>
              <w:pStyle w:val="ComponentTableBody"/>
            </w:pPr>
            <w:r>
              <w:t>8</w:t>
            </w:r>
          </w:p>
        </w:tc>
        <w:tc>
          <w:tcPr>
            <w:tcW w:w="720" w:type="dxa"/>
            <w:tcBorders>
              <w:top w:val="single" w:sz="4" w:space="0" w:color="auto"/>
              <w:bottom w:val="double" w:sz="4" w:space="0" w:color="auto"/>
            </w:tcBorders>
          </w:tcPr>
          <w:p w14:paraId="4B36CA8D" w14:textId="77777777" w:rsidR="00980D3B" w:rsidRDefault="00980D3B">
            <w:pPr>
              <w:pStyle w:val="ComponentTableBody"/>
              <w:rPr>
                <w:sz w:val="16"/>
              </w:rPr>
            </w:pPr>
          </w:p>
        </w:tc>
        <w:tc>
          <w:tcPr>
            <w:tcW w:w="576" w:type="dxa"/>
            <w:tcBorders>
              <w:top w:val="single" w:sz="4" w:space="0" w:color="auto"/>
              <w:bottom w:val="double" w:sz="4" w:space="0" w:color="auto"/>
            </w:tcBorders>
          </w:tcPr>
          <w:p w14:paraId="10056EBF" w14:textId="77777777" w:rsidR="00980D3B" w:rsidRDefault="00980D3B">
            <w:pPr>
              <w:pStyle w:val="ComponentTableBody"/>
              <w:rPr>
                <w:sz w:val="16"/>
              </w:rPr>
            </w:pPr>
          </w:p>
        </w:tc>
        <w:tc>
          <w:tcPr>
            <w:tcW w:w="720" w:type="dxa"/>
            <w:tcBorders>
              <w:top w:val="single" w:sz="4" w:space="0" w:color="auto"/>
              <w:bottom w:val="double" w:sz="4" w:space="0" w:color="auto"/>
            </w:tcBorders>
          </w:tcPr>
          <w:p w14:paraId="3B7661F7" w14:textId="77777777" w:rsidR="00980D3B" w:rsidRDefault="00980D3B">
            <w:pPr>
              <w:pStyle w:val="ComponentTableBody"/>
              <w:rPr>
                <w:sz w:val="16"/>
              </w:rPr>
            </w:pPr>
          </w:p>
        </w:tc>
        <w:tc>
          <w:tcPr>
            <w:tcW w:w="2880" w:type="dxa"/>
            <w:tcBorders>
              <w:top w:val="single" w:sz="4" w:space="0" w:color="auto"/>
              <w:bottom w:val="double" w:sz="4" w:space="0" w:color="auto"/>
            </w:tcBorders>
          </w:tcPr>
          <w:p w14:paraId="47990CA2" w14:textId="77777777" w:rsidR="00980D3B" w:rsidRDefault="00980D3B">
            <w:pPr>
              <w:pStyle w:val="ComponentTableBody"/>
              <w:jc w:val="left"/>
            </w:pPr>
            <w:r>
              <w:t>Date</w:t>
            </w:r>
          </w:p>
        </w:tc>
        <w:tc>
          <w:tcPr>
            <w:tcW w:w="1440" w:type="dxa"/>
            <w:tcBorders>
              <w:top w:val="single" w:sz="4" w:space="0" w:color="auto"/>
              <w:bottom w:val="double" w:sz="4" w:space="0" w:color="auto"/>
            </w:tcBorders>
          </w:tcPr>
          <w:p w14:paraId="55867CC4"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236D43D8" w14:textId="77777777" w:rsidR="00980D3B" w:rsidRDefault="00980D3B">
            <w:pPr>
              <w:pStyle w:val="ComponentTableBody"/>
              <w:rPr>
                <w:sz w:val="16"/>
              </w:rPr>
            </w:pPr>
          </w:p>
        </w:tc>
      </w:tr>
    </w:tbl>
    <w:p w14:paraId="28674343" w14:textId="77777777" w:rsidR="00980D3B" w:rsidRDefault="00980D3B">
      <w:pPr>
        <w:pStyle w:val="NormalIndented"/>
      </w:pPr>
      <w:r>
        <w:t>Definition: Specifies the century and year with optional precision to month and day.</w:t>
      </w:r>
    </w:p>
    <w:p w14:paraId="1C8C2993" w14:textId="77777777" w:rsidR="00980D3B" w:rsidRDefault="00980D3B">
      <w:pPr>
        <w:pStyle w:val="Note"/>
      </w:pPr>
      <w:r>
        <w:rPr>
          <w:rStyle w:val="Strong"/>
        </w:rPr>
        <w:t>Maximum Length:</w:t>
      </w:r>
      <w:r>
        <w:t xml:space="preserve"> 8</w:t>
      </w:r>
    </w:p>
    <w:p w14:paraId="4823A3C6" w14:textId="77777777" w:rsidR="00980D3B" w:rsidRDefault="00980D3B">
      <w:pPr>
        <w:pStyle w:val="NormalIndented"/>
        <w:rPr>
          <w:snapToGrid w:val="0"/>
        </w:rPr>
      </w:pPr>
      <w:r>
        <w:t xml:space="preserve">As of v 2.3, </w:t>
      </w:r>
      <w:r>
        <w:rPr>
          <w:snapToGrid w:val="0"/>
        </w:rPr>
        <w:t xml:space="preserve">the number of digits populated specifies the precision using </w:t>
      </w:r>
      <w:r>
        <w:t>the format specification YYYY[MM[DD]]</w:t>
      </w:r>
      <w:r>
        <w:rPr>
          <w:snapToGrid w:val="0"/>
        </w:rPr>
        <w:t xml:space="preserve">. Thus: </w:t>
      </w:r>
    </w:p>
    <w:p w14:paraId="1A4EC5B0" w14:textId="77777777" w:rsidR="00980D3B" w:rsidRDefault="00980D3B">
      <w:pPr>
        <w:pStyle w:val="NormalListAlpha"/>
        <w:numPr>
          <w:ilvl w:val="0"/>
          <w:numId w:val="23"/>
        </w:numPr>
      </w:pPr>
      <w:r>
        <w:t>only the first four digits are used to specify a precision of "year"</w:t>
      </w:r>
    </w:p>
    <w:p w14:paraId="5B02B3D9" w14:textId="77777777" w:rsidR="00980D3B" w:rsidRDefault="00980D3B">
      <w:pPr>
        <w:pStyle w:val="NormalListAlpha"/>
        <w:numPr>
          <w:ilvl w:val="0"/>
          <w:numId w:val="23"/>
        </w:numPr>
      </w:pPr>
      <w:r>
        <w:t>the first six are used to specify a precision of  "month"</w:t>
      </w:r>
    </w:p>
    <w:p w14:paraId="11BA6D8B" w14:textId="77777777" w:rsidR="00980D3B" w:rsidRDefault="00980D3B">
      <w:pPr>
        <w:pStyle w:val="NormalListAlpha"/>
        <w:numPr>
          <w:ilvl w:val="0"/>
          <w:numId w:val="23"/>
        </w:numPr>
      </w:pPr>
      <w:r>
        <w:t xml:space="preserve">the first eight are used to specify a precision of "day" </w:t>
      </w:r>
    </w:p>
    <w:p w14:paraId="38091B94" w14:textId="77777777" w:rsidR="00980D3B" w:rsidRDefault="00980D3B">
      <w:pPr>
        <w:pStyle w:val="NormalIndented"/>
      </w:pPr>
      <w:r>
        <w:t>Examples:</w:t>
      </w:r>
    </w:p>
    <w:p w14:paraId="5073CB71" w14:textId="77777777" w:rsidR="00980D3B" w:rsidRDefault="00980D3B">
      <w:pPr>
        <w:pStyle w:val="Example"/>
        <w:rPr>
          <w:noProof w:val="0"/>
        </w:rPr>
      </w:pPr>
      <w:r>
        <w:rPr>
          <w:noProof w:val="0"/>
        </w:rPr>
        <w:t>|19880704|</w:t>
      </w:r>
    </w:p>
    <w:p w14:paraId="05507D41" w14:textId="77777777" w:rsidR="00980D3B" w:rsidRDefault="00980D3B">
      <w:pPr>
        <w:pStyle w:val="Example"/>
        <w:rPr>
          <w:noProof w:val="0"/>
        </w:rPr>
      </w:pPr>
      <w:r>
        <w:rPr>
          <w:noProof w:val="0"/>
        </w:rPr>
        <w:t>|199503|</w:t>
      </w:r>
    </w:p>
    <w:p w14:paraId="7BE1D9DC" w14:textId="77777777" w:rsidR="00980D3B" w:rsidRDefault="00980D3B">
      <w:pPr>
        <w:pStyle w:val="NormalIndented"/>
      </w:pPr>
      <w:r>
        <w:t>Prior to v 2.3, this data type was specified in the format YYYYMMDD. As of v 2.3 month and days are no longer required. By site-specific agreement, YYYYMMDD may be used where backward compatibility must be mai</w:t>
      </w:r>
      <w:r>
        <w:t>n</w:t>
      </w:r>
      <w:r>
        <w:t>tained.</w:t>
      </w:r>
    </w:p>
    <w:p w14:paraId="226FD66B" w14:textId="77777777" w:rsidR="00980D3B" w:rsidRDefault="00980D3B">
      <w:pPr>
        <w:pStyle w:val="Heading3"/>
      </w:pPr>
      <w:r>
        <w:fldChar w:fldCharType="begin"/>
      </w:r>
      <w:r>
        <w:instrText xml:space="preserve"> XE "DTM" </w:instrText>
      </w:r>
      <w:r>
        <w:fldChar w:fldCharType="end"/>
      </w:r>
      <w:r>
        <w:fldChar w:fldCharType="begin"/>
      </w:r>
      <w:r>
        <w:instrText xml:space="preserve"> XE "Data types: DTM" </w:instrText>
      </w:r>
      <w:r>
        <w:fldChar w:fldCharType="end"/>
      </w:r>
      <w:bookmarkStart w:id="579" w:name="_Ref536696707"/>
      <w:bookmarkStart w:id="580" w:name="_Toc496476"/>
      <w:bookmarkStart w:id="581" w:name="_Toc524823"/>
      <w:bookmarkStart w:id="582" w:name="_Toc1802406"/>
      <w:bookmarkStart w:id="583" w:name="_Toc22448401"/>
      <w:bookmarkStart w:id="584" w:name="_Toc22697593"/>
      <w:bookmarkStart w:id="585" w:name="_Toc24273628"/>
      <w:r>
        <w:t>DTM - date/time</w:t>
      </w:r>
      <w:bookmarkEnd w:id="579"/>
      <w:bookmarkEnd w:id="580"/>
      <w:bookmarkEnd w:id="581"/>
      <w:bookmarkEnd w:id="582"/>
      <w:bookmarkEnd w:id="583"/>
      <w:bookmarkEnd w:id="584"/>
      <w:bookmarkEnd w:id="585"/>
      <w:r>
        <w:t xml:space="preserve"> </w:t>
      </w:r>
    </w:p>
    <w:p w14:paraId="37818656" w14:textId="77777777" w:rsidR="00980D3B" w:rsidRDefault="00980D3B">
      <w:pPr>
        <w:pStyle w:val="ComponentTableCaption"/>
      </w:pPr>
      <w:bookmarkStart w:id="586" w:name="DTM"/>
      <w:r>
        <w:t xml:space="preserve">HL7 Component Table - DTM – Date/Time </w:t>
      </w:r>
      <w:r>
        <w:fldChar w:fldCharType="begin"/>
      </w:r>
      <w:r>
        <w:instrText xml:space="preserve"> XE "HL7 Component Table - DTM" </w:instrText>
      </w:r>
      <w:r>
        <w:fldChar w:fldCharType="end"/>
      </w:r>
      <w:bookmarkEnd w:id="58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B69B943"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F0B654F"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33A8042"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265747DC"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D6C7B57"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45C4B03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5A81DBF"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D89E8FA"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EBB8853" w14:textId="77777777" w:rsidR="00980D3B" w:rsidRDefault="00980D3B">
            <w:pPr>
              <w:pStyle w:val="ComponentTableHeader"/>
              <w:rPr>
                <w:b w:val="0"/>
                <w:lang w:val="fr-FR"/>
              </w:rPr>
            </w:pPr>
            <w:r>
              <w:rPr>
                <w:lang w:val="fr-FR"/>
              </w:rPr>
              <w:t>SEC.REF.</w:t>
            </w:r>
          </w:p>
        </w:tc>
      </w:tr>
      <w:tr w:rsidR="00980D3B" w14:paraId="3381CAB9"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1F50267" w14:textId="77777777" w:rsidR="00980D3B" w:rsidRDefault="00980D3B">
            <w:pPr>
              <w:pStyle w:val="ComponentTableBody"/>
              <w:rPr>
                <w:sz w:val="16"/>
                <w:lang w:val="fr-FR"/>
              </w:rPr>
            </w:pPr>
          </w:p>
        </w:tc>
        <w:tc>
          <w:tcPr>
            <w:tcW w:w="576" w:type="dxa"/>
            <w:tcBorders>
              <w:top w:val="single" w:sz="4" w:space="0" w:color="auto"/>
              <w:bottom w:val="double" w:sz="4" w:space="0" w:color="auto"/>
            </w:tcBorders>
          </w:tcPr>
          <w:p w14:paraId="7F69F2B2" w14:textId="77777777" w:rsidR="00980D3B" w:rsidRDefault="00980D3B">
            <w:pPr>
              <w:pStyle w:val="ComponentTableBody"/>
            </w:pPr>
            <w:r>
              <w:t>24</w:t>
            </w:r>
          </w:p>
        </w:tc>
        <w:tc>
          <w:tcPr>
            <w:tcW w:w="720" w:type="dxa"/>
            <w:tcBorders>
              <w:top w:val="single" w:sz="4" w:space="0" w:color="auto"/>
              <w:bottom w:val="double" w:sz="4" w:space="0" w:color="auto"/>
            </w:tcBorders>
          </w:tcPr>
          <w:p w14:paraId="1E90893B" w14:textId="77777777" w:rsidR="00980D3B" w:rsidRDefault="00980D3B">
            <w:pPr>
              <w:pStyle w:val="ComponentTableBody"/>
              <w:rPr>
                <w:sz w:val="16"/>
              </w:rPr>
            </w:pPr>
          </w:p>
        </w:tc>
        <w:tc>
          <w:tcPr>
            <w:tcW w:w="576" w:type="dxa"/>
            <w:tcBorders>
              <w:top w:val="single" w:sz="4" w:space="0" w:color="auto"/>
              <w:bottom w:val="double" w:sz="4" w:space="0" w:color="auto"/>
            </w:tcBorders>
          </w:tcPr>
          <w:p w14:paraId="29ED6BEF" w14:textId="77777777" w:rsidR="00980D3B" w:rsidRDefault="00980D3B">
            <w:pPr>
              <w:pStyle w:val="ComponentTableBody"/>
              <w:rPr>
                <w:sz w:val="16"/>
              </w:rPr>
            </w:pPr>
          </w:p>
        </w:tc>
        <w:tc>
          <w:tcPr>
            <w:tcW w:w="720" w:type="dxa"/>
            <w:tcBorders>
              <w:top w:val="single" w:sz="4" w:space="0" w:color="auto"/>
              <w:bottom w:val="double" w:sz="4" w:space="0" w:color="auto"/>
            </w:tcBorders>
          </w:tcPr>
          <w:p w14:paraId="14527EF4" w14:textId="77777777" w:rsidR="00980D3B" w:rsidRDefault="00980D3B">
            <w:pPr>
              <w:pStyle w:val="ComponentTableBody"/>
              <w:rPr>
                <w:sz w:val="16"/>
              </w:rPr>
            </w:pPr>
          </w:p>
        </w:tc>
        <w:tc>
          <w:tcPr>
            <w:tcW w:w="2880" w:type="dxa"/>
            <w:tcBorders>
              <w:top w:val="single" w:sz="4" w:space="0" w:color="auto"/>
              <w:bottom w:val="double" w:sz="4" w:space="0" w:color="auto"/>
            </w:tcBorders>
          </w:tcPr>
          <w:p w14:paraId="3BDD02ED" w14:textId="77777777" w:rsidR="00980D3B" w:rsidRDefault="00980D3B">
            <w:pPr>
              <w:pStyle w:val="ComponentTableBody"/>
              <w:jc w:val="left"/>
            </w:pPr>
            <w:r>
              <w:t xml:space="preserve">Date/Time </w:t>
            </w:r>
          </w:p>
        </w:tc>
        <w:tc>
          <w:tcPr>
            <w:tcW w:w="1440" w:type="dxa"/>
            <w:tcBorders>
              <w:top w:val="single" w:sz="4" w:space="0" w:color="auto"/>
              <w:bottom w:val="double" w:sz="4" w:space="0" w:color="auto"/>
            </w:tcBorders>
          </w:tcPr>
          <w:p w14:paraId="28C5FEFD"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ED3EEED" w14:textId="77777777" w:rsidR="00980D3B" w:rsidRDefault="00980D3B">
            <w:pPr>
              <w:pStyle w:val="ComponentTableBody"/>
              <w:rPr>
                <w:sz w:val="16"/>
              </w:rPr>
            </w:pPr>
          </w:p>
        </w:tc>
      </w:tr>
    </w:tbl>
    <w:p w14:paraId="154ADFC5" w14:textId="77777777" w:rsidR="00980D3B" w:rsidRDefault="00980D3B">
      <w:pPr>
        <w:pStyle w:val="NormalIndented"/>
        <w:rPr>
          <w:snapToGrid w:val="0"/>
        </w:rPr>
      </w:pPr>
      <w:r>
        <w:rPr>
          <w:snapToGrid w:val="0"/>
        </w:rPr>
        <w:t xml:space="preserve">Definition: Specifies a point in time </w:t>
      </w:r>
      <w:r>
        <w:t>using a 24-hour clock notation</w:t>
      </w:r>
      <w:r>
        <w:rPr>
          <w:snapToGrid w:val="0"/>
        </w:rPr>
        <w:t xml:space="preserve">. </w:t>
      </w:r>
    </w:p>
    <w:p w14:paraId="747743C2" w14:textId="77777777" w:rsidR="00980D3B" w:rsidRDefault="00980D3B">
      <w:pPr>
        <w:pStyle w:val="Note"/>
      </w:pPr>
      <w:r>
        <w:rPr>
          <w:rStyle w:val="Strong"/>
        </w:rPr>
        <w:lastRenderedPageBreak/>
        <w:t>Maximum Length:</w:t>
      </w:r>
      <w:r>
        <w:t xml:space="preserve"> 24</w:t>
      </w:r>
    </w:p>
    <w:p w14:paraId="1E6F565A" w14:textId="77777777" w:rsidR="00980D3B" w:rsidRDefault="00980D3B">
      <w:pPr>
        <w:pStyle w:val="NormalIndented"/>
        <w:rPr>
          <w:snapToGrid w:val="0"/>
        </w:rPr>
      </w:pPr>
      <w:r>
        <w:rPr>
          <w:snapToGrid w:val="0"/>
        </w:rPr>
        <w:t>The number of characters populated (excluding the time zone specification) specifies the pr</w:t>
      </w:r>
      <w:r>
        <w:rPr>
          <w:snapToGrid w:val="0"/>
        </w:rPr>
        <w:t>e</w:t>
      </w:r>
      <w:r>
        <w:rPr>
          <w:snapToGrid w:val="0"/>
        </w:rPr>
        <w:t xml:space="preserve">cision. </w:t>
      </w:r>
    </w:p>
    <w:p w14:paraId="30506B53" w14:textId="77777777" w:rsidR="00980D3B" w:rsidRDefault="00980D3B">
      <w:pPr>
        <w:pStyle w:val="NormalIndented"/>
        <w:rPr>
          <w:snapToGrid w:val="0"/>
        </w:rPr>
      </w:pPr>
      <w:r>
        <w:t>Format: YYYY[MM[DD[HH[MM[SS[.S[S[S[S]]]]]]]]][+/-ZZZZ]</w:t>
      </w:r>
      <w:r>
        <w:rPr>
          <w:snapToGrid w:val="0"/>
        </w:rPr>
        <w:t xml:space="preserve">. </w:t>
      </w:r>
    </w:p>
    <w:p w14:paraId="18322493" w14:textId="77777777" w:rsidR="00980D3B" w:rsidRDefault="00980D3B">
      <w:pPr>
        <w:pStyle w:val="NormalIndented"/>
        <w:rPr>
          <w:snapToGrid w:val="0"/>
        </w:rPr>
      </w:pPr>
      <w:r>
        <w:rPr>
          <w:snapToGrid w:val="0"/>
        </w:rPr>
        <w:t xml:space="preserve">Thus: </w:t>
      </w:r>
    </w:p>
    <w:p w14:paraId="56B1D193" w14:textId="77777777" w:rsidR="00980D3B" w:rsidRDefault="00980D3B">
      <w:pPr>
        <w:pStyle w:val="NormalListAlpha"/>
        <w:numPr>
          <w:ilvl w:val="0"/>
          <w:numId w:val="22"/>
        </w:numPr>
      </w:pPr>
      <w:r>
        <w:t>only the first four  are used to specify a precision of "year"</w:t>
      </w:r>
    </w:p>
    <w:p w14:paraId="7EC1DAC0" w14:textId="77777777" w:rsidR="00980D3B" w:rsidRDefault="00980D3B">
      <w:pPr>
        <w:pStyle w:val="NormalListAlpha"/>
        <w:numPr>
          <w:ilvl w:val="0"/>
          <w:numId w:val="22"/>
        </w:numPr>
      </w:pPr>
      <w:r>
        <w:t>the first six are used to specify a precision of  "month"</w:t>
      </w:r>
    </w:p>
    <w:p w14:paraId="6DF1FC98" w14:textId="77777777" w:rsidR="00980D3B" w:rsidRDefault="00980D3B">
      <w:pPr>
        <w:pStyle w:val="NormalListAlpha"/>
        <w:numPr>
          <w:ilvl w:val="0"/>
          <w:numId w:val="22"/>
        </w:numPr>
      </w:pPr>
      <w:r>
        <w:t xml:space="preserve">the first eight are used to specify a precision of "day" </w:t>
      </w:r>
    </w:p>
    <w:p w14:paraId="7774555E" w14:textId="77777777" w:rsidR="00980D3B" w:rsidRDefault="00980D3B">
      <w:pPr>
        <w:pStyle w:val="NormalListAlpha"/>
        <w:numPr>
          <w:ilvl w:val="0"/>
          <w:numId w:val="22"/>
        </w:numPr>
      </w:pPr>
      <w:r>
        <w:t>the first ten are used to specify a precision of "hour”</w:t>
      </w:r>
    </w:p>
    <w:p w14:paraId="44FBE49E" w14:textId="77777777" w:rsidR="00980D3B" w:rsidRDefault="00980D3B">
      <w:pPr>
        <w:pStyle w:val="NormalListAlpha"/>
        <w:numPr>
          <w:ilvl w:val="0"/>
          <w:numId w:val="22"/>
        </w:numPr>
      </w:pPr>
      <w:r>
        <w:t>the first twelve are used to specify a precision of "minute”</w:t>
      </w:r>
    </w:p>
    <w:p w14:paraId="0E7E69C7" w14:textId="77777777" w:rsidR="00980D3B" w:rsidRDefault="00980D3B">
      <w:pPr>
        <w:pStyle w:val="NormalListAlpha"/>
        <w:numPr>
          <w:ilvl w:val="0"/>
          <w:numId w:val="22"/>
        </w:numPr>
      </w:pPr>
      <w:r>
        <w:t>the first fourteen are used to specify a precision of "second”</w:t>
      </w:r>
    </w:p>
    <w:p w14:paraId="22ACABBF" w14:textId="77777777" w:rsidR="00980D3B" w:rsidRDefault="00980D3B">
      <w:pPr>
        <w:pStyle w:val="NormalListAlpha"/>
        <w:numPr>
          <w:ilvl w:val="0"/>
          <w:numId w:val="22"/>
        </w:numPr>
      </w:pPr>
      <w:r>
        <w:t>the first sixteen are used to specify a precision of "one tenth of a second”</w:t>
      </w:r>
    </w:p>
    <w:p w14:paraId="5545778E" w14:textId="77777777" w:rsidR="00980D3B" w:rsidRDefault="00980D3B">
      <w:pPr>
        <w:pStyle w:val="NormalListAlpha"/>
        <w:numPr>
          <w:ilvl w:val="0"/>
          <w:numId w:val="22"/>
        </w:numPr>
      </w:pPr>
      <w:r>
        <w:t>the first nineteen are used to specify a precision of " one ten thousandths of a second”</w:t>
      </w:r>
    </w:p>
    <w:p w14:paraId="65087320" w14:textId="77777777" w:rsidR="00980D3B" w:rsidRDefault="00980D3B">
      <w:pPr>
        <w:pStyle w:val="NormalIndented"/>
        <w:rPr>
          <w:snapToGrid w:val="0"/>
        </w:rPr>
      </w:pPr>
      <w:r>
        <w:rPr>
          <w:snapToGrid w:val="0"/>
        </w:rPr>
        <w:t>Example: |199904| specifies April 1999.</w:t>
      </w:r>
    </w:p>
    <w:p w14:paraId="10358C16" w14:textId="77777777" w:rsidR="00980D3B" w:rsidRDefault="00980D3B">
      <w:pPr>
        <w:pStyle w:val="NormalIndented"/>
      </w:pPr>
      <w:r>
        <w:t>The time zone (+/-ZZZZ) is represented as +/-HHMM offset from Co-ordinated Universal Time (UTC) (formerly Greenwich Mean Time (GMT)), where +0000 or -0000 both represent UTC (without offset). The specific data representations used in the HL7 e</w:t>
      </w:r>
      <w:r>
        <w:t>n</w:t>
      </w:r>
      <w:r>
        <w:t>coding rules are compatible with ISO 8824-1987(E).</w:t>
      </w:r>
    </w:p>
    <w:p w14:paraId="714BEC53" w14:textId="77777777" w:rsidR="00980D3B" w:rsidRDefault="00980D3B">
      <w:pPr>
        <w:pStyle w:val="NormalIndented"/>
      </w:pPr>
      <w:r>
        <w:t>Note that if the time zone is not included, the time zone defaults to that of the local time zone of the sender. Also note that a DTM or TS valued field with the HHMM part set to "0000" represents midnight of the night extending from the previous day to the day given by the YYYYMMDD part (see example below). Examples: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2"/>
        <w:gridCol w:w="3905"/>
      </w:tblGrid>
      <w:tr w:rsidR="00980D3B" w14:paraId="3A1BA270" w14:textId="77777777">
        <w:tblPrEx>
          <w:tblCellMar>
            <w:top w:w="0" w:type="dxa"/>
            <w:bottom w:w="0" w:type="dxa"/>
          </w:tblCellMar>
        </w:tblPrEx>
        <w:trPr>
          <w:jc w:val="center"/>
        </w:trPr>
        <w:tc>
          <w:tcPr>
            <w:tcW w:w="2602" w:type="dxa"/>
            <w:shd w:val="pct10" w:color="auto" w:fill="FFFFFF"/>
          </w:tcPr>
          <w:p w14:paraId="08B61F2C" w14:textId="77777777" w:rsidR="00980D3B" w:rsidRDefault="00980D3B">
            <w:pPr>
              <w:pStyle w:val="OtherTableHeader"/>
            </w:pPr>
            <w:r>
              <w:t>Example</w:t>
            </w:r>
          </w:p>
        </w:tc>
        <w:tc>
          <w:tcPr>
            <w:tcW w:w="3905" w:type="dxa"/>
            <w:shd w:val="pct10" w:color="auto" w:fill="FFFFFF"/>
          </w:tcPr>
          <w:p w14:paraId="4DD68791" w14:textId="77777777" w:rsidR="00980D3B" w:rsidRDefault="00980D3B">
            <w:pPr>
              <w:pStyle w:val="OtherTableHeader"/>
            </w:pPr>
            <w:r>
              <w:t>Description</w:t>
            </w:r>
          </w:p>
        </w:tc>
      </w:tr>
      <w:tr w:rsidR="00980D3B" w14:paraId="37C2B116" w14:textId="77777777">
        <w:tblPrEx>
          <w:tblCellMar>
            <w:top w:w="0" w:type="dxa"/>
            <w:bottom w:w="0" w:type="dxa"/>
          </w:tblCellMar>
        </w:tblPrEx>
        <w:trPr>
          <w:jc w:val="center"/>
        </w:trPr>
        <w:tc>
          <w:tcPr>
            <w:tcW w:w="2602" w:type="dxa"/>
          </w:tcPr>
          <w:p w14:paraId="51337795" w14:textId="77777777" w:rsidR="00980D3B" w:rsidRDefault="00980D3B">
            <w:pPr>
              <w:pStyle w:val="OtherTableBody"/>
            </w:pPr>
            <w:r>
              <w:t>|19760704010159-0500|</w:t>
            </w:r>
          </w:p>
        </w:tc>
        <w:tc>
          <w:tcPr>
            <w:tcW w:w="3905" w:type="dxa"/>
          </w:tcPr>
          <w:p w14:paraId="3E7F6140" w14:textId="77777777" w:rsidR="00980D3B" w:rsidRDefault="00980D3B">
            <w:pPr>
              <w:pStyle w:val="OtherTableBody"/>
            </w:pPr>
            <w:r>
              <w:t>1:01:59 on July 4, 1976 in the Eastern Standard Time zone (USA)</w:t>
            </w:r>
          </w:p>
        </w:tc>
      </w:tr>
      <w:tr w:rsidR="00980D3B" w14:paraId="19DE222A" w14:textId="77777777">
        <w:tblPrEx>
          <w:tblCellMar>
            <w:top w:w="0" w:type="dxa"/>
            <w:bottom w:w="0" w:type="dxa"/>
          </w:tblCellMar>
        </w:tblPrEx>
        <w:trPr>
          <w:jc w:val="center"/>
        </w:trPr>
        <w:tc>
          <w:tcPr>
            <w:tcW w:w="2602" w:type="dxa"/>
          </w:tcPr>
          <w:p w14:paraId="431074DB" w14:textId="77777777" w:rsidR="00980D3B" w:rsidRDefault="00980D3B">
            <w:pPr>
              <w:pStyle w:val="OtherTableBody"/>
            </w:pPr>
            <w:r>
              <w:t>|19760704010159-0400|</w:t>
            </w:r>
          </w:p>
        </w:tc>
        <w:tc>
          <w:tcPr>
            <w:tcW w:w="3905" w:type="dxa"/>
          </w:tcPr>
          <w:p w14:paraId="695FC38F" w14:textId="77777777" w:rsidR="00980D3B" w:rsidRDefault="00980D3B">
            <w:pPr>
              <w:pStyle w:val="OtherTableBody"/>
            </w:pPr>
            <w:r>
              <w:t>1:01:59 on July 4, 1976 in the Eastern Daylight Saving Time zone (USA).</w:t>
            </w:r>
          </w:p>
        </w:tc>
      </w:tr>
      <w:tr w:rsidR="00980D3B" w14:paraId="4C79BED2" w14:textId="77777777">
        <w:tblPrEx>
          <w:tblCellMar>
            <w:top w:w="0" w:type="dxa"/>
            <w:bottom w:w="0" w:type="dxa"/>
          </w:tblCellMar>
        </w:tblPrEx>
        <w:trPr>
          <w:jc w:val="center"/>
        </w:trPr>
        <w:tc>
          <w:tcPr>
            <w:tcW w:w="2602" w:type="dxa"/>
          </w:tcPr>
          <w:p w14:paraId="79D1573B" w14:textId="77777777" w:rsidR="00980D3B" w:rsidRDefault="00980D3B">
            <w:pPr>
              <w:pStyle w:val="OtherTableBody"/>
            </w:pPr>
            <w:r>
              <w:t>|198807050000|</w:t>
            </w:r>
          </w:p>
        </w:tc>
        <w:tc>
          <w:tcPr>
            <w:tcW w:w="3905" w:type="dxa"/>
          </w:tcPr>
          <w:p w14:paraId="6F0C788D" w14:textId="77777777" w:rsidR="00980D3B" w:rsidRDefault="00980D3B">
            <w:pPr>
              <w:pStyle w:val="OtherTableBody"/>
            </w:pPr>
            <w:r>
              <w:t>Midnight of the night extending from July 4 to July 5, 1988 in the local time zone of the sender.</w:t>
            </w:r>
          </w:p>
        </w:tc>
      </w:tr>
      <w:tr w:rsidR="00980D3B" w14:paraId="39FEFB5F" w14:textId="77777777">
        <w:tblPrEx>
          <w:tblCellMar>
            <w:top w:w="0" w:type="dxa"/>
            <w:bottom w:w="0" w:type="dxa"/>
          </w:tblCellMar>
        </w:tblPrEx>
        <w:trPr>
          <w:jc w:val="center"/>
        </w:trPr>
        <w:tc>
          <w:tcPr>
            <w:tcW w:w="2602" w:type="dxa"/>
          </w:tcPr>
          <w:p w14:paraId="759A5308" w14:textId="77777777" w:rsidR="00980D3B" w:rsidRDefault="00980D3B">
            <w:pPr>
              <w:pStyle w:val="OtherTableBody"/>
            </w:pPr>
            <w:r>
              <w:t>|19880705|</w:t>
            </w:r>
            <w:r>
              <w:tab/>
            </w:r>
          </w:p>
        </w:tc>
        <w:tc>
          <w:tcPr>
            <w:tcW w:w="3905" w:type="dxa"/>
          </w:tcPr>
          <w:p w14:paraId="3C704474" w14:textId="77777777" w:rsidR="00980D3B" w:rsidRDefault="00980D3B">
            <w:pPr>
              <w:pStyle w:val="OtherTableBody"/>
            </w:pPr>
            <w:r>
              <w:t>Same as prior example, but precision extends only to the day. Could be used for a birth date, if the time of birth is unknown.</w:t>
            </w:r>
          </w:p>
        </w:tc>
      </w:tr>
      <w:tr w:rsidR="00980D3B" w14:paraId="28D4A253" w14:textId="77777777">
        <w:tblPrEx>
          <w:tblCellMar>
            <w:top w:w="0" w:type="dxa"/>
            <w:bottom w:w="0" w:type="dxa"/>
          </w:tblCellMar>
        </w:tblPrEx>
        <w:trPr>
          <w:jc w:val="center"/>
        </w:trPr>
        <w:tc>
          <w:tcPr>
            <w:tcW w:w="2602" w:type="dxa"/>
          </w:tcPr>
          <w:p w14:paraId="05FE2E34" w14:textId="77777777" w:rsidR="00980D3B" w:rsidRDefault="00980D3B">
            <w:pPr>
              <w:pStyle w:val="OtherTableBody"/>
            </w:pPr>
            <w:r>
              <w:t>|19981004010159+010|</w:t>
            </w:r>
          </w:p>
        </w:tc>
        <w:tc>
          <w:tcPr>
            <w:tcW w:w="3905" w:type="dxa"/>
          </w:tcPr>
          <w:p w14:paraId="033F2755" w14:textId="77777777" w:rsidR="00980D3B" w:rsidRDefault="00980D3B">
            <w:pPr>
              <w:pStyle w:val="OtherTableBody"/>
            </w:pPr>
            <w:r>
              <w:t>1:01:59 on October 4, 1998 in Amsterdam, NL. (Time zone=+0100).</w:t>
            </w:r>
          </w:p>
        </w:tc>
      </w:tr>
    </w:tbl>
    <w:p w14:paraId="006417B6" w14:textId="77777777" w:rsidR="00980D3B" w:rsidRDefault="00980D3B">
      <w:pPr>
        <w:pStyle w:val="NormalIndented"/>
      </w:pPr>
      <w:r>
        <w:t>The HL7 Standard strongly recommends that all systems routinely send the time zone offset but does not require it. All HL7 systems are required to accept the time zone offset, but its implementation is applic</w:t>
      </w:r>
      <w:r>
        <w:t>a</w:t>
      </w:r>
      <w:r>
        <w:t>tion specific. For many applications the time of interest is the local time of the sender. For example, an application in the Eastern Standard Time zone receiving notification of an admission that takes place at 11:00 PM in San Francisco on December 11 would prefer to treat the admission as having occurred on D</w:t>
      </w:r>
      <w:r>
        <w:t>e</w:t>
      </w:r>
      <w:r>
        <w:t>cember 11 rather than advancing the date to D</w:t>
      </w:r>
      <w:r>
        <w:t>e</w:t>
      </w:r>
      <w:r>
        <w:t>cember 12.</w:t>
      </w:r>
    </w:p>
    <w:p w14:paraId="1AEE4529" w14:textId="77777777" w:rsidR="00980D3B" w:rsidRDefault="00980D3B">
      <w:pPr>
        <w:pStyle w:val="Note"/>
      </w:pPr>
      <w:r>
        <w:rPr>
          <w:rStyle w:val="Strong"/>
        </w:rPr>
        <w:t>Note:</w:t>
      </w:r>
      <w:r>
        <w:t xml:space="preserve"> The time zone [+/-ZZZZ], when used, is restricted to legally-defined time zones and is represented in HHMM format.</w:t>
      </w:r>
    </w:p>
    <w:p w14:paraId="41DFF789" w14:textId="77777777" w:rsidR="00980D3B" w:rsidRDefault="00980D3B">
      <w:pPr>
        <w:pStyle w:val="NormalIndented"/>
      </w:pPr>
      <w:r>
        <w:t xml:space="preserve">One exception to this rule would be a clinical system that processed patient data collected in a clinic and a nearby hospital that happens to be in a different time zone. Such applications may choose to convert the </w:t>
      </w:r>
      <w:r>
        <w:lastRenderedPageBreak/>
        <w:t>data to a common representation. Similar concerns apply to the transitions to and from daylight saving time. HL7 supports such requirements by requiring that the time zone information be present when the i</w:t>
      </w:r>
      <w:r>
        <w:t>n</w:t>
      </w:r>
      <w:r>
        <w:t xml:space="preserve">formation is sent. It does not, however, specify which of the treatments discussed here will be applied by the receiving system. </w:t>
      </w:r>
    </w:p>
    <w:p w14:paraId="48280921" w14:textId="77777777" w:rsidR="00980D3B" w:rsidRDefault="00980D3B">
      <w:pPr>
        <w:pStyle w:val="Heading3"/>
      </w:pPr>
      <w:r>
        <w:fldChar w:fldCharType="begin"/>
      </w:r>
      <w:r>
        <w:instrText xml:space="preserve"> XE "DTN" </w:instrText>
      </w:r>
      <w:r>
        <w:fldChar w:fldCharType="end"/>
      </w:r>
      <w:r>
        <w:fldChar w:fldCharType="begin"/>
      </w:r>
      <w:r>
        <w:instrText xml:space="preserve"> XE "Data types: DTN" </w:instrText>
      </w:r>
      <w:r>
        <w:fldChar w:fldCharType="end"/>
      </w:r>
      <w:r>
        <w:t xml:space="preserve"> </w:t>
      </w:r>
      <w:bookmarkStart w:id="587" w:name="_Ref175756"/>
      <w:bookmarkStart w:id="588" w:name="_Toc496477"/>
      <w:bookmarkStart w:id="589" w:name="_Toc524824"/>
      <w:bookmarkStart w:id="590" w:name="_Toc1802407"/>
      <w:bookmarkStart w:id="591" w:name="_Toc22448402"/>
      <w:bookmarkStart w:id="592" w:name="_Toc22697594"/>
      <w:bookmarkStart w:id="593" w:name="_Toc24273629"/>
      <w:r>
        <w:t>DTN - day type and number</w:t>
      </w:r>
      <w:bookmarkEnd w:id="587"/>
      <w:bookmarkEnd w:id="588"/>
      <w:bookmarkEnd w:id="589"/>
      <w:bookmarkEnd w:id="590"/>
      <w:bookmarkEnd w:id="591"/>
      <w:bookmarkEnd w:id="592"/>
      <w:bookmarkEnd w:id="593"/>
    </w:p>
    <w:p w14:paraId="42F2FFF8" w14:textId="77777777" w:rsidR="00980D3B" w:rsidRDefault="00980D3B">
      <w:pPr>
        <w:pStyle w:val="ComponentTableCaption"/>
      </w:pPr>
      <w:bookmarkStart w:id="594" w:name="DTN"/>
      <w:r>
        <w:t xml:space="preserve">HL7 Component Table - DTN – Day Type and Number </w:t>
      </w:r>
      <w:r>
        <w:fldChar w:fldCharType="begin"/>
      </w:r>
      <w:r>
        <w:instrText xml:space="preserve"> XE "HL7 Component Table - DTN" </w:instrText>
      </w:r>
      <w:r>
        <w:fldChar w:fldCharType="end"/>
      </w:r>
      <w:bookmarkEnd w:id="59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28737BF"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F52A3C8"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206235EE"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2BBB21E"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5AD0DC1"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AF56B78"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3428C9F0"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BD7D308"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1C7A163" w14:textId="77777777" w:rsidR="00980D3B" w:rsidRDefault="00980D3B">
            <w:pPr>
              <w:pStyle w:val="ComponentTableHeader"/>
              <w:rPr>
                <w:lang w:val="fr-FR"/>
              </w:rPr>
            </w:pPr>
            <w:r>
              <w:rPr>
                <w:lang w:val="fr-FR"/>
              </w:rPr>
              <w:t>SEC.REF.</w:t>
            </w:r>
          </w:p>
        </w:tc>
      </w:tr>
      <w:tr w:rsidR="00980D3B" w14:paraId="256E310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87259A1" w14:textId="77777777" w:rsidR="00980D3B" w:rsidRDefault="00980D3B">
            <w:pPr>
              <w:pStyle w:val="ComponentTableBody"/>
            </w:pPr>
            <w:r>
              <w:t>1</w:t>
            </w:r>
          </w:p>
        </w:tc>
        <w:tc>
          <w:tcPr>
            <w:tcW w:w="576" w:type="dxa"/>
            <w:tcBorders>
              <w:top w:val="single" w:sz="4" w:space="0" w:color="auto"/>
              <w:bottom w:val="single" w:sz="4" w:space="0" w:color="auto"/>
            </w:tcBorders>
          </w:tcPr>
          <w:p w14:paraId="15E534A8" w14:textId="77777777" w:rsidR="00980D3B" w:rsidRDefault="00980D3B">
            <w:pPr>
              <w:pStyle w:val="ComponentTableBody"/>
            </w:pPr>
            <w:r>
              <w:t>2</w:t>
            </w:r>
          </w:p>
        </w:tc>
        <w:tc>
          <w:tcPr>
            <w:tcW w:w="720" w:type="dxa"/>
            <w:tcBorders>
              <w:top w:val="single" w:sz="4" w:space="0" w:color="auto"/>
              <w:bottom w:val="single" w:sz="4" w:space="0" w:color="auto"/>
            </w:tcBorders>
          </w:tcPr>
          <w:p w14:paraId="1521C93B" w14:textId="77777777" w:rsidR="00980D3B" w:rsidRDefault="00980D3B">
            <w:pPr>
              <w:pStyle w:val="ComponentTableBody"/>
            </w:pPr>
            <w:r>
              <w:t>IS</w:t>
            </w:r>
          </w:p>
        </w:tc>
        <w:tc>
          <w:tcPr>
            <w:tcW w:w="576" w:type="dxa"/>
            <w:tcBorders>
              <w:top w:val="single" w:sz="4" w:space="0" w:color="auto"/>
              <w:bottom w:val="single" w:sz="4" w:space="0" w:color="auto"/>
            </w:tcBorders>
          </w:tcPr>
          <w:p w14:paraId="4C3198C0" w14:textId="77777777" w:rsidR="00980D3B" w:rsidRDefault="00980D3B">
            <w:pPr>
              <w:pStyle w:val="ComponentTableBody"/>
            </w:pPr>
            <w:r>
              <w:t>R</w:t>
            </w:r>
          </w:p>
        </w:tc>
        <w:tc>
          <w:tcPr>
            <w:tcW w:w="720" w:type="dxa"/>
            <w:tcBorders>
              <w:top w:val="single" w:sz="4" w:space="0" w:color="auto"/>
              <w:bottom w:val="single" w:sz="4" w:space="0" w:color="auto"/>
            </w:tcBorders>
          </w:tcPr>
          <w:p w14:paraId="25BDE00F" w14:textId="77777777" w:rsidR="00980D3B" w:rsidRDefault="00980D3B">
            <w:pPr>
              <w:pStyle w:val="ComponentTableBody"/>
            </w:pPr>
            <w:r>
              <w:t>0149</w:t>
            </w:r>
          </w:p>
        </w:tc>
        <w:tc>
          <w:tcPr>
            <w:tcW w:w="2880" w:type="dxa"/>
            <w:tcBorders>
              <w:top w:val="single" w:sz="4" w:space="0" w:color="auto"/>
              <w:bottom w:val="single" w:sz="4" w:space="0" w:color="auto"/>
            </w:tcBorders>
          </w:tcPr>
          <w:p w14:paraId="00495EEB" w14:textId="77777777" w:rsidR="00980D3B" w:rsidRDefault="00980D3B">
            <w:pPr>
              <w:pStyle w:val="ComponentTableBody"/>
              <w:jc w:val="left"/>
            </w:pPr>
            <w:r>
              <w:rPr>
                <w:snapToGrid w:val="0"/>
              </w:rPr>
              <w:t>Day Type</w:t>
            </w:r>
          </w:p>
        </w:tc>
        <w:tc>
          <w:tcPr>
            <w:tcW w:w="1440" w:type="dxa"/>
            <w:tcBorders>
              <w:top w:val="single" w:sz="4" w:space="0" w:color="auto"/>
              <w:bottom w:val="single" w:sz="4" w:space="0" w:color="auto"/>
            </w:tcBorders>
          </w:tcPr>
          <w:p w14:paraId="19CB0B1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D74D077"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098423CA"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F5C2773" w14:textId="77777777" w:rsidR="00980D3B" w:rsidRDefault="00980D3B">
            <w:pPr>
              <w:pStyle w:val="ComponentTableBody"/>
            </w:pPr>
            <w:r>
              <w:t>2</w:t>
            </w:r>
          </w:p>
        </w:tc>
        <w:tc>
          <w:tcPr>
            <w:tcW w:w="576" w:type="dxa"/>
            <w:tcBorders>
              <w:top w:val="single" w:sz="4" w:space="0" w:color="auto"/>
              <w:bottom w:val="double" w:sz="4" w:space="0" w:color="auto"/>
            </w:tcBorders>
          </w:tcPr>
          <w:p w14:paraId="5D621FF2" w14:textId="77777777" w:rsidR="00980D3B" w:rsidRDefault="00980D3B">
            <w:pPr>
              <w:pStyle w:val="ComponentTableBody"/>
            </w:pPr>
            <w:r>
              <w:t>3</w:t>
            </w:r>
          </w:p>
        </w:tc>
        <w:tc>
          <w:tcPr>
            <w:tcW w:w="720" w:type="dxa"/>
            <w:tcBorders>
              <w:top w:val="single" w:sz="4" w:space="0" w:color="auto"/>
              <w:bottom w:val="double" w:sz="4" w:space="0" w:color="auto"/>
            </w:tcBorders>
          </w:tcPr>
          <w:p w14:paraId="18707776" w14:textId="77777777" w:rsidR="00980D3B" w:rsidRDefault="00980D3B">
            <w:pPr>
              <w:pStyle w:val="ComponentTableBody"/>
            </w:pPr>
            <w:r>
              <w:t>NM</w:t>
            </w:r>
          </w:p>
        </w:tc>
        <w:tc>
          <w:tcPr>
            <w:tcW w:w="576" w:type="dxa"/>
            <w:tcBorders>
              <w:top w:val="single" w:sz="4" w:space="0" w:color="auto"/>
              <w:bottom w:val="double" w:sz="4" w:space="0" w:color="auto"/>
            </w:tcBorders>
          </w:tcPr>
          <w:p w14:paraId="2DA3969A" w14:textId="77777777" w:rsidR="00980D3B" w:rsidRDefault="00980D3B">
            <w:pPr>
              <w:pStyle w:val="ComponentTableBody"/>
            </w:pPr>
            <w:r>
              <w:t>R</w:t>
            </w:r>
          </w:p>
        </w:tc>
        <w:tc>
          <w:tcPr>
            <w:tcW w:w="720" w:type="dxa"/>
            <w:tcBorders>
              <w:top w:val="single" w:sz="4" w:space="0" w:color="auto"/>
              <w:bottom w:val="double" w:sz="4" w:space="0" w:color="auto"/>
            </w:tcBorders>
          </w:tcPr>
          <w:p w14:paraId="77D55647" w14:textId="77777777" w:rsidR="00980D3B" w:rsidRDefault="00980D3B">
            <w:pPr>
              <w:pStyle w:val="ComponentTableBody"/>
              <w:rPr>
                <w:sz w:val="16"/>
              </w:rPr>
            </w:pPr>
          </w:p>
        </w:tc>
        <w:tc>
          <w:tcPr>
            <w:tcW w:w="2880" w:type="dxa"/>
            <w:tcBorders>
              <w:top w:val="single" w:sz="4" w:space="0" w:color="auto"/>
              <w:bottom w:val="double" w:sz="4" w:space="0" w:color="auto"/>
            </w:tcBorders>
          </w:tcPr>
          <w:p w14:paraId="4E5BD4CF" w14:textId="77777777" w:rsidR="00980D3B" w:rsidRDefault="00980D3B">
            <w:pPr>
              <w:pStyle w:val="ComponentTableBody"/>
              <w:jc w:val="left"/>
            </w:pPr>
            <w:r>
              <w:rPr>
                <w:snapToGrid w:val="0"/>
              </w:rPr>
              <w:t>Number of Days</w:t>
            </w:r>
          </w:p>
        </w:tc>
        <w:tc>
          <w:tcPr>
            <w:tcW w:w="1440" w:type="dxa"/>
            <w:tcBorders>
              <w:top w:val="single" w:sz="4" w:space="0" w:color="auto"/>
              <w:bottom w:val="double" w:sz="4" w:space="0" w:color="auto"/>
            </w:tcBorders>
          </w:tcPr>
          <w:p w14:paraId="33FFDC25"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9AD5433"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2D5DA838" w14:textId="77777777" w:rsidR="00980D3B" w:rsidRDefault="00980D3B">
      <w:pPr>
        <w:pStyle w:val="NormalIndented"/>
      </w:pPr>
      <w:r>
        <w:t>Definition: This data type specifies the type and number of days for which a certif</w:t>
      </w:r>
      <w:r>
        <w:t>i</w:t>
      </w:r>
      <w:r>
        <w:t>cation is valid.</w:t>
      </w:r>
    </w:p>
    <w:p w14:paraId="7D0B29C8" w14:textId="77777777" w:rsidR="00980D3B" w:rsidRDefault="00980D3B">
      <w:pPr>
        <w:pStyle w:val="Note"/>
        <w:tabs>
          <w:tab w:val="left" w:pos="1440"/>
        </w:tabs>
        <w:rPr>
          <w:snapToGrid w:val="0"/>
        </w:rPr>
      </w:pPr>
      <w:r>
        <w:rPr>
          <w:rStyle w:val="Strong"/>
        </w:rPr>
        <w:t>Maximum Length:</w:t>
      </w:r>
      <w:r>
        <w:t xml:space="preserve"> 6</w:t>
      </w:r>
    </w:p>
    <w:p w14:paraId="304EDBC3" w14:textId="77777777" w:rsidR="00980D3B" w:rsidRDefault="00980D3B"/>
    <w:p w14:paraId="5C51964A" w14:textId="77777777" w:rsidR="00980D3B" w:rsidRDefault="00980D3B">
      <w:pPr>
        <w:pStyle w:val="Note"/>
        <w:tabs>
          <w:tab w:val="left" w:pos="1440"/>
        </w:tabs>
      </w:pPr>
      <w:r>
        <w:rPr>
          <w:rStyle w:val="Strong"/>
        </w:rPr>
        <w:t>Note:</w:t>
      </w:r>
      <w:r>
        <w:t xml:space="preserve"> Replaces the CM data type used in section 6.5.8.11 IN3-11, as of v 2.5.</w:t>
      </w:r>
    </w:p>
    <w:p w14:paraId="40FF758A" w14:textId="77777777" w:rsidR="00980D3B" w:rsidRDefault="00980D3B">
      <w:pPr>
        <w:pStyle w:val="Heading4"/>
        <w:rPr>
          <w:vanish/>
        </w:rPr>
      </w:pPr>
    </w:p>
    <w:p w14:paraId="234D151D" w14:textId="77777777" w:rsidR="00980D3B" w:rsidRDefault="00980D3B">
      <w:pPr>
        <w:pStyle w:val="Heading4"/>
      </w:pPr>
      <w:r>
        <w:rPr>
          <w:snapToGrid w:val="0"/>
        </w:rPr>
        <w:t>Day Type</w:t>
      </w:r>
      <w:r>
        <w:t xml:space="preserve"> (IS)</w:t>
      </w:r>
    </w:p>
    <w:p w14:paraId="5F2FB52D" w14:textId="77777777" w:rsidR="00980D3B" w:rsidRDefault="00980D3B">
      <w:pPr>
        <w:pStyle w:val="NormalIndented"/>
      </w:pPr>
      <w:r>
        <w:t>Definition: Specifies whether the days are denied, pending, or approved.</w:t>
      </w:r>
    </w:p>
    <w:p w14:paraId="44466FAA" w14:textId="77777777" w:rsidR="00980D3B" w:rsidRDefault="00980D3B">
      <w:pPr>
        <w:pStyle w:val="NormalIndented"/>
      </w:pPr>
      <w:r>
        <w:t xml:space="preserve">Refer to </w:t>
      </w:r>
      <w:hyperlink w:anchor="HL70149" w:history="1">
        <w:r>
          <w:rPr>
            <w:rStyle w:val="HyperlinkText"/>
          </w:rPr>
          <w:t>User-defined Ta</w:t>
        </w:r>
        <w:bookmarkStart w:id="595" w:name="_Hlt536850818"/>
        <w:r>
          <w:rPr>
            <w:rStyle w:val="HyperlinkText"/>
          </w:rPr>
          <w:t>b</w:t>
        </w:r>
        <w:bookmarkEnd w:id="595"/>
        <w:r>
          <w:rPr>
            <w:rStyle w:val="HyperlinkText"/>
          </w:rPr>
          <w:t>le</w:t>
        </w:r>
        <w:r>
          <w:rPr>
            <w:rStyle w:val="HyperlinkText"/>
          </w:rPr>
          <w:t xml:space="preserve"> </w:t>
        </w:r>
        <w:bookmarkStart w:id="596" w:name="_Hlt536850683"/>
        <w:r>
          <w:rPr>
            <w:rStyle w:val="HyperlinkText"/>
          </w:rPr>
          <w:t>0</w:t>
        </w:r>
        <w:bookmarkEnd w:id="596"/>
        <w:r>
          <w:rPr>
            <w:rStyle w:val="HyperlinkText"/>
          </w:rPr>
          <w:t>149 - Day type</w:t>
        </w:r>
      </w:hyperlink>
      <w:r>
        <w:t xml:space="preserve"> for suggested values.</w:t>
      </w:r>
    </w:p>
    <w:p w14:paraId="5D36B14F" w14:textId="77777777" w:rsidR="00980D3B" w:rsidRDefault="00980D3B">
      <w:pPr>
        <w:pStyle w:val="UserTableCaption"/>
      </w:pPr>
      <w:bookmarkStart w:id="597" w:name="HL70149"/>
      <w:r>
        <w:t>User-defined Table 0149 - Day type</w:t>
      </w:r>
      <w:bookmarkEnd w:id="597"/>
      <w:r>
        <w:fldChar w:fldCharType="begin"/>
      </w:r>
      <w:r>
        <w:instrText>XE “User-defined Table 0149 - Day type”</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127"/>
        <w:gridCol w:w="2398"/>
        <w:gridCol w:w="2552"/>
      </w:tblGrid>
      <w:tr w:rsidR="00980D3B" w14:paraId="62722E5F" w14:textId="77777777">
        <w:tblPrEx>
          <w:tblCellMar>
            <w:top w:w="0" w:type="dxa"/>
            <w:bottom w:w="0" w:type="dxa"/>
          </w:tblCellMar>
        </w:tblPrEx>
        <w:trPr>
          <w:cantSplit/>
          <w:tblHeader/>
          <w:jc w:val="center"/>
        </w:trPr>
        <w:tc>
          <w:tcPr>
            <w:tcW w:w="1127" w:type="dxa"/>
            <w:tcBorders>
              <w:top w:val="single" w:sz="12" w:space="0" w:color="auto"/>
              <w:bottom w:val="single" w:sz="6" w:space="0" w:color="auto"/>
            </w:tcBorders>
            <w:shd w:val="pct10" w:color="auto" w:fill="FFFFFF"/>
          </w:tcPr>
          <w:p w14:paraId="163D1AC3" w14:textId="77777777" w:rsidR="00980D3B" w:rsidRDefault="00980D3B">
            <w:pPr>
              <w:pStyle w:val="UserTableHeader"/>
              <w:jc w:val="center"/>
              <w:rPr>
                <w:lang w:val="fr-FR"/>
              </w:rPr>
            </w:pPr>
            <w:r>
              <w:rPr>
                <w:lang w:val="fr-FR"/>
              </w:rPr>
              <w:t>Value</w:t>
            </w:r>
          </w:p>
        </w:tc>
        <w:tc>
          <w:tcPr>
            <w:tcW w:w="2398" w:type="dxa"/>
            <w:tcBorders>
              <w:top w:val="single" w:sz="12" w:space="0" w:color="auto"/>
              <w:bottom w:val="single" w:sz="6" w:space="0" w:color="auto"/>
            </w:tcBorders>
            <w:shd w:val="pct10" w:color="auto" w:fill="FFFFFF"/>
          </w:tcPr>
          <w:p w14:paraId="4138765E" w14:textId="77777777" w:rsidR="00980D3B" w:rsidRDefault="00980D3B">
            <w:pPr>
              <w:pStyle w:val="UserTableHeader"/>
              <w:rPr>
                <w:lang w:val="fr-FR"/>
              </w:rPr>
            </w:pPr>
            <w:r>
              <w:rPr>
                <w:lang w:val="fr-FR"/>
              </w:rPr>
              <w:t>Description</w:t>
            </w:r>
          </w:p>
        </w:tc>
        <w:tc>
          <w:tcPr>
            <w:tcW w:w="2552" w:type="dxa"/>
            <w:tcBorders>
              <w:top w:val="single" w:sz="12" w:space="0" w:color="auto"/>
              <w:bottom w:val="single" w:sz="6" w:space="0" w:color="auto"/>
            </w:tcBorders>
            <w:shd w:val="pct10" w:color="auto" w:fill="FFFFFF"/>
          </w:tcPr>
          <w:p w14:paraId="2E21D196" w14:textId="77777777" w:rsidR="00980D3B" w:rsidRDefault="00980D3B">
            <w:pPr>
              <w:pStyle w:val="UserTableHeader"/>
              <w:rPr>
                <w:lang w:val="fr-FR"/>
              </w:rPr>
            </w:pPr>
            <w:r>
              <w:rPr>
                <w:lang w:val="fr-FR"/>
              </w:rPr>
              <w:t>Comment</w:t>
            </w:r>
          </w:p>
        </w:tc>
      </w:tr>
      <w:tr w:rsidR="00980D3B" w14:paraId="380FFFBD" w14:textId="77777777">
        <w:tblPrEx>
          <w:tblCellMar>
            <w:top w:w="0" w:type="dxa"/>
            <w:bottom w:w="0" w:type="dxa"/>
          </w:tblCellMar>
        </w:tblPrEx>
        <w:trPr>
          <w:cantSplit/>
          <w:jc w:val="center"/>
        </w:trPr>
        <w:tc>
          <w:tcPr>
            <w:tcW w:w="1127" w:type="dxa"/>
            <w:tcBorders>
              <w:top w:val="single" w:sz="6" w:space="0" w:color="auto"/>
              <w:bottom w:val="single" w:sz="4" w:space="0" w:color="auto"/>
            </w:tcBorders>
          </w:tcPr>
          <w:p w14:paraId="5169EC45" w14:textId="77777777" w:rsidR="00980D3B" w:rsidRDefault="00980D3B">
            <w:pPr>
              <w:pStyle w:val="UserTableBody"/>
              <w:jc w:val="center"/>
            </w:pPr>
            <w:r>
              <w:t>AP</w:t>
            </w:r>
          </w:p>
        </w:tc>
        <w:tc>
          <w:tcPr>
            <w:tcW w:w="2398" w:type="dxa"/>
            <w:tcBorders>
              <w:top w:val="single" w:sz="6" w:space="0" w:color="auto"/>
              <w:bottom w:val="single" w:sz="4" w:space="0" w:color="auto"/>
            </w:tcBorders>
          </w:tcPr>
          <w:p w14:paraId="6799F346" w14:textId="77777777" w:rsidR="00980D3B" w:rsidRDefault="00980D3B">
            <w:pPr>
              <w:pStyle w:val="UserTableBody"/>
            </w:pPr>
            <w:r>
              <w:t>Approved</w:t>
            </w:r>
          </w:p>
        </w:tc>
        <w:tc>
          <w:tcPr>
            <w:tcW w:w="2552" w:type="dxa"/>
            <w:tcBorders>
              <w:top w:val="single" w:sz="6" w:space="0" w:color="auto"/>
              <w:bottom w:val="single" w:sz="4" w:space="0" w:color="auto"/>
            </w:tcBorders>
          </w:tcPr>
          <w:p w14:paraId="1816A6F7" w14:textId="77777777" w:rsidR="00980D3B" w:rsidRDefault="00980D3B">
            <w:pPr>
              <w:pStyle w:val="UserTableBody"/>
              <w:rPr>
                <w:sz w:val="16"/>
              </w:rPr>
            </w:pPr>
          </w:p>
        </w:tc>
      </w:tr>
      <w:tr w:rsidR="00980D3B" w14:paraId="2CC37808" w14:textId="77777777">
        <w:tblPrEx>
          <w:tblCellMar>
            <w:top w:w="0" w:type="dxa"/>
            <w:bottom w:w="0" w:type="dxa"/>
          </w:tblCellMar>
        </w:tblPrEx>
        <w:trPr>
          <w:cantSplit/>
          <w:jc w:val="center"/>
        </w:trPr>
        <w:tc>
          <w:tcPr>
            <w:tcW w:w="1127" w:type="dxa"/>
            <w:tcBorders>
              <w:top w:val="single" w:sz="4" w:space="0" w:color="auto"/>
              <w:bottom w:val="single" w:sz="4" w:space="0" w:color="auto"/>
            </w:tcBorders>
          </w:tcPr>
          <w:p w14:paraId="58D2BD5E" w14:textId="77777777" w:rsidR="00980D3B" w:rsidRDefault="00980D3B">
            <w:pPr>
              <w:pStyle w:val="UserTableBody"/>
              <w:jc w:val="center"/>
            </w:pPr>
            <w:r>
              <w:t>DE</w:t>
            </w:r>
          </w:p>
        </w:tc>
        <w:tc>
          <w:tcPr>
            <w:tcW w:w="2398" w:type="dxa"/>
            <w:tcBorders>
              <w:top w:val="single" w:sz="4" w:space="0" w:color="auto"/>
              <w:bottom w:val="single" w:sz="4" w:space="0" w:color="auto"/>
            </w:tcBorders>
          </w:tcPr>
          <w:p w14:paraId="27B79278" w14:textId="77777777" w:rsidR="00980D3B" w:rsidRDefault="00980D3B">
            <w:pPr>
              <w:pStyle w:val="UserTableBody"/>
            </w:pPr>
            <w:r>
              <w:t>Denied</w:t>
            </w:r>
          </w:p>
        </w:tc>
        <w:tc>
          <w:tcPr>
            <w:tcW w:w="2552" w:type="dxa"/>
            <w:tcBorders>
              <w:top w:val="single" w:sz="4" w:space="0" w:color="auto"/>
              <w:bottom w:val="single" w:sz="4" w:space="0" w:color="auto"/>
            </w:tcBorders>
          </w:tcPr>
          <w:p w14:paraId="487ADED5" w14:textId="77777777" w:rsidR="00980D3B" w:rsidRDefault="00980D3B">
            <w:pPr>
              <w:pStyle w:val="UserTableBody"/>
              <w:rPr>
                <w:sz w:val="16"/>
              </w:rPr>
            </w:pPr>
          </w:p>
        </w:tc>
      </w:tr>
      <w:tr w:rsidR="00980D3B" w14:paraId="7C723B83" w14:textId="77777777">
        <w:tblPrEx>
          <w:tblCellMar>
            <w:top w:w="0" w:type="dxa"/>
            <w:bottom w:w="0" w:type="dxa"/>
          </w:tblCellMar>
        </w:tblPrEx>
        <w:trPr>
          <w:cantSplit/>
          <w:jc w:val="center"/>
        </w:trPr>
        <w:tc>
          <w:tcPr>
            <w:tcW w:w="1127" w:type="dxa"/>
            <w:tcBorders>
              <w:top w:val="single" w:sz="4" w:space="0" w:color="auto"/>
              <w:bottom w:val="single" w:sz="12" w:space="0" w:color="auto"/>
            </w:tcBorders>
          </w:tcPr>
          <w:p w14:paraId="61E09EE6" w14:textId="77777777" w:rsidR="00980D3B" w:rsidRDefault="00980D3B">
            <w:pPr>
              <w:pStyle w:val="UserTableBody"/>
              <w:jc w:val="center"/>
            </w:pPr>
            <w:r>
              <w:t>PE</w:t>
            </w:r>
          </w:p>
        </w:tc>
        <w:tc>
          <w:tcPr>
            <w:tcW w:w="2398" w:type="dxa"/>
            <w:tcBorders>
              <w:top w:val="single" w:sz="4" w:space="0" w:color="auto"/>
              <w:bottom w:val="single" w:sz="12" w:space="0" w:color="auto"/>
            </w:tcBorders>
          </w:tcPr>
          <w:p w14:paraId="013CCF26" w14:textId="77777777" w:rsidR="00980D3B" w:rsidRDefault="00980D3B">
            <w:pPr>
              <w:pStyle w:val="UserTableBody"/>
            </w:pPr>
            <w:r>
              <w:t>Pending</w:t>
            </w:r>
          </w:p>
        </w:tc>
        <w:tc>
          <w:tcPr>
            <w:tcW w:w="2552" w:type="dxa"/>
            <w:tcBorders>
              <w:top w:val="single" w:sz="4" w:space="0" w:color="auto"/>
              <w:bottom w:val="single" w:sz="12" w:space="0" w:color="auto"/>
            </w:tcBorders>
          </w:tcPr>
          <w:p w14:paraId="14E3A65F" w14:textId="77777777" w:rsidR="00980D3B" w:rsidRDefault="00980D3B">
            <w:pPr>
              <w:pStyle w:val="UserTableBody"/>
              <w:rPr>
                <w:sz w:val="16"/>
              </w:rPr>
            </w:pPr>
          </w:p>
        </w:tc>
      </w:tr>
    </w:tbl>
    <w:p w14:paraId="4562145A" w14:textId="77777777" w:rsidR="00980D3B" w:rsidRDefault="00980D3B">
      <w:pPr>
        <w:pStyle w:val="Heading4"/>
      </w:pPr>
      <w:r>
        <w:rPr>
          <w:snapToGrid w:val="0"/>
        </w:rPr>
        <w:t>Number of Days</w:t>
      </w:r>
      <w:r>
        <w:t xml:space="preserve"> (NM)</w:t>
      </w:r>
    </w:p>
    <w:p w14:paraId="5EB39763" w14:textId="77777777" w:rsidR="00980D3B" w:rsidRDefault="00980D3B">
      <w:pPr>
        <w:pStyle w:val="NormalIndented"/>
      </w:pPr>
      <w:r>
        <w:t>Definition: Specifies the number of days for which the certification is valid.</w:t>
      </w:r>
    </w:p>
    <w:p w14:paraId="2AC390E0" w14:textId="77777777" w:rsidR="00980D3B" w:rsidRDefault="00980D3B">
      <w:pPr>
        <w:pStyle w:val="Heading3"/>
      </w:pPr>
      <w:r>
        <w:fldChar w:fldCharType="begin"/>
      </w:r>
      <w:r>
        <w:instrText xml:space="preserve"> XE "ED" </w:instrText>
      </w:r>
      <w:r>
        <w:fldChar w:fldCharType="end"/>
      </w:r>
      <w:r>
        <w:fldChar w:fldCharType="begin"/>
      </w:r>
      <w:r>
        <w:instrText xml:space="preserve"> XE "Data types: ED" </w:instrText>
      </w:r>
      <w:r>
        <w:fldChar w:fldCharType="end"/>
      </w:r>
      <w:bookmarkStart w:id="598" w:name="_Ref358258145"/>
      <w:bookmarkStart w:id="599" w:name="_Toc359236017"/>
      <w:bookmarkStart w:id="600" w:name="_Toc498145953"/>
      <w:bookmarkStart w:id="601" w:name="_Toc527864522"/>
      <w:bookmarkStart w:id="602" w:name="_Toc527865994"/>
      <w:bookmarkStart w:id="603" w:name="_Toc528481884"/>
      <w:bookmarkStart w:id="604" w:name="_Toc528482389"/>
      <w:bookmarkStart w:id="605" w:name="_Toc528482688"/>
      <w:bookmarkStart w:id="606" w:name="_Toc528482813"/>
      <w:bookmarkStart w:id="607" w:name="_Toc528486121"/>
      <w:bookmarkStart w:id="608" w:name="_Toc536689733"/>
      <w:bookmarkStart w:id="609" w:name="_Toc496478"/>
      <w:bookmarkStart w:id="610" w:name="_Toc524825"/>
      <w:bookmarkStart w:id="611" w:name="_Toc1802408"/>
      <w:bookmarkStart w:id="612" w:name="_Toc22448403"/>
      <w:bookmarkStart w:id="613" w:name="_Toc22697595"/>
      <w:bookmarkStart w:id="614" w:name="_Toc24273630"/>
      <w:r>
        <w:t>ED - encapsulated data</w:t>
      </w:r>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p>
    <w:p w14:paraId="2B99A809" w14:textId="77777777" w:rsidR="00980D3B" w:rsidRDefault="00980D3B">
      <w:pPr>
        <w:pStyle w:val="ComponentTableCaption"/>
      </w:pPr>
      <w:bookmarkStart w:id="615" w:name="ED"/>
      <w:r>
        <w:t xml:space="preserve">HL7 Component Table - ED – Encapsulated Data </w:t>
      </w:r>
      <w:r>
        <w:fldChar w:fldCharType="begin"/>
      </w:r>
      <w:r>
        <w:instrText xml:space="preserve"> XE "HL7 Component Table - ED" </w:instrText>
      </w:r>
      <w:r>
        <w:fldChar w:fldCharType="end"/>
      </w:r>
      <w:bookmarkEnd w:id="615"/>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56E56B9"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0D01FC3"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0B5F420D"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6075A7C4"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1CB1E924"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049C2DF"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8C5D913"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92595A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71EBFDA3" w14:textId="77777777" w:rsidR="00980D3B" w:rsidRDefault="00980D3B">
            <w:pPr>
              <w:pStyle w:val="ComponentTableHeader"/>
              <w:rPr>
                <w:b w:val="0"/>
                <w:lang w:val="fr-FR"/>
              </w:rPr>
            </w:pPr>
            <w:r>
              <w:rPr>
                <w:lang w:val="fr-FR"/>
              </w:rPr>
              <w:t>SEC.REF.</w:t>
            </w:r>
          </w:p>
        </w:tc>
      </w:tr>
      <w:tr w:rsidR="00980D3B" w14:paraId="501CA6E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5019819" w14:textId="77777777" w:rsidR="00980D3B" w:rsidRDefault="00980D3B">
            <w:pPr>
              <w:pStyle w:val="ComponentTableBody"/>
            </w:pPr>
            <w:r>
              <w:t>1</w:t>
            </w:r>
          </w:p>
        </w:tc>
        <w:tc>
          <w:tcPr>
            <w:tcW w:w="576" w:type="dxa"/>
            <w:tcBorders>
              <w:top w:val="single" w:sz="4" w:space="0" w:color="auto"/>
              <w:bottom w:val="single" w:sz="4" w:space="0" w:color="auto"/>
            </w:tcBorders>
          </w:tcPr>
          <w:p w14:paraId="5934ED51" w14:textId="77777777" w:rsidR="00980D3B" w:rsidRDefault="00980D3B">
            <w:pPr>
              <w:pStyle w:val="ComponentTableBody"/>
            </w:pPr>
            <w:r>
              <w:t>227</w:t>
            </w:r>
          </w:p>
        </w:tc>
        <w:tc>
          <w:tcPr>
            <w:tcW w:w="720" w:type="dxa"/>
            <w:tcBorders>
              <w:top w:val="single" w:sz="4" w:space="0" w:color="auto"/>
              <w:bottom w:val="single" w:sz="4" w:space="0" w:color="auto"/>
            </w:tcBorders>
          </w:tcPr>
          <w:p w14:paraId="5E812E8A" w14:textId="77777777" w:rsidR="00980D3B" w:rsidRDefault="00980D3B">
            <w:pPr>
              <w:pStyle w:val="ComponentTableBody"/>
            </w:pPr>
            <w:r>
              <w:t>HD</w:t>
            </w:r>
          </w:p>
        </w:tc>
        <w:tc>
          <w:tcPr>
            <w:tcW w:w="576" w:type="dxa"/>
            <w:tcBorders>
              <w:top w:val="single" w:sz="4" w:space="0" w:color="auto"/>
              <w:bottom w:val="single" w:sz="4" w:space="0" w:color="auto"/>
            </w:tcBorders>
          </w:tcPr>
          <w:p w14:paraId="1CE3567A" w14:textId="77777777" w:rsidR="00980D3B" w:rsidRDefault="00980D3B">
            <w:pPr>
              <w:pStyle w:val="ComponentTableBody"/>
            </w:pPr>
            <w:r>
              <w:t>O</w:t>
            </w:r>
          </w:p>
        </w:tc>
        <w:tc>
          <w:tcPr>
            <w:tcW w:w="720" w:type="dxa"/>
            <w:tcBorders>
              <w:top w:val="single" w:sz="4" w:space="0" w:color="auto"/>
              <w:bottom w:val="single" w:sz="4" w:space="0" w:color="auto"/>
            </w:tcBorders>
          </w:tcPr>
          <w:p w14:paraId="587940D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EB94CA0" w14:textId="77777777" w:rsidR="00980D3B" w:rsidRDefault="00980D3B">
            <w:pPr>
              <w:pStyle w:val="ComponentTableBody"/>
              <w:jc w:val="left"/>
            </w:pPr>
            <w:r>
              <w:t>Source Application</w:t>
            </w:r>
          </w:p>
        </w:tc>
        <w:tc>
          <w:tcPr>
            <w:tcW w:w="1440" w:type="dxa"/>
            <w:tcBorders>
              <w:top w:val="single" w:sz="4" w:space="0" w:color="auto"/>
              <w:bottom w:val="single" w:sz="4" w:space="0" w:color="auto"/>
            </w:tcBorders>
          </w:tcPr>
          <w:p w14:paraId="65BD6BC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EDC2FA5"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5A86DD7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63CD811" w14:textId="77777777" w:rsidR="00980D3B" w:rsidRDefault="00980D3B">
            <w:pPr>
              <w:pStyle w:val="ComponentTableBody"/>
            </w:pPr>
            <w:r>
              <w:t>2</w:t>
            </w:r>
          </w:p>
        </w:tc>
        <w:tc>
          <w:tcPr>
            <w:tcW w:w="576" w:type="dxa"/>
            <w:tcBorders>
              <w:top w:val="single" w:sz="4" w:space="0" w:color="auto"/>
              <w:bottom w:val="single" w:sz="4" w:space="0" w:color="auto"/>
            </w:tcBorders>
          </w:tcPr>
          <w:p w14:paraId="1739FBB0" w14:textId="77777777" w:rsidR="00980D3B" w:rsidRDefault="00980D3B">
            <w:pPr>
              <w:pStyle w:val="ComponentTableBody"/>
            </w:pPr>
            <w:r>
              <w:t>9</w:t>
            </w:r>
          </w:p>
        </w:tc>
        <w:tc>
          <w:tcPr>
            <w:tcW w:w="720" w:type="dxa"/>
            <w:tcBorders>
              <w:top w:val="single" w:sz="4" w:space="0" w:color="auto"/>
              <w:bottom w:val="single" w:sz="4" w:space="0" w:color="auto"/>
            </w:tcBorders>
          </w:tcPr>
          <w:p w14:paraId="26795DFD" w14:textId="77777777" w:rsidR="00980D3B" w:rsidRDefault="00980D3B">
            <w:pPr>
              <w:pStyle w:val="ComponentTableBody"/>
            </w:pPr>
            <w:r>
              <w:t>ID</w:t>
            </w:r>
          </w:p>
        </w:tc>
        <w:tc>
          <w:tcPr>
            <w:tcW w:w="576" w:type="dxa"/>
            <w:tcBorders>
              <w:top w:val="single" w:sz="4" w:space="0" w:color="auto"/>
              <w:bottom w:val="single" w:sz="4" w:space="0" w:color="auto"/>
            </w:tcBorders>
          </w:tcPr>
          <w:p w14:paraId="19177E97" w14:textId="77777777" w:rsidR="00980D3B" w:rsidRDefault="00980D3B">
            <w:pPr>
              <w:pStyle w:val="ComponentTableBody"/>
            </w:pPr>
            <w:r>
              <w:t>R</w:t>
            </w:r>
          </w:p>
        </w:tc>
        <w:tc>
          <w:tcPr>
            <w:tcW w:w="720" w:type="dxa"/>
            <w:tcBorders>
              <w:top w:val="single" w:sz="4" w:space="0" w:color="auto"/>
              <w:bottom w:val="single" w:sz="4" w:space="0" w:color="auto"/>
            </w:tcBorders>
          </w:tcPr>
          <w:p w14:paraId="35602BDE" w14:textId="77777777" w:rsidR="00980D3B" w:rsidRDefault="00980D3B">
            <w:pPr>
              <w:pStyle w:val="ComponentTableBody"/>
            </w:pPr>
            <w:r>
              <w:t>0191</w:t>
            </w:r>
          </w:p>
        </w:tc>
        <w:tc>
          <w:tcPr>
            <w:tcW w:w="2880" w:type="dxa"/>
            <w:tcBorders>
              <w:top w:val="single" w:sz="4" w:space="0" w:color="auto"/>
              <w:bottom w:val="single" w:sz="4" w:space="0" w:color="auto"/>
            </w:tcBorders>
          </w:tcPr>
          <w:p w14:paraId="457FA24A" w14:textId="77777777" w:rsidR="00980D3B" w:rsidRDefault="00980D3B">
            <w:pPr>
              <w:pStyle w:val="ComponentTableBody"/>
              <w:jc w:val="left"/>
            </w:pPr>
            <w:r>
              <w:t>Type of Data</w:t>
            </w:r>
          </w:p>
        </w:tc>
        <w:tc>
          <w:tcPr>
            <w:tcW w:w="1440" w:type="dxa"/>
            <w:tcBorders>
              <w:top w:val="single" w:sz="4" w:space="0" w:color="auto"/>
              <w:bottom w:val="single" w:sz="4" w:space="0" w:color="auto"/>
            </w:tcBorders>
          </w:tcPr>
          <w:p w14:paraId="4C81C50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97076B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7F1D431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2E9E9CF"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62BB4EB0" w14:textId="77777777" w:rsidR="00980D3B" w:rsidRDefault="00980D3B">
            <w:pPr>
              <w:pStyle w:val="ComponentTableBody"/>
              <w:rPr>
                <w:lang w:val="it-IT"/>
              </w:rPr>
            </w:pPr>
            <w:r>
              <w:rPr>
                <w:lang w:val="it-IT"/>
              </w:rPr>
              <w:t>18</w:t>
            </w:r>
          </w:p>
        </w:tc>
        <w:tc>
          <w:tcPr>
            <w:tcW w:w="720" w:type="dxa"/>
            <w:tcBorders>
              <w:top w:val="single" w:sz="4" w:space="0" w:color="auto"/>
              <w:bottom w:val="single" w:sz="4" w:space="0" w:color="auto"/>
            </w:tcBorders>
          </w:tcPr>
          <w:p w14:paraId="46C6A163"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4D2A2F93"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67007B8" w14:textId="77777777" w:rsidR="00980D3B" w:rsidRDefault="00980D3B">
            <w:pPr>
              <w:pStyle w:val="ComponentTableBody"/>
            </w:pPr>
            <w:r>
              <w:t>0291</w:t>
            </w:r>
          </w:p>
        </w:tc>
        <w:tc>
          <w:tcPr>
            <w:tcW w:w="2880" w:type="dxa"/>
            <w:tcBorders>
              <w:top w:val="single" w:sz="4" w:space="0" w:color="auto"/>
              <w:bottom w:val="single" w:sz="4" w:space="0" w:color="auto"/>
            </w:tcBorders>
          </w:tcPr>
          <w:p w14:paraId="72E51E91" w14:textId="77777777" w:rsidR="00980D3B" w:rsidRDefault="00980D3B">
            <w:pPr>
              <w:pStyle w:val="ComponentTableBody"/>
              <w:jc w:val="left"/>
            </w:pPr>
            <w:r>
              <w:t>Data Subtype</w:t>
            </w:r>
          </w:p>
        </w:tc>
        <w:tc>
          <w:tcPr>
            <w:tcW w:w="1440" w:type="dxa"/>
            <w:tcBorders>
              <w:top w:val="single" w:sz="4" w:space="0" w:color="auto"/>
              <w:bottom w:val="single" w:sz="4" w:space="0" w:color="auto"/>
            </w:tcBorders>
          </w:tcPr>
          <w:p w14:paraId="5AD2A32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DC8E59B"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7F474A2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0A4F7F8" w14:textId="77777777" w:rsidR="00980D3B" w:rsidRDefault="00980D3B">
            <w:pPr>
              <w:pStyle w:val="ComponentTableBody"/>
            </w:pPr>
            <w:r>
              <w:t>4</w:t>
            </w:r>
          </w:p>
        </w:tc>
        <w:tc>
          <w:tcPr>
            <w:tcW w:w="576" w:type="dxa"/>
            <w:tcBorders>
              <w:top w:val="single" w:sz="4" w:space="0" w:color="auto"/>
              <w:bottom w:val="single" w:sz="4" w:space="0" w:color="auto"/>
            </w:tcBorders>
          </w:tcPr>
          <w:p w14:paraId="73C9BABC" w14:textId="77777777" w:rsidR="00980D3B" w:rsidRDefault="00980D3B">
            <w:pPr>
              <w:pStyle w:val="ComponentTableBody"/>
            </w:pPr>
            <w:r>
              <w:t>6</w:t>
            </w:r>
          </w:p>
        </w:tc>
        <w:tc>
          <w:tcPr>
            <w:tcW w:w="720" w:type="dxa"/>
            <w:tcBorders>
              <w:top w:val="single" w:sz="4" w:space="0" w:color="auto"/>
              <w:bottom w:val="single" w:sz="4" w:space="0" w:color="auto"/>
            </w:tcBorders>
          </w:tcPr>
          <w:p w14:paraId="1D0DAFBE" w14:textId="77777777" w:rsidR="00980D3B" w:rsidRDefault="00980D3B">
            <w:pPr>
              <w:pStyle w:val="ComponentTableBody"/>
            </w:pPr>
            <w:r>
              <w:t>ID</w:t>
            </w:r>
          </w:p>
        </w:tc>
        <w:tc>
          <w:tcPr>
            <w:tcW w:w="576" w:type="dxa"/>
            <w:tcBorders>
              <w:top w:val="single" w:sz="4" w:space="0" w:color="auto"/>
              <w:bottom w:val="single" w:sz="4" w:space="0" w:color="auto"/>
            </w:tcBorders>
          </w:tcPr>
          <w:p w14:paraId="311BBFCD" w14:textId="77777777" w:rsidR="00980D3B" w:rsidRDefault="00980D3B">
            <w:pPr>
              <w:pStyle w:val="ComponentTableBody"/>
            </w:pPr>
            <w:r>
              <w:t>R</w:t>
            </w:r>
          </w:p>
        </w:tc>
        <w:tc>
          <w:tcPr>
            <w:tcW w:w="720" w:type="dxa"/>
            <w:tcBorders>
              <w:top w:val="single" w:sz="4" w:space="0" w:color="auto"/>
              <w:bottom w:val="single" w:sz="4" w:space="0" w:color="auto"/>
            </w:tcBorders>
          </w:tcPr>
          <w:p w14:paraId="1099E2A8" w14:textId="77777777" w:rsidR="00980D3B" w:rsidRDefault="00980D3B">
            <w:pPr>
              <w:pStyle w:val="ComponentTableBody"/>
            </w:pPr>
            <w:r>
              <w:t>0299</w:t>
            </w:r>
          </w:p>
        </w:tc>
        <w:tc>
          <w:tcPr>
            <w:tcW w:w="2880" w:type="dxa"/>
            <w:tcBorders>
              <w:top w:val="single" w:sz="4" w:space="0" w:color="auto"/>
              <w:bottom w:val="single" w:sz="4" w:space="0" w:color="auto"/>
            </w:tcBorders>
          </w:tcPr>
          <w:p w14:paraId="7A990FEF" w14:textId="77777777" w:rsidR="00980D3B" w:rsidRDefault="00980D3B">
            <w:pPr>
              <w:pStyle w:val="ComponentTableBody"/>
              <w:jc w:val="left"/>
            </w:pPr>
            <w:r>
              <w:t>Encoding</w:t>
            </w:r>
          </w:p>
        </w:tc>
        <w:tc>
          <w:tcPr>
            <w:tcW w:w="1440" w:type="dxa"/>
            <w:tcBorders>
              <w:top w:val="single" w:sz="4" w:space="0" w:color="auto"/>
              <w:bottom w:val="single" w:sz="4" w:space="0" w:color="auto"/>
            </w:tcBorders>
          </w:tcPr>
          <w:p w14:paraId="5D0539E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C8B83AD"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6880D8CF"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6CF3BC5C" w14:textId="77777777" w:rsidR="00980D3B" w:rsidRDefault="00980D3B">
            <w:pPr>
              <w:pStyle w:val="ComponentTableBody"/>
              <w:rPr>
                <w:lang w:val="it-IT"/>
              </w:rPr>
            </w:pPr>
            <w:r>
              <w:rPr>
                <w:lang w:val="it-IT"/>
              </w:rPr>
              <w:t>5</w:t>
            </w:r>
          </w:p>
        </w:tc>
        <w:tc>
          <w:tcPr>
            <w:tcW w:w="576" w:type="dxa"/>
            <w:tcBorders>
              <w:top w:val="single" w:sz="4" w:space="0" w:color="auto"/>
              <w:bottom w:val="double" w:sz="4" w:space="0" w:color="auto"/>
            </w:tcBorders>
          </w:tcPr>
          <w:p w14:paraId="5D8E16AC" w14:textId="77777777" w:rsidR="00980D3B" w:rsidRDefault="00980D3B">
            <w:pPr>
              <w:pStyle w:val="ComponentTableBody"/>
              <w:rPr>
                <w:lang w:val="it-IT"/>
              </w:rPr>
            </w:pPr>
            <w:r>
              <w:rPr>
                <w:lang w:val="it-IT"/>
              </w:rPr>
              <w:t>65536</w:t>
            </w:r>
          </w:p>
        </w:tc>
        <w:tc>
          <w:tcPr>
            <w:tcW w:w="720" w:type="dxa"/>
            <w:tcBorders>
              <w:top w:val="single" w:sz="4" w:space="0" w:color="auto"/>
              <w:bottom w:val="double" w:sz="4" w:space="0" w:color="auto"/>
            </w:tcBorders>
          </w:tcPr>
          <w:p w14:paraId="2F08AB10" w14:textId="77777777" w:rsidR="00980D3B" w:rsidRDefault="00980D3B">
            <w:pPr>
              <w:pStyle w:val="ComponentTableBody"/>
              <w:rPr>
                <w:lang w:val="it-IT"/>
              </w:rPr>
            </w:pPr>
            <w:r>
              <w:rPr>
                <w:lang w:val="it-IT"/>
              </w:rPr>
              <w:t>TX</w:t>
            </w:r>
          </w:p>
        </w:tc>
        <w:tc>
          <w:tcPr>
            <w:tcW w:w="576" w:type="dxa"/>
            <w:tcBorders>
              <w:top w:val="single" w:sz="4" w:space="0" w:color="auto"/>
              <w:bottom w:val="double" w:sz="4" w:space="0" w:color="auto"/>
            </w:tcBorders>
          </w:tcPr>
          <w:p w14:paraId="7A9751D6" w14:textId="77777777" w:rsidR="00980D3B" w:rsidRDefault="00980D3B">
            <w:pPr>
              <w:pStyle w:val="ComponentTableBody"/>
              <w:rPr>
                <w:lang w:val="it-IT"/>
              </w:rPr>
            </w:pPr>
            <w:r>
              <w:rPr>
                <w:lang w:val="it-IT"/>
              </w:rPr>
              <w:t>R</w:t>
            </w:r>
          </w:p>
        </w:tc>
        <w:tc>
          <w:tcPr>
            <w:tcW w:w="720" w:type="dxa"/>
            <w:tcBorders>
              <w:top w:val="single" w:sz="4" w:space="0" w:color="auto"/>
              <w:bottom w:val="double" w:sz="4" w:space="0" w:color="auto"/>
            </w:tcBorders>
          </w:tcPr>
          <w:p w14:paraId="1A2B7475"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101F6DC5" w14:textId="77777777" w:rsidR="00980D3B" w:rsidRDefault="00980D3B">
            <w:pPr>
              <w:pStyle w:val="ComponentTableBody"/>
              <w:jc w:val="left"/>
              <w:rPr>
                <w:lang w:val="it-IT"/>
              </w:rPr>
            </w:pPr>
            <w:r>
              <w:rPr>
                <w:lang w:val="it-IT"/>
              </w:rPr>
              <w:t>Data</w:t>
            </w:r>
          </w:p>
        </w:tc>
        <w:tc>
          <w:tcPr>
            <w:tcW w:w="1440" w:type="dxa"/>
            <w:tcBorders>
              <w:top w:val="single" w:sz="4" w:space="0" w:color="auto"/>
              <w:bottom w:val="double" w:sz="4" w:space="0" w:color="auto"/>
            </w:tcBorders>
          </w:tcPr>
          <w:p w14:paraId="20C2DA10" w14:textId="77777777" w:rsidR="00980D3B" w:rsidRDefault="00980D3B">
            <w:pPr>
              <w:pStyle w:val="ComponentTableBody"/>
              <w:jc w:val="left"/>
              <w:rPr>
                <w:sz w:val="16"/>
                <w:lang w:val="it-IT"/>
              </w:rPr>
            </w:pPr>
          </w:p>
        </w:tc>
        <w:tc>
          <w:tcPr>
            <w:tcW w:w="1008" w:type="dxa"/>
            <w:tcBorders>
              <w:top w:val="single" w:sz="4" w:space="0" w:color="auto"/>
              <w:bottom w:val="double" w:sz="4" w:space="0" w:color="auto"/>
            </w:tcBorders>
          </w:tcPr>
          <w:p w14:paraId="6E3453D4"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_Ref358257603 \r \h </w:instrText>
            </w:r>
            <w:r>
              <w:rPr>
                <w:rFonts w:ascii="Courier New" w:hAnsi="Courier New"/>
                <w:color w:val="0000FF"/>
                <w:kern w:val="20"/>
                <w:sz w:val="16"/>
              </w:rPr>
            </w:r>
            <w:r>
              <w:rPr>
                <w:rStyle w:val="Hyperlink"/>
              </w:rPr>
              <w:fldChar w:fldCharType="separate"/>
            </w:r>
            <w:r>
              <w:rPr>
                <w:rStyle w:val="Hyperlink"/>
                <w:lang w:val="it-IT"/>
              </w:rPr>
              <w:t>2.A.78</w:t>
            </w:r>
            <w:r>
              <w:rPr>
                <w:rStyle w:val="Hyperlink"/>
              </w:rPr>
              <w:fldChar w:fldCharType="end"/>
            </w:r>
          </w:p>
        </w:tc>
      </w:tr>
    </w:tbl>
    <w:p w14:paraId="320A7383" w14:textId="77777777" w:rsidR="00980D3B" w:rsidRDefault="00980D3B">
      <w:pPr>
        <w:pStyle w:val="NormalIndented"/>
      </w:pPr>
      <w:r>
        <w:rPr>
          <w:rStyle w:val="Strong"/>
        </w:rPr>
        <w:t>Definition:</w:t>
      </w:r>
      <w:r>
        <w:t xml:space="preserve"> This data type transmits encapsulated data from a source system to a destination system. It contains the identity of the source system, the type of data, the encoding method of the data, and the data itself. This data type is similar to the RP (reference pointer) data type of Section </w:t>
      </w:r>
      <w:r>
        <w:rPr>
          <w:rStyle w:val="HyperlinkText"/>
        </w:rPr>
        <w:fldChar w:fldCharType="begin"/>
      </w:r>
      <w:r>
        <w:rPr>
          <w:rStyle w:val="HyperlinkText"/>
        </w:rPr>
        <w:instrText xml:space="preserve"> REF _Ref358257826 \w \h </w:instrText>
      </w:r>
      <w:r>
        <w:rPr>
          <w:rStyle w:val="HyperlinkText"/>
        </w:rPr>
      </w:r>
      <w:r>
        <w:rPr>
          <w:rStyle w:val="HyperlinkText"/>
        </w:rPr>
        <w:instrText xml:space="preserve"> \* MERGEFORMAT </w:instrText>
      </w:r>
      <w:r>
        <w:rPr>
          <w:rStyle w:val="HyperlinkText"/>
        </w:rPr>
        <w:fldChar w:fldCharType="separate"/>
      </w:r>
      <w:r>
        <w:rPr>
          <w:rStyle w:val="HyperlinkText"/>
        </w:rPr>
        <w:t>2.A.65</w:t>
      </w:r>
      <w:r>
        <w:rPr>
          <w:rStyle w:val="HyperlinkText"/>
        </w:rPr>
        <w:fldChar w:fldCharType="end"/>
      </w:r>
      <w:r>
        <w:t>, "</w:t>
      </w:r>
      <w:r>
        <w:rPr>
          <w:rStyle w:val="HyperlinkText"/>
        </w:rPr>
        <w:fldChar w:fldCharType="begin"/>
      </w:r>
      <w:r>
        <w:rPr>
          <w:rStyle w:val="HyperlinkText"/>
        </w:rPr>
        <w:instrText xml:space="preserve"> REF _Ref358257826 \h </w:instrText>
      </w:r>
      <w:r>
        <w:rPr>
          <w:rStyle w:val="HyperlinkText"/>
        </w:rPr>
      </w:r>
      <w:r>
        <w:rPr>
          <w:rStyle w:val="HyperlinkText"/>
        </w:rPr>
        <w:instrText xml:space="preserve"> \* MERGEFORMAT </w:instrText>
      </w:r>
      <w:r>
        <w:rPr>
          <w:rStyle w:val="HyperlinkText"/>
        </w:rPr>
        <w:fldChar w:fldCharType="separate"/>
      </w:r>
      <w:r>
        <w:rPr>
          <w:rStyle w:val="HyperlinkText"/>
        </w:rPr>
        <w:t>RP - reference pointer</w:t>
      </w:r>
      <w:r>
        <w:rPr>
          <w:rStyle w:val="HyperlinkText"/>
        </w:rPr>
        <w:fldChar w:fldCharType="end"/>
      </w:r>
      <w:r>
        <w:t>," except that instead of pointing to the data on another system, it contains the data which is to be sent to that sy</w:t>
      </w:r>
      <w:r>
        <w:t>s</w:t>
      </w:r>
      <w:r>
        <w:t>tem.</w:t>
      </w:r>
    </w:p>
    <w:p w14:paraId="55FE3B29" w14:textId="77777777" w:rsidR="00980D3B" w:rsidRDefault="00980D3B">
      <w:pPr>
        <w:pStyle w:val="Note"/>
        <w:tabs>
          <w:tab w:val="left" w:pos="1440"/>
        </w:tabs>
        <w:rPr>
          <w:snapToGrid w:val="0"/>
        </w:rPr>
      </w:pPr>
      <w:r>
        <w:rPr>
          <w:rStyle w:val="Strong"/>
        </w:rPr>
        <w:t>Maximum Length:</w:t>
      </w:r>
      <w:r>
        <w:t xml:space="preserve"> 65536</w:t>
      </w:r>
    </w:p>
    <w:p w14:paraId="1530742E" w14:textId="77777777" w:rsidR="00980D3B" w:rsidRDefault="00980D3B">
      <w:pPr>
        <w:pStyle w:val="Heading4"/>
        <w:rPr>
          <w:vanish/>
        </w:rPr>
      </w:pPr>
      <w:r>
        <w:rPr>
          <w:vanish/>
        </w:rPr>
        <w:lastRenderedPageBreak/>
        <w:t>hiddentext</w:t>
      </w:r>
    </w:p>
    <w:p w14:paraId="7EE5CBD8" w14:textId="77777777" w:rsidR="00980D3B" w:rsidRDefault="00980D3B">
      <w:pPr>
        <w:pStyle w:val="Heading4"/>
        <w:rPr>
          <w:lang w:val="fr-FR"/>
        </w:rPr>
      </w:pPr>
      <w:bookmarkStart w:id="616" w:name="_Toc498145954"/>
      <w:bookmarkStart w:id="617" w:name="_Toc527864523"/>
      <w:bookmarkStart w:id="618" w:name="_Toc527865995"/>
      <w:r>
        <w:rPr>
          <w:lang w:val="fr-FR"/>
        </w:rPr>
        <w:t>Source Application (HD)</w:t>
      </w:r>
      <w:bookmarkEnd w:id="616"/>
      <w:bookmarkEnd w:id="617"/>
      <w:bookmarkEnd w:id="618"/>
      <w:r>
        <w:rPr>
          <w:lang w:val="fr-FR"/>
        </w:rPr>
        <w:t xml:space="preserve"> </w:t>
      </w:r>
    </w:p>
    <w:p w14:paraId="50CA1414" w14:textId="77777777" w:rsidR="00980D3B" w:rsidRDefault="00980D3B">
      <w:pPr>
        <w:pStyle w:val="NormalIndented"/>
      </w:pPr>
      <w:r>
        <w:t xml:space="preserve">A unique name that identifies the system which was the source of the data. Identical format and restrictions as in reference pointer (see Section </w:t>
      </w:r>
      <w:r>
        <w:rPr>
          <w:rStyle w:val="HyperlinkText"/>
        </w:rPr>
        <w:fldChar w:fldCharType="begin"/>
      </w:r>
      <w:r>
        <w:rPr>
          <w:rStyle w:val="HyperlinkText"/>
        </w:rPr>
        <w:instrText xml:space="preserve"> REF _Ref358259441 \w \h </w:instrText>
      </w:r>
      <w:r>
        <w:rPr>
          <w:rStyle w:val="HyperlinkText"/>
        </w:rPr>
      </w:r>
      <w:r>
        <w:rPr>
          <w:rStyle w:val="HyperlinkText"/>
        </w:rPr>
        <w:instrText xml:space="preserve"> \* MERGEFORMAT </w:instrText>
      </w:r>
      <w:r>
        <w:rPr>
          <w:rStyle w:val="HyperlinkText"/>
        </w:rPr>
        <w:fldChar w:fldCharType="separate"/>
      </w:r>
      <w:r>
        <w:rPr>
          <w:rStyle w:val="HyperlinkText"/>
        </w:rPr>
        <w:t>2.A.65.2</w:t>
      </w:r>
      <w:r>
        <w:rPr>
          <w:rStyle w:val="HyperlinkText"/>
        </w:rPr>
        <w:fldChar w:fldCharType="end"/>
      </w:r>
      <w:r>
        <w:t>, "</w:t>
      </w:r>
      <w:r>
        <w:rPr>
          <w:rStyle w:val="HyperlinkText"/>
        </w:rPr>
        <w:fldChar w:fldCharType="begin"/>
      </w:r>
      <w:r>
        <w:rPr>
          <w:rStyle w:val="HyperlinkText"/>
        </w:rPr>
        <w:instrText xml:space="preserve"> REF _Ref358259441 \h </w:instrText>
      </w:r>
      <w:r>
        <w:rPr>
          <w:rStyle w:val="HyperlinkText"/>
        </w:rPr>
      </w:r>
      <w:r>
        <w:rPr>
          <w:rStyle w:val="HyperlinkText"/>
        </w:rPr>
        <w:instrText xml:space="preserve"> \* MERGEFORMAT </w:instrText>
      </w:r>
      <w:r>
        <w:rPr>
          <w:rStyle w:val="HyperlinkText"/>
        </w:rPr>
        <w:fldChar w:fldCharType="separate"/>
      </w:r>
      <w:r>
        <w:rPr>
          <w:rStyle w:val="HyperlinkText"/>
        </w:rPr>
        <w:t>Application ID (HD)</w:t>
      </w:r>
      <w:r>
        <w:rPr>
          <w:rStyle w:val="HyperlinkText"/>
        </w:rPr>
        <w:fldChar w:fldCharType="end"/>
      </w:r>
      <w:r>
        <w:t>").</w:t>
      </w:r>
    </w:p>
    <w:p w14:paraId="737131C8" w14:textId="77777777" w:rsidR="00980D3B" w:rsidRDefault="00980D3B">
      <w:pPr>
        <w:pStyle w:val="Heading4"/>
      </w:pPr>
      <w:bookmarkStart w:id="619" w:name="_Ref358259613"/>
      <w:bookmarkStart w:id="620" w:name="_Ref495207741"/>
      <w:bookmarkStart w:id="621" w:name="_Ref495207744"/>
      <w:bookmarkStart w:id="622" w:name="_Toc498145955"/>
      <w:bookmarkStart w:id="623" w:name="_Toc527864524"/>
      <w:bookmarkStart w:id="624" w:name="_Toc527865996"/>
      <w:r>
        <w:t>Type of Data</w:t>
      </w:r>
      <w:bookmarkEnd w:id="619"/>
      <w:r>
        <w:t xml:space="preserve"> (ID)</w:t>
      </w:r>
      <w:bookmarkEnd w:id="620"/>
      <w:bookmarkEnd w:id="621"/>
      <w:bookmarkEnd w:id="622"/>
      <w:bookmarkEnd w:id="623"/>
      <w:bookmarkEnd w:id="624"/>
    </w:p>
    <w:p w14:paraId="588FC2C9" w14:textId="77777777" w:rsidR="00980D3B" w:rsidRDefault="00980D3B">
      <w:pPr>
        <w:pStyle w:val="NormalIndented"/>
      </w:pPr>
      <w:r>
        <w:t xml:space="preserve">Identical to “type of data” component in the reference pointer (RP) data type. See Section </w:t>
      </w:r>
      <w:r>
        <w:rPr>
          <w:rStyle w:val="HyperlinkText"/>
        </w:rPr>
        <w:fldChar w:fldCharType="begin"/>
      </w:r>
      <w:r>
        <w:rPr>
          <w:rStyle w:val="HyperlinkText"/>
        </w:rPr>
        <w:instrText xml:space="preserve"> REF _Ref358259524 \w \h </w:instrText>
      </w:r>
      <w:r>
        <w:rPr>
          <w:rStyle w:val="HyperlinkText"/>
        </w:rPr>
      </w:r>
      <w:r>
        <w:rPr>
          <w:rStyle w:val="HyperlinkText"/>
        </w:rPr>
        <w:instrText xml:space="preserve"> \* MERGEFORMAT </w:instrText>
      </w:r>
      <w:r>
        <w:rPr>
          <w:rStyle w:val="HyperlinkText"/>
        </w:rPr>
        <w:fldChar w:fldCharType="separate"/>
      </w:r>
      <w:r>
        <w:rPr>
          <w:rStyle w:val="HyperlinkText"/>
        </w:rPr>
        <w:t>2.A.65.3</w:t>
      </w:r>
      <w:r>
        <w:rPr>
          <w:rStyle w:val="HyperlinkText"/>
        </w:rPr>
        <w:fldChar w:fldCharType="end"/>
      </w:r>
      <w:r>
        <w:t>, "</w:t>
      </w:r>
      <w:r>
        <w:rPr>
          <w:rStyle w:val="HyperlinkText"/>
        </w:rPr>
        <w:fldChar w:fldCharType="begin"/>
      </w:r>
      <w:r>
        <w:rPr>
          <w:rStyle w:val="HyperlinkText"/>
        </w:rPr>
        <w:instrText xml:space="preserve"> REF _Ref358259524 \h </w:instrText>
      </w:r>
      <w:r>
        <w:rPr>
          <w:rStyle w:val="HyperlinkText"/>
        </w:rPr>
      </w:r>
      <w:r>
        <w:rPr>
          <w:rStyle w:val="HyperlinkText"/>
        </w:rPr>
        <w:instrText xml:space="preserve"> \* MERGEFORMAT </w:instrText>
      </w:r>
      <w:r>
        <w:rPr>
          <w:rStyle w:val="HyperlinkText"/>
        </w:rPr>
        <w:fldChar w:fldCharType="separate"/>
      </w:r>
      <w:r>
        <w:rPr>
          <w:rStyle w:val="HyperlinkText"/>
        </w:rPr>
        <w:t>Type of Data (ID)</w:t>
      </w:r>
      <w:r>
        <w:rPr>
          <w:rStyle w:val="HyperlinkText"/>
        </w:rPr>
        <w:fldChar w:fldCharType="end"/>
      </w:r>
      <w:r>
        <w:t>".</w:t>
      </w:r>
    </w:p>
    <w:p w14:paraId="1E30800C" w14:textId="77777777" w:rsidR="00980D3B" w:rsidRDefault="00980D3B">
      <w:pPr>
        <w:pStyle w:val="NormalIndented"/>
      </w:pPr>
      <w:r>
        <w:t xml:space="preserve">Refer to </w:t>
      </w:r>
      <w:hyperlink w:anchor="HL70191" w:history="1">
        <w:r>
          <w:rPr>
            <w:rStyle w:val="HyperlinkText"/>
          </w:rPr>
          <w:t>HL7 Table 0191 – Type</w:t>
        </w:r>
        <w:bookmarkStart w:id="625" w:name="_Hlt865192"/>
        <w:r>
          <w:rPr>
            <w:rStyle w:val="HyperlinkText"/>
          </w:rPr>
          <w:t xml:space="preserve"> </w:t>
        </w:r>
        <w:bookmarkEnd w:id="625"/>
        <w:r>
          <w:rPr>
            <w:rStyle w:val="HyperlinkText"/>
          </w:rPr>
          <w:t>of referenced data</w:t>
        </w:r>
      </w:hyperlink>
      <w:r>
        <w:t xml:space="preserve"> for valid values.</w:t>
      </w:r>
    </w:p>
    <w:p w14:paraId="45AD1CD5" w14:textId="77777777" w:rsidR="00980D3B" w:rsidRDefault="00980D3B">
      <w:pPr>
        <w:pStyle w:val="Heading4"/>
      </w:pPr>
      <w:bookmarkStart w:id="626" w:name="_Toc498145956"/>
      <w:bookmarkStart w:id="627" w:name="_Toc527864525"/>
      <w:bookmarkStart w:id="628" w:name="_Toc527865997"/>
      <w:r>
        <w:t>Data Subtype (ID)</w:t>
      </w:r>
      <w:bookmarkEnd w:id="626"/>
      <w:bookmarkEnd w:id="627"/>
      <w:bookmarkEnd w:id="628"/>
    </w:p>
    <w:p w14:paraId="1D37F45E" w14:textId="77777777" w:rsidR="00980D3B" w:rsidRDefault="00980D3B">
      <w:pPr>
        <w:pStyle w:val="NormalIndented"/>
      </w:pPr>
      <w:r>
        <w:t xml:space="preserve">Identical to “subtype” component in the reference pointer (RP) data type. See Section </w:t>
      </w:r>
      <w:r>
        <w:rPr>
          <w:rStyle w:val="HyperlinkText"/>
        </w:rPr>
        <w:fldChar w:fldCharType="begin"/>
      </w:r>
      <w:r>
        <w:rPr>
          <w:rStyle w:val="HyperlinkText"/>
        </w:rPr>
        <w:instrText xml:space="preserve"> REF _Ref422873422 \w \h </w:instrText>
      </w:r>
      <w:r>
        <w:rPr>
          <w:rStyle w:val="HyperlinkText"/>
        </w:rPr>
      </w:r>
      <w:r>
        <w:rPr>
          <w:rStyle w:val="HyperlinkText"/>
        </w:rPr>
        <w:instrText xml:space="preserve"> \* MERGEFORMAT </w:instrText>
      </w:r>
      <w:r>
        <w:rPr>
          <w:rStyle w:val="HyperlinkText"/>
        </w:rPr>
        <w:fldChar w:fldCharType="separate"/>
      </w:r>
      <w:r>
        <w:rPr>
          <w:rStyle w:val="HyperlinkText"/>
        </w:rPr>
        <w:t>2.A.65.4</w:t>
      </w:r>
      <w:r>
        <w:rPr>
          <w:rStyle w:val="HyperlinkText"/>
        </w:rPr>
        <w:fldChar w:fldCharType="end"/>
      </w:r>
      <w:r>
        <w:t>, "</w:t>
      </w:r>
      <w:r>
        <w:rPr>
          <w:rStyle w:val="HyperlinkText"/>
        </w:rPr>
        <w:fldChar w:fldCharType="begin"/>
      </w:r>
      <w:r>
        <w:rPr>
          <w:rStyle w:val="HyperlinkText"/>
        </w:rPr>
        <w:instrText xml:space="preserve"> REF _Ref422873422 \h </w:instrText>
      </w:r>
      <w:r>
        <w:rPr>
          <w:rStyle w:val="HyperlinkText"/>
        </w:rPr>
      </w:r>
      <w:r>
        <w:rPr>
          <w:rStyle w:val="HyperlinkText"/>
        </w:rPr>
        <w:instrText xml:space="preserve"> \* MERGEFORMAT </w:instrText>
      </w:r>
      <w:r>
        <w:rPr>
          <w:rStyle w:val="HyperlinkText"/>
        </w:rPr>
        <w:fldChar w:fldCharType="separate"/>
      </w:r>
      <w:r>
        <w:rPr>
          <w:rStyle w:val="HyperlinkText"/>
        </w:rPr>
        <w:t>Subtype (ID)</w:t>
      </w:r>
      <w:r>
        <w:rPr>
          <w:rStyle w:val="HyperlinkText"/>
        </w:rPr>
        <w:fldChar w:fldCharType="end"/>
      </w:r>
      <w:r>
        <w:t>".</w:t>
      </w:r>
    </w:p>
    <w:p w14:paraId="06A67D96" w14:textId="77777777" w:rsidR="00980D3B" w:rsidRDefault="00980D3B">
      <w:pPr>
        <w:pStyle w:val="NormalIndented"/>
      </w:pPr>
      <w:r>
        <w:t xml:space="preserve">Refer to </w:t>
      </w:r>
      <w:hyperlink w:anchor="HL70291" w:history="1">
        <w:r>
          <w:rPr>
            <w:rStyle w:val="HyperlinkText"/>
          </w:rPr>
          <w:t>HL7 Table 0291 - Subtype of referenced data</w:t>
        </w:r>
      </w:hyperlink>
      <w:r>
        <w:t xml:space="preserve"> for valid values.</w:t>
      </w:r>
    </w:p>
    <w:p w14:paraId="3C2CA940" w14:textId="77777777" w:rsidR="00980D3B" w:rsidRDefault="00980D3B">
      <w:pPr>
        <w:pStyle w:val="Heading4"/>
      </w:pPr>
      <w:bookmarkStart w:id="629" w:name="_Ref373737456"/>
      <w:bookmarkStart w:id="630" w:name="_Toc498145957"/>
      <w:bookmarkStart w:id="631" w:name="_Toc527864526"/>
      <w:bookmarkStart w:id="632" w:name="_Toc527865998"/>
      <w:r>
        <w:t>Encoding  (ID)</w:t>
      </w:r>
      <w:bookmarkEnd w:id="629"/>
      <w:bookmarkEnd w:id="630"/>
      <w:bookmarkEnd w:id="631"/>
      <w:bookmarkEnd w:id="632"/>
    </w:p>
    <w:p w14:paraId="1865DA36" w14:textId="77777777" w:rsidR="00980D3B" w:rsidRDefault="00980D3B">
      <w:pPr>
        <w:pStyle w:val="NormalIndented"/>
      </w:pPr>
      <w:r>
        <w:t xml:space="preserve">The type of encoding used to represent successive octets of binary data as displayable ASCII characters. Refer to </w:t>
      </w:r>
      <w:hyperlink w:anchor="HL70299" w:history="1">
        <w:r>
          <w:rPr>
            <w:rStyle w:val="HyperlinkText"/>
          </w:rPr>
          <w:t>HL7 Table 0299 - Enc</w:t>
        </w:r>
        <w:bookmarkStart w:id="633" w:name="_Hlt478374877"/>
        <w:r>
          <w:rPr>
            <w:rStyle w:val="HyperlinkText"/>
          </w:rPr>
          <w:t>o</w:t>
        </w:r>
        <w:bookmarkEnd w:id="633"/>
        <w:r>
          <w:rPr>
            <w:rStyle w:val="HyperlinkText"/>
          </w:rPr>
          <w:t>ding</w:t>
        </w:r>
      </w:hyperlink>
      <w:r>
        <w:t xml:space="preserve"> for valid values.</w:t>
      </w:r>
    </w:p>
    <w:p w14:paraId="16711AEB" w14:textId="77777777" w:rsidR="00980D3B" w:rsidRDefault="00980D3B">
      <w:pPr>
        <w:pStyle w:val="HL7TableCaption"/>
      </w:pPr>
      <w:r>
        <w:t>HL7 Table 0299 - Encoding</w:t>
      </w:r>
      <w:bookmarkStart w:id="634" w:name="HL70299"/>
      <w:bookmarkEnd w:id="634"/>
      <w:r>
        <w:fldChar w:fldCharType="begin"/>
      </w:r>
      <w:r>
        <w:instrText xml:space="preserve"> XE "HL7 </w:instrText>
      </w:r>
      <w:r>
        <w:rPr>
          <w:rFonts w:ascii="TmsRmn 10pt" w:hAnsi="TmsRmn 10pt"/>
        </w:rPr>
        <w:instrText>Table</w:instrText>
      </w:r>
      <w:r>
        <w:instrText xml:space="preserve"> 0299 - Encoding"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977"/>
        <w:gridCol w:w="5514"/>
        <w:gridCol w:w="2880"/>
      </w:tblGrid>
      <w:tr w:rsidR="00980D3B" w14:paraId="25766C27" w14:textId="77777777">
        <w:tblPrEx>
          <w:tblCellMar>
            <w:top w:w="0" w:type="dxa"/>
            <w:bottom w:w="0" w:type="dxa"/>
          </w:tblCellMar>
        </w:tblPrEx>
        <w:trPr>
          <w:tblHeader/>
          <w:jc w:val="center"/>
        </w:trPr>
        <w:tc>
          <w:tcPr>
            <w:tcW w:w="977" w:type="dxa"/>
            <w:tcBorders>
              <w:top w:val="double" w:sz="4" w:space="0" w:color="auto"/>
              <w:bottom w:val="single" w:sz="4" w:space="0" w:color="auto"/>
            </w:tcBorders>
            <w:shd w:val="pct10" w:color="auto" w:fill="FFFFFF"/>
          </w:tcPr>
          <w:p w14:paraId="0C225FEC" w14:textId="77777777" w:rsidR="00980D3B" w:rsidRDefault="00980D3B">
            <w:pPr>
              <w:pStyle w:val="HL7TableHeader"/>
              <w:jc w:val="center"/>
              <w:rPr>
                <w:lang w:val="fr-FR"/>
              </w:rPr>
            </w:pPr>
            <w:r>
              <w:rPr>
                <w:lang w:val="fr-FR"/>
              </w:rPr>
              <w:t>Value</w:t>
            </w:r>
          </w:p>
        </w:tc>
        <w:tc>
          <w:tcPr>
            <w:tcW w:w="5514" w:type="dxa"/>
            <w:tcBorders>
              <w:top w:val="double" w:sz="4" w:space="0" w:color="auto"/>
              <w:bottom w:val="single" w:sz="4" w:space="0" w:color="auto"/>
            </w:tcBorders>
            <w:shd w:val="pct10" w:color="auto" w:fill="FFFFFF"/>
          </w:tcPr>
          <w:p w14:paraId="1DC69D34" w14:textId="77777777" w:rsidR="00980D3B" w:rsidRDefault="00980D3B">
            <w:pPr>
              <w:pStyle w:val="HL7TableHeader"/>
              <w:rPr>
                <w:lang w:val="fr-FR"/>
              </w:rPr>
            </w:pPr>
            <w:r>
              <w:rPr>
                <w:lang w:val="fr-FR"/>
              </w:rPr>
              <w:t>Description</w:t>
            </w:r>
          </w:p>
        </w:tc>
        <w:tc>
          <w:tcPr>
            <w:tcW w:w="2880" w:type="dxa"/>
            <w:tcBorders>
              <w:top w:val="double" w:sz="4" w:space="0" w:color="auto"/>
              <w:bottom w:val="single" w:sz="4" w:space="0" w:color="auto"/>
            </w:tcBorders>
            <w:shd w:val="pct10" w:color="auto" w:fill="FFFFFF"/>
          </w:tcPr>
          <w:p w14:paraId="67899DC5" w14:textId="77777777" w:rsidR="00980D3B" w:rsidRDefault="00980D3B">
            <w:pPr>
              <w:pStyle w:val="HL7TableHeader"/>
              <w:rPr>
                <w:lang w:val="fr-FR"/>
              </w:rPr>
            </w:pPr>
            <w:r>
              <w:rPr>
                <w:lang w:val="fr-FR"/>
              </w:rPr>
              <w:t>Comment</w:t>
            </w:r>
          </w:p>
        </w:tc>
      </w:tr>
      <w:tr w:rsidR="00980D3B" w14:paraId="266B740E" w14:textId="77777777">
        <w:tblPrEx>
          <w:tblCellMar>
            <w:top w:w="0" w:type="dxa"/>
            <w:bottom w:w="0" w:type="dxa"/>
          </w:tblCellMar>
        </w:tblPrEx>
        <w:trPr>
          <w:jc w:val="center"/>
        </w:trPr>
        <w:tc>
          <w:tcPr>
            <w:tcW w:w="977" w:type="dxa"/>
            <w:tcBorders>
              <w:top w:val="single" w:sz="4" w:space="0" w:color="auto"/>
              <w:bottom w:val="single" w:sz="4" w:space="0" w:color="auto"/>
            </w:tcBorders>
          </w:tcPr>
          <w:p w14:paraId="4B1FE8FD" w14:textId="77777777" w:rsidR="00980D3B" w:rsidRDefault="00980D3B">
            <w:pPr>
              <w:pStyle w:val="HL7TableBody"/>
              <w:jc w:val="center"/>
            </w:pPr>
            <w:r>
              <w:t>A</w:t>
            </w:r>
          </w:p>
        </w:tc>
        <w:tc>
          <w:tcPr>
            <w:tcW w:w="5514" w:type="dxa"/>
            <w:tcBorders>
              <w:top w:val="single" w:sz="4" w:space="0" w:color="auto"/>
              <w:bottom w:val="single" w:sz="4" w:space="0" w:color="auto"/>
            </w:tcBorders>
          </w:tcPr>
          <w:p w14:paraId="2239FD11" w14:textId="77777777" w:rsidR="00980D3B" w:rsidRDefault="00980D3B">
            <w:pPr>
              <w:pStyle w:val="HL7TableBody"/>
            </w:pPr>
            <w:r>
              <w:t>No encoding - data are displayable ASCII characters.</w:t>
            </w:r>
          </w:p>
        </w:tc>
        <w:tc>
          <w:tcPr>
            <w:tcW w:w="2880" w:type="dxa"/>
            <w:tcBorders>
              <w:top w:val="single" w:sz="4" w:space="0" w:color="auto"/>
              <w:bottom w:val="single" w:sz="4" w:space="0" w:color="auto"/>
            </w:tcBorders>
          </w:tcPr>
          <w:p w14:paraId="25AE2FC6" w14:textId="77777777" w:rsidR="00980D3B" w:rsidRDefault="00980D3B">
            <w:pPr>
              <w:pStyle w:val="HL7TableBody"/>
            </w:pPr>
          </w:p>
        </w:tc>
      </w:tr>
      <w:tr w:rsidR="00980D3B" w14:paraId="0BE726BA" w14:textId="77777777">
        <w:tblPrEx>
          <w:tblCellMar>
            <w:top w:w="0" w:type="dxa"/>
            <w:bottom w:w="0" w:type="dxa"/>
          </w:tblCellMar>
        </w:tblPrEx>
        <w:trPr>
          <w:jc w:val="center"/>
        </w:trPr>
        <w:tc>
          <w:tcPr>
            <w:tcW w:w="977" w:type="dxa"/>
            <w:tcBorders>
              <w:top w:val="single" w:sz="4" w:space="0" w:color="auto"/>
              <w:bottom w:val="single" w:sz="4" w:space="0" w:color="auto"/>
            </w:tcBorders>
          </w:tcPr>
          <w:p w14:paraId="03500E9D" w14:textId="77777777" w:rsidR="00980D3B" w:rsidRDefault="00980D3B">
            <w:pPr>
              <w:pStyle w:val="HL7TableBody"/>
              <w:jc w:val="center"/>
            </w:pPr>
            <w:r>
              <w:t>Hex</w:t>
            </w:r>
          </w:p>
        </w:tc>
        <w:tc>
          <w:tcPr>
            <w:tcW w:w="5514" w:type="dxa"/>
            <w:tcBorders>
              <w:top w:val="single" w:sz="4" w:space="0" w:color="auto"/>
              <w:bottom w:val="single" w:sz="4" w:space="0" w:color="auto"/>
            </w:tcBorders>
          </w:tcPr>
          <w:p w14:paraId="314D4220" w14:textId="77777777" w:rsidR="00980D3B" w:rsidRDefault="00980D3B">
            <w:pPr>
              <w:pStyle w:val="HL7TableBody"/>
            </w:pPr>
            <w:r>
              <w:t>Hexadecimal encoding - consecutive pairs of hexadecimal digits represent consecutive single octets.</w:t>
            </w:r>
          </w:p>
        </w:tc>
        <w:tc>
          <w:tcPr>
            <w:tcW w:w="2880" w:type="dxa"/>
            <w:tcBorders>
              <w:top w:val="single" w:sz="4" w:space="0" w:color="auto"/>
              <w:bottom w:val="single" w:sz="4" w:space="0" w:color="auto"/>
            </w:tcBorders>
          </w:tcPr>
          <w:p w14:paraId="7BEE9C17" w14:textId="77777777" w:rsidR="00980D3B" w:rsidRDefault="00980D3B">
            <w:pPr>
              <w:pStyle w:val="HL7TableBody"/>
            </w:pPr>
          </w:p>
        </w:tc>
      </w:tr>
      <w:tr w:rsidR="00980D3B" w14:paraId="292B7DAB" w14:textId="77777777">
        <w:tblPrEx>
          <w:tblCellMar>
            <w:top w:w="0" w:type="dxa"/>
            <w:bottom w:w="0" w:type="dxa"/>
          </w:tblCellMar>
        </w:tblPrEx>
        <w:trPr>
          <w:jc w:val="center"/>
        </w:trPr>
        <w:tc>
          <w:tcPr>
            <w:tcW w:w="977" w:type="dxa"/>
            <w:tcBorders>
              <w:top w:val="single" w:sz="4" w:space="0" w:color="auto"/>
              <w:bottom w:val="double" w:sz="4" w:space="0" w:color="auto"/>
            </w:tcBorders>
          </w:tcPr>
          <w:p w14:paraId="3DC57786" w14:textId="77777777" w:rsidR="00980D3B" w:rsidRDefault="00980D3B">
            <w:pPr>
              <w:pStyle w:val="HL7TableBody"/>
              <w:jc w:val="center"/>
            </w:pPr>
            <w:r>
              <w:t>Base64</w:t>
            </w:r>
          </w:p>
        </w:tc>
        <w:tc>
          <w:tcPr>
            <w:tcW w:w="5514" w:type="dxa"/>
            <w:tcBorders>
              <w:top w:val="single" w:sz="4" w:space="0" w:color="auto"/>
              <w:bottom w:val="double" w:sz="4" w:space="0" w:color="auto"/>
            </w:tcBorders>
          </w:tcPr>
          <w:p w14:paraId="5B87343B" w14:textId="77777777" w:rsidR="00980D3B" w:rsidRDefault="00980D3B">
            <w:pPr>
              <w:pStyle w:val="HL7TableBody"/>
            </w:pPr>
            <w:r>
              <w:t>Encoding as defined by MIME (Multipurpose Internet Mail Extensions) standard RFC 1521. Four consecutive ASCII characters represent three consecutive octets of binary data. Base64 utilizes a 65-character subset of US-ASCII, consisting of both the upper and lower case alphabetic characters, digits "0" through “9”, “+", “/", and “=”.</w:t>
            </w:r>
          </w:p>
        </w:tc>
        <w:tc>
          <w:tcPr>
            <w:tcW w:w="2880" w:type="dxa"/>
            <w:tcBorders>
              <w:top w:val="single" w:sz="4" w:space="0" w:color="auto"/>
              <w:bottom w:val="double" w:sz="4" w:space="0" w:color="auto"/>
            </w:tcBorders>
          </w:tcPr>
          <w:p w14:paraId="6CEBB27E" w14:textId="77777777" w:rsidR="00980D3B" w:rsidRDefault="00980D3B">
            <w:pPr>
              <w:pStyle w:val="HL7TableBody"/>
            </w:pPr>
            <w:r>
              <w:t xml:space="preserve">The Request For Comment (RFC) 1521 standard is available at: </w:t>
            </w:r>
            <w:r>
              <w:rPr>
                <w:rStyle w:val="Hyperlink"/>
              </w:rPr>
              <w:t>http://www.ietf.org/rfc/rfc1521.txt</w:t>
            </w:r>
          </w:p>
        </w:tc>
      </w:tr>
    </w:tbl>
    <w:p w14:paraId="0480C033" w14:textId="77777777" w:rsidR="00980D3B" w:rsidRDefault="00980D3B">
      <w:pPr>
        <w:pStyle w:val="Heading4"/>
      </w:pPr>
      <w:bookmarkStart w:id="635" w:name="_Hlt478367361"/>
      <w:bookmarkStart w:id="636" w:name="_Toc498145958"/>
      <w:bookmarkStart w:id="637" w:name="_Toc527864527"/>
      <w:bookmarkStart w:id="638" w:name="_Toc527865999"/>
      <w:bookmarkEnd w:id="635"/>
      <w:r>
        <w:t>Data (TX)</w:t>
      </w:r>
      <w:bookmarkEnd w:id="636"/>
      <w:bookmarkEnd w:id="637"/>
      <w:bookmarkEnd w:id="638"/>
    </w:p>
    <w:p w14:paraId="5A5A050C" w14:textId="77777777" w:rsidR="00980D3B" w:rsidRDefault="00980D3B">
      <w:pPr>
        <w:pStyle w:val="NormalIndented"/>
      </w:pPr>
      <w:r>
        <w:t xml:space="preserve">Displayable ASCII characters which constitute the data to be sent from source application to destination application. The characters are limited to the legal characters of the ST data type, as defined in Section </w:t>
      </w:r>
      <w:bookmarkStart w:id="639" w:name="_Hlt43287065"/>
      <w:r>
        <w:rPr>
          <w:rStyle w:val="HyperlinkText"/>
        </w:rPr>
        <w:fldChar w:fldCharType="begin"/>
      </w:r>
      <w:r>
        <w:rPr>
          <w:rStyle w:val="HyperlinkText"/>
        </w:rPr>
        <w:instrText xml:space="preserve"> REF _Ref358257513 \w \h </w:instrText>
      </w:r>
      <w:r>
        <w:rPr>
          <w:rStyle w:val="HyperlinkText"/>
        </w:rPr>
      </w:r>
      <w:r>
        <w:rPr>
          <w:rStyle w:val="HyperlinkText"/>
        </w:rPr>
        <w:instrText xml:space="preserve"> \* MERGEFORMAT </w:instrText>
      </w:r>
      <w:r>
        <w:rPr>
          <w:rStyle w:val="HyperlinkText"/>
        </w:rPr>
        <w:fldChar w:fldCharType="separate"/>
      </w:r>
      <w:r>
        <w:rPr>
          <w:rStyle w:val="HyperlinkText"/>
        </w:rPr>
        <w:t>2.A.74</w:t>
      </w:r>
      <w:r>
        <w:rPr>
          <w:rStyle w:val="HyperlinkText"/>
        </w:rPr>
        <w:fldChar w:fldCharType="end"/>
      </w:r>
      <w:bookmarkEnd w:id="639"/>
      <w:r>
        <w:t>, "</w:t>
      </w:r>
      <w:r>
        <w:rPr>
          <w:rStyle w:val="HyperlinkText"/>
        </w:rPr>
        <w:fldChar w:fldCharType="begin"/>
      </w:r>
      <w:r>
        <w:rPr>
          <w:rStyle w:val="HyperlinkText"/>
        </w:rPr>
        <w:instrText xml:space="preserve"> REF _Ref358257513 \h </w:instrText>
      </w:r>
      <w:r>
        <w:rPr>
          <w:rStyle w:val="HyperlinkText"/>
        </w:rPr>
      </w:r>
      <w:r>
        <w:rPr>
          <w:rStyle w:val="HyperlinkText"/>
        </w:rPr>
        <w:instrText xml:space="preserve"> \* MERGEFORMAT </w:instrText>
      </w:r>
      <w:r>
        <w:rPr>
          <w:rStyle w:val="HyperlinkText"/>
        </w:rPr>
        <w:fldChar w:fldCharType="separate"/>
      </w:r>
      <w:r>
        <w:rPr>
          <w:rStyle w:val="HyperlinkText"/>
        </w:rPr>
        <w:t>ST - string data</w:t>
      </w:r>
      <w:r>
        <w:rPr>
          <w:rStyle w:val="HyperlinkText"/>
        </w:rPr>
        <w:fldChar w:fldCharType="end"/>
      </w:r>
      <w:r>
        <w:t xml:space="preserve">," and, if encoded binary, are encoded according to the method of Section </w:t>
      </w:r>
      <w:r>
        <w:rPr>
          <w:rStyle w:val="HyperlinkText"/>
        </w:rPr>
        <w:fldChar w:fldCharType="begin"/>
      </w:r>
      <w:r>
        <w:rPr>
          <w:rStyle w:val="HyperlinkText"/>
        </w:rPr>
        <w:instrText xml:space="preserve"> REF _Ref495207741 \w \h </w:instrText>
      </w:r>
      <w:r>
        <w:rPr>
          <w:rStyle w:val="HyperlinkText"/>
        </w:rPr>
      </w:r>
      <w:r>
        <w:rPr>
          <w:rStyle w:val="HyperlinkText"/>
        </w:rPr>
        <w:instrText xml:space="preserve"> \* MERGEFORMAT </w:instrText>
      </w:r>
      <w:r>
        <w:rPr>
          <w:rStyle w:val="HyperlinkText"/>
        </w:rPr>
        <w:fldChar w:fldCharType="separate"/>
      </w:r>
      <w:r>
        <w:rPr>
          <w:rStyle w:val="HyperlinkText"/>
        </w:rPr>
        <w:t>2.A.24.2</w:t>
      </w:r>
      <w:r>
        <w:rPr>
          <w:rStyle w:val="HyperlinkText"/>
        </w:rPr>
        <w:fldChar w:fldCharType="end"/>
      </w:r>
      <w:r>
        <w:t>, "</w:t>
      </w:r>
      <w:r>
        <w:rPr>
          <w:rStyle w:val="HyperlinkText"/>
        </w:rPr>
        <w:fldChar w:fldCharType="begin"/>
      </w:r>
      <w:r>
        <w:rPr>
          <w:rStyle w:val="HyperlinkText"/>
        </w:rPr>
        <w:instrText xml:space="preserve"> REF _Ref495207744 \h </w:instrText>
      </w:r>
      <w:r>
        <w:rPr>
          <w:rStyle w:val="HyperlinkText"/>
        </w:rPr>
      </w:r>
      <w:r>
        <w:rPr>
          <w:rStyle w:val="HyperlinkText"/>
        </w:rPr>
        <w:instrText xml:space="preserve"> \* MERGEFORMAT </w:instrText>
      </w:r>
      <w:r>
        <w:rPr>
          <w:rStyle w:val="HyperlinkText"/>
        </w:rPr>
        <w:fldChar w:fldCharType="separate"/>
      </w:r>
      <w:r>
        <w:rPr>
          <w:rStyle w:val="HyperlinkText"/>
        </w:rPr>
        <w:t>Type of Data (ID)</w:t>
      </w:r>
      <w:r>
        <w:rPr>
          <w:rStyle w:val="HyperlinkText"/>
        </w:rPr>
        <w:fldChar w:fldCharType="end"/>
      </w:r>
      <w:r>
        <w:t>".</w:t>
      </w:r>
    </w:p>
    <w:p w14:paraId="4A8070C1" w14:textId="77777777" w:rsidR="00980D3B" w:rsidRDefault="00980D3B">
      <w:pPr>
        <w:pStyle w:val="NormalIndented"/>
      </w:pPr>
      <w:r>
        <w:t xml:space="preserve">If the encoding component (see Section </w:t>
      </w:r>
      <w:r>
        <w:rPr>
          <w:rStyle w:val="HyperlinkText"/>
        </w:rPr>
        <w:fldChar w:fldCharType="begin"/>
      </w:r>
      <w:r>
        <w:rPr>
          <w:rStyle w:val="HyperlinkText"/>
        </w:rPr>
        <w:instrText xml:space="preserve"> REF _Ref373737456 \w \h </w:instrText>
      </w:r>
      <w:r>
        <w:rPr>
          <w:rStyle w:val="HyperlinkText"/>
        </w:rPr>
      </w:r>
      <w:r>
        <w:rPr>
          <w:rStyle w:val="HyperlinkText"/>
        </w:rPr>
        <w:instrText xml:space="preserve"> \* MERGEFORMAT </w:instrText>
      </w:r>
      <w:r>
        <w:rPr>
          <w:rStyle w:val="HyperlinkText"/>
        </w:rPr>
        <w:fldChar w:fldCharType="separate"/>
      </w:r>
      <w:r>
        <w:rPr>
          <w:rStyle w:val="HyperlinkText"/>
        </w:rPr>
        <w:t>2.A.24.4</w:t>
      </w:r>
      <w:r>
        <w:rPr>
          <w:rStyle w:val="HyperlinkText"/>
        </w:rPr>
        <w:fldChar w:fldCharType="end"/>
      </w:r>
      <w:r>
        <w:t>, "</w:t>
      </w:r>
      <w:r>
        <w:rPr>
          <w:rStyle w:val="HyperlinkText"/>
        </w:rPr>
        <w:fldChar w:fldCharType="begin"/>
      </w:r>
      <w:r>
        <w:rPr>
          <w:rStyle w:val="HyperlinkText"/>
        </w:rPr>
        <w:instrText xml:space="preserve"> REF _Ref373737456 \h </w:instrText>
      </w:r>
      <w:r>
        <w:rPr>
          <w:rStyle w:val="HyperlinkText"/>
        </w:rPr>
      </w:r>
      <w:r>
        <w:rPr>
          <w:rStyle w:val="HyperlinkText"/>
        </w:rPr>
        <w:instrText xml:space="preserve"> \* MERGEFORMAT </w:instrText>
      </w:r>
      <w:r>
        <w:rPr>
          <w:rStyle w:val="HyperlinkText"/>
        </w:rPr>
        <w:fldChar w:fldCharType="separate"/>
      </w:r>
      <w:r>
        <w:rPr>
          <w:rStyle w:val="HyperlinkText"/>
        </w:rPr>
        <w:t>Encoding  (ID)</w:t>
      </w:r>
      <w:r>
        <w:rPr>
          <w:rStyle w:val="HyperlinkText"/>
        </w:rPr>
        <w:fldChar w:fldCharType="end"/>
      </w:r>
      <w:r>
        <w:t>") = "A" (none), then the data component must be scanned before transmission for HL7 delimiter characters, and any found must be escaped by using the HL7 escape sequences defined in Section 2.7 Use of escape sequences in text fields. On the receiving application, the data field must be de-escaped after being parsed.</w:t>
      </w:r>
    </w:p>
    <w:p w14:paraId="3C727C52" w14:textId="77777777" w:rsidR="00980D3B" w:rsidRDefault="00980D3B">
      <w:pPr>
        <w:pStyle w:val="NormalIndented"/>
      </w:pPr>
      <w:r>
        <w:t>If the encoding component ED.4 does not equal "A," then, after enco</w:t>
      </w:r>
      <w:r>
        <w:t>d</w:t>
      </w:r>
      <w:r>
        <w:t>ing, the (encoded) data must be scanned for HL7 delimiter characters, and any found must be escaped by using the HL7 escape sequences. Only then can the component be added to the HL7 segment/message. On the receiving application, the data field must be de-escaped after being parsed out of the message before being decoded. This can be expressed as "encode," "escape, "parse," "de-escape" or "d</w:t>
      </w:r>
      <w:r>
        <w:t>e</w:t>
      </w:r>
      <w:r>
        <w:t>code".</w:t>
      </w:r>
    </w:p>
    <w:bookmarkStart w:id="640" w:name="_Ref358257816"/>
    <w:bookmarkStart w:id="641" w:name="_Toc359236018"/>
    <w:bookmarkStart w:id="642" w:name="_Toc498145959"/>
    <w:bookmarkStart w:id="643" w:name="_Toc527864528"/>
    <w:bookmarkStart w:id="644" w:name="_Toc527866000"/>
    <w:bookmarkStart w:id="645" w:name="_Toc528481885"/>
    <w:bookmarkStart w:id="646" w:name="_Toc528482390"/>
    <w:bookmarkStart w:id="647" w:name="_Toc528482689"/>
    <w:bookmarkStart w:id="648" w:name="_Toc528482814"/>
    <w:bookmarkStart w:id="649" w:name="_Toc528486122"/>
    <w:bookmarkStart w:id="650" w:name="_Toc536689734"/>
    <w:p w14:paraId="0F183853" w14:textId="77777777" w:rsidR="00980D3B" w:rsidRDefault="00980D3B">
      <w:pPr>
        <w:pStyle w:val="Heading3"/>
        <w:rPr>
          <w:lang w:val="fr-FR"/>
        </w:rPr>
      </w:pPr>
      <w:r>
        <w:lastRenderedPageBreak/>
        <w:fldChar w:fldCharType="begin"/>
      </w:r>
      <w:r>
        <w:rPr>
          <w:lang w:val="fr-FR"/>
        </w:rPr>
        <w:instrText xml:space="preserve"> XE "EI" </w:instrText>
      </w:r>
      <w:r>
        <w:fldChar w:fldCharType="end"/>
      </w:r>
      <w:r>
        <w:fldChar w:fldCharType="begin"/>
      </w:r>
      <w:r>
        <w:rPr>
          <w:lang w:val="fr-FR"/>
        </w:rPr>
        <w:instrText xml:space="preserve"> XE "Data types: EI" </w:instrText>
      </w:r>
      <w:r>
        <w:fldChar w:fldCharType="end"/>
      </w:r>
      <w:bookmarkStart w:id="651" w:name="_Ref536775524"/>
      <w:bookmarkStart w:id="652" w:name="_Toc496479"/>
      <w:bookmarkStart w:id="653" w:name="_Toc524826"/>
      <w:bookmarkStart w:id="654" w:name="_Toc1802409"/>
      <w:bookmarkStart w:id="655" w:name="_Toc22448404"/>
      <w:bookmarkStart w:id="656" w:name="_Toc22697596"/>
      <w:bookmarkStart w:id="657" w:name="_Toc24273631"/>
      <w:r>
        <w:rPr>
          <w:lang w:val="fr-FR"/>
        </w:rPr>
        <w:t>EI - entity identifier</w:t>
      </w:r>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p>
    <w:p w14:paraId="2F357629" w14:textId="77777777" w:rsidR="00980D3B" w:rsidRDefault="00980D3B">
      <w:pPr>
        <w:pStyle w:val="ComponentTableCaption"/>
        <w:rPr>
          <w:lang w:val="fr-FR"/>
        </w:rPr>
      </w:pPr>
      <w:bookmarkStart w:id="658" w:name="EI"/>
      <w:r>
        <w:rPr>
          <w:lang w:val="fr-FR"/>
        </w:rPr>
        <w:t xml:space="preserve">HL7 Component Table - EI – Entity Identifier </w:t>
      </w:r>
      <w:r>
        <w:fldChar w:fldCharType="begin"/>
      </w:r>
      <w:r>
        <w:rPr>
          <w:lang w:val="fr-FR"/>
        </w:rPr>
        <w:instrText xml:space="preserve"> XE "HL7 Component Table - EI" </w:instrText>
      </w:r>
      <w:r>
        <w:fldChar w:fldCharType="end"/>
      </w:r>
      <w:bookmarkEnd w:id="65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4A0FBB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102CA9A"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53234944"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0BBE8EF2"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87E9A34"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BEE90E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A391FB2"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C81B139"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678D570" w14:textId="77777777" w:rsidR="00980D3B" w:rsidRDefault="00980D3B">
            <w:pPr>
              <w:pStyle w:val="ComponentTableHeader"/>
              <w:rPr>
                <w:b w:val="0"/>
                <w:lang w:val="fr-FR"/>
              </w:rPr>
            </w:pPr>
            <w:r>
              <w:rPr>
                <w:lang w:val="fr-FR"/>
              </w:rPr>
              <w:t>SEC.REF.</w:t>
            </w:r>
          </w:p>
        </w:tc>
      </w:tr>
      <w:tr w:rsidR="00980D3B" w14:paraId="7B35845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EE6312A" w14:textId="77777777" w:rsidR="00980D3B" w:rsidRDefault="00980D3B">
            <w:pPr>
              <w:pStyle w:val="ComponentTableBody"/>
            </w:pPr>
            <w:r>
              <w:t>1</w:t>
            </w:r>
          </w:p>
        </w:tc>
        <w:tc>
          <w:tcPr>
            <w:tcW w:w="576" w:type="dxa"/>
            <w:tcBorders>
              <w:top w:val="single" w:sz="4" w:space="0" w:color="auto"/>
              <w:bottom w:val="single" w:sz="4" w:space="0" w:color="auto"/>
            </w:tcBorders>
          </w:tcPr>
          <w:p w14:paraId="6FF8F83D" w14:textId="77777777" w:rsidR="00980D3B" w:rsidRDefault="00980D3B">
            <w:pPr>
              <w:pStyle w:val="ComponentTableBody"/>
            </w:pPr>
            <w:r>
              <w:t>199</w:t>
            </w:r>
          </w:p>
        </w:tc>
        <w:tc>
          <w:tcPr>
            <w:tcW w:w="720" w:type="dxa"/>
            <w:tcBorders>
              <w:top w:val="single" w:sz="4" w:space="0" w:color="auto"/>
              <w:bottom w:val="single" w:sz="4" w:space="0" w:color="auto"/>
            </w:tcBorders>
          </w:tcPr>
          <w:p w14:paraId="3D583026" w14:textId="77777777" w:rsidR="00980D3B" w:rsidRDefault="00980D3B">
            <w:pPr>
              <w:pStyle w:val="ComponentTableBody"/>
            </w:pPr>
            <w:r>
              <w:t>ST</w:t>
            </w:r>
          </w:p>
        </w:tc>
        <w:tc>
          <w:tcPr>
            <w:tcW w:w="576" w:type="dxa"/>
            <w:tcBorders>
              <w:top w:val="single" w:sz="4" w:space="0" w:color="auto"/>
              <w:bottom w:val="single" w:sz="4" w:space="0" w:color="auto"/>
            </w:tcBorders>
          </w:tcPr>
          <w:p w14:paraId="7B3C0289" w14:textId="77777777" w:rsidR="00980D3B" w:rsidRDefault="00980D3B">
            <w:pPr>
              <w:pStyle w:val="ComponentTableBody"/>
            </w:pPr>
            <w:r>
              <w:t>O</w:t>
            </w:r>
          </w:p>
        </w:tc>
        <w:tc>
          <w:tcPr>
            <w:tcW w:w="720" w:type="dxa"/>
            <w:tcBorders>
              <w:top w:val="single" w:sz="4" w:space="0" w:color="auto"/>
              <w:bottom w:val="single" w:sz="4" w:space="0" w:color="auto"/>
            </w:tcBorders>
          </w:tcPr>
          <w:p w14:paraId="483A2EB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B1F0083" w14:textId="77777777" w:rsidR="00980D3B" w:rsidRDefault="00980D3B">
            <w:pPr>
              <w:pStyle w:val="ComponentTableBody"/>
              <w:jc w:val="left"/>
            </w:pPr>
            <w:r>
              <w:t>Entity Identifier</w:t>
            </w:r>
          </w:p>
        </w:tc>
        <w:tc>
          <w:tcPr>
            <w:tcW w:w="1440" w:type="dxa"/>
            <w:tcBorders>
              <w:top w:val="single" w:sz="4" w:space="0" w:color="auto"/>
              <w:bottom w:val="single" w:sz="4" w:space="0" w:color="auto"/>
            </w:tcBorders>
          </w:tcPr>
          <w:p w14:paraId="6F63A03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C065D48"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0F27431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F241BF5" w14:textId="77777777" w:rsidR="00980D3B" w:rsidRDefault="00980D3B">
            <w:pPr>
              <w:pStyle w:val="ComponentTableBody"/>
            </w:pPr>
            <w:r>
              <w:t>2</w:t>
            </w:r>
          </w:p>
        </w:tc>
        <w:tc>
          <w:tcPr>
            <w:tcW w:w="576" w:type="dxa"/>
            <w:tcBorders>
              <w:top w:val="single" w:sz="4" w:space="0" w:color="auto"/>
              <w:bottom w:val="single" w:sz="4" w:space="0" w:color="auto"/>
            </w:tcBorders>
          </w:tcPr>
          <w:p w14:paraId="37517220" w14:textId="77777777" w:rsidR="00980D3B" w:rsidRDefault="00980D3B">
            <w:pPr>
              <w:pStyle w:val="ComponentTableBody"/>
            </w:pPr>
            <w:r>
              <w:t>20</w:t>
            </w:r>
          </w:p>
        </w:tc>
        <w:tc>
          <w:tcPr>
            <w:tcW w:w="720" w:type="dxa"/>
            <w:tcBorders>
              <w:top w:val="single" w:sz="4" w:space="0" w:color="auto"/>
              <w:bottom w:val="single" w:sz="4" w:space="0" w:color="auto"/>
            </w:tcBorders>
          </w:tcPr>
          <w:p w14:paraId="4A941396" w14:textId="77777777" w:rsidR="00980D3B" w:rsidRDefault="00980D3B">
            <w:pPr>
              <w:pStyle w:val="ComponentTableBody"/>
            </w:pPr>
            <w:r>
              <w:t>IS</w:t>
            </w:r>
          </w:p>
        </w:tc>
        <w:tc>
          <w:tcPr>
            <w:tcW w:w="576" w:type="dxa"/>
            <w:tcBorders>
              <w:top w:val="single" w:sz="4" w:space="0" w:color="auto"/>
              <w:bottom w:val="single" w:sz="4" w:space="0" w:color="auto"/>
            </w:tcBorders>
          </w:tcPr>
          <w:p w14:paraId="2DC032CA"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1694C4B" w14:textId="77777777" w:rsidR="00980D3B" w:rsidRDefault="00980D3B">
            <w:pPr>
              <w:pStyle w:val="ComponentTableBody"/>
              <w:rPr>
                <w:lang w:val="it-IT"/>
              </w:rPr>
            </w:pPr>
            <w:r>
              <w:rPr>
                <w:lang w:val="it-IT"/>
              </w:rPr>
              <w:t>0363</w:t>
            </w:r>
          </w:p>
        </w:tc>
        <w:tc>
          <w:tcPr>
            <w:tcW w:w="2880" w:type="dxa"/>
            <w:tcBorders>
              <w:top w:val="single" w:sz="4" w:space="0" w:color="auto"/>
              <w:bottom w:val="single" w:sz="4" w:space="0" w:color="auto"/>
            </w:tcBorders>
          </w:tcPr>
          <w:p w14:paraId="7FA0BC13" w14:textId="77777777" w:rsidR="00980D3B" w:rsidRDefault="00980D3B">
            <w:pPr>
              <w:pStyle w:val="ComponentTableBody"/>
              <w:jc w:val="left"/>
              <w:rPr>
                <w:lang w:val="it-IT"/>
              </w:rPr>
            </w:pPr>
            <w:r>
              <w:rPr>
                <w:lang w:val="it-IT"/>
              </w:rPr>
              <w:t>Namespace ID</w:t>
            </w:r>
          </w:p>
        </w:tc>
        <w:tc>
          <w:tcPr>
            <w:tcW w:w="1440" w:type="dxa"/>
            <w:tcBorders>
              <w:top w:val="single" w:sz="4" w:space="0" w:color="auto"/>
              <w:bottom w:val="single" w:sz="4" w:space="0" w:color="auto"/>
            </w:tcBorders>
          </w:tcPr>
          <w:p w14:paraId="545C1525"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6BA40A2D"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06A962C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04625DE" w14:textId="77777777" w:rsidR="00980D3B" w:rsidRDefault="00980D3B">
            <w:pPr>
              <w:pStyle w:val="ComponentTableBody"/>
            </w:pPr>
            <w:r>
              <w:t>3</w:t>
            </w:r>
          </w:p>
        </w:tc>
        <w:tc>
          <w:tcPr>
            <w:tcW w:w="576" w:type="dxa"/>
            <w:tcBorders>
              <w:top w:val="single" w:sz="4" w:space="0" w:color="auto"/>
              <w:bottom w:val="single" w:sz="4" w:space="0" w:color="auto"/>
            </w:tcBorders>
          </w:tcPr>
          <w:p w14:paraId="4E27A54B" w14:textId="77777777" w:rsidR="00980D3B" w:rsidRDefault="00980D3B">
            <w:pPr>
              <w:pStyle w:val="ComponentTableBody"/>
            </w:pPr>
            <w:r>
              <w:t>199</w:t>
            </w:r>
          </w:p>
        </w:tc>
        <w:tc>
          <w:tcPr>
            <w:tcW w:w="720" w:type="dxa"/>
            <w:tcBorders>
              <w:top w:val="single" w:sz="4" w:space="0" w:color="auto"/>
              <w:bottom w:val="single" w:sz="4" w:space="0" w:color="auto"/>
            </w:tcBorders>
          </w:tcPr>
          <w:p w14:paraId="61FCFA99" w14:textId="77777777" w:rsidR="00980D3B" w:rsidRDefault="00980D3B">
            <w:pPr>
              <w:pStyle w:val="ComponentTableBody"/>
            </w:pPr>
            <w:r>
              <w:t>ST</w:t>
            </w:r>
          </w:p>
        </w:tc>
        <w:tc>
          <w:tcPr>
            <w:tcW w:w="576" w:type="dxa"/>
            <w:tcBorders>
              <w:top w:val="single" w:sz="4" w:space="0" w:color="auto"/>
              <w:bottom w:val="single" w:sz="4" w:space="0" w:color="auto"/>
            </w:tcBorders>
          </w:tcPr>
          <w:p w14:paraId="41269CF1" w14:textId="77777777" w:rsidR="00980D3B" w:rsidRDefault="00980D3B">
            <w:pPr>
              <w:pStyle w:val="ComponentTableBody"/>
            </w:pPr>
            <w:r>
              <w:t>C</w:t>
            </w:r>
          </w:p>
        </w:tc>
        <w:tc>
          <w:tcPr>
            <w:tcW w:w="720" w:type="dxa"/>
            <w:tcBorders>
              <w:top w:val="single" w:sz="4" w:space="0" w:color="auto"/>
              <w:bottom w:val="single" w:sz="4" w:space="0" w:color="auto"/>
            </w:tcBorders>
          </w:tcPr>
          <w:p w14:paraId="015FAFD5"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EE92F88" w14:textId="77777777" w:rsidR="00980D3B" w:rsidRDefault="00980D3B">
            <w:pPr>
              <w:pStyle w:val="ComponentTableBody"/>
              <w:jc w:val="left"/>
            </w:pPr>
            <w:r>
              <w:t>Universal ID</w:t>
            </w:r>
          </w:p>
        </w:tc>
        <w:tc>
          <w:tcPr>
            <w:tcW w:w="1440" w:type="dxa"/>
            <w:tcBorders>
              <w:top w:val="single" w:sz="4" w:space="0" w:color="auto"/>
              <w:bottom w:val="single" w:sz="4" w:space="0" w:color="auto"/>
            </w:tcBorders>
          </w:tcPr>
          <w:p w14:paraId="62D1543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39999AE"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3ADCAFB"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B405453" w14:textId="77777777" w:rsidR="00980D3B" w:rsidRDefault="00980D3B">
            <w:pPr>
              <w:pStyle w:val="ComponentTableBody"/>
            </w:pPr>
            <w:r>
              <w:t>4</w:t>
            </w:r>
          </w:p>
        </w:tc>
        <w:tc>
          <w:tcPr>
            <w:tcW w:w="576" w:type="dxa"/>
            <w:tcBorders>
              <w:top w:val="single" w:sz="4" w:space="0" w:color="auto"/>
              <w:bottom w:val="double" w:sz="4" w:space="0" w:color="auto"/>
            </w:tcBorders>
          </w:tcPr>
          <w:p w14:paraId="5DEFC5AC" w14:textId="77777777" w:rsidR="00980D3B" w:rsidRDefault="00980D3B">
            <w:pPr>
              <w:pStyle w:val="ComponentTableBody"/>
            </w:pPr>
            <w:r>
              <w:t>6</w:t>
            </w:r>
          </w:p>
        </w:tc>
        <w:tc>
          <w:tcPr>
            <w:tcW w:w="720" w:type="dxa"/>
            <w:tcBorders>
              <w:top w:val="single" w:sz="4" w:space="0" w:color="auto"/>
              <w:bottom w:val="double" w:sz="4" w:space="0" w:color="auto"/>
            </w:tcBorders>
          </w:tcPr>
          <w:p w14:paraId="527F494D" w14:textId="77777777" w:rsidR="00980D3B" w:rsidRDefault="00980D3B">
            <w:pPr>
              <w:pStyle w:val="ComponentTableBody"/>
            </w:pPr>
            <w:r>
              <w:t>ID</w:t>
            </w:r>
          </w:p>
        </w:tc>
        <w:tc>
          <w:tcPr>
            <w:tcW w:w="576" w:type="dxa"/>
            <w:tcBorders>
              <w:top w:val="single" w:sz="4" w:space="0" w:color="auto"/>
              <w:bottom w:val="double" w:sz="4" w:space="0" w:color="auto"/>
            </w:tcBorders>
          </w:tcPr>
          <w:p w14:paraId="782BE570" w14:textId="77777777" w:rsidR="00980D3B" w:rsidRDefault="00980D3B">
            <w:pPr>
              <w:pStyle w:val="ComponentTableBody"/>
            </w:pPr>
            <w:r>
              <w:t>C</w:t>
            </w:r>
          </w:p>
        </w:tc>
        <w:tc>
          <w:tcPr>
            <w:tcW w:w="720" w:type="dxa"/>
            <w:tcBorders>
              <w:top w:val="single" w:sz="4" w:space="0" w:color="auto"/>
              <w:bottom w:val="double" w:sz="4" w:space="0" w:color="auto"/>
            </w:tcBorders>
          </w:tcPr>
          <w:p w14:paraId="470DEB0E" w14:textId="77777777" w:rsidR="00980D3B" w:rsidRDefault="00980D3B">
            <w:pPr>
              <w:pStyle w:val="ComponentTableBody"/>
            </w:pPr>
            <w:r>
              <w:t>0301</w:t>
            </w:r>
          </w:p>
        </w:tc>
        <w:tc>
          <w:tcPr>
            <w:tcW w:w="2880" w:type="dxa"/>
            <w:tcBorders>
              <w:top w:val="single" w:sz="4" w:space="0" w:color="auto"/>
              <w:bottom w:val="double" w:sz="4" w:space="0" w:color="auto"/>
            </w:tcBorders>
          </w:tcPr>
          <w:p w14:paraId="7BFF4B2E" w14:textId="77777777" w:rsidR="00980D3B" w:rsidRDefault="00980D3B">
            <w:pPr>
              <w:pStyle w:val="ComponentTableBody"/>
              <w:jc w:val="left"/>
            </w:pPr>
            <w:r>
              <w:t>Universal ID Type</w:t>
            </w:r>
          </w:p>
        </w:tc>
        <w:tc>
          <w:tcPr>
            <w:tcW w:w="1440" w:type="dxa"/>
            <w:tcBorders>
              <w:top w:val="single" w:sz="4" w:space="0" w:color="auto"/>
              <w:bottom w:val="double" w:sz="4" w:space="0" w:color="auto"/>
            </w:tcBorders>
          </w:tcPr>
          <w:p w14:paraId="0BF40E6A"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2CD99ECC"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2D50D4FA" w14:textId="77777777" w:rsidR="00980D3B" w:rsidRDefault="00980D3B">
      <w:pPr>
        <w:pStyle w:val="NormalIndented"/>
      </w:pPr>
      <w:r>
        <w:rPr>
          <w:rStyle w:val="Strong"/>
        </w:rPr>
        <w:t>Definition:</w:t>
      </w:r>
      <w:r>
        <w:t xml:space="preserve"> The entity identifier defines a given entity within a specified series of identif</w:t>
      </w:r>
      <w:r>
        <w:t>i</w:t>
      </w:r>
      <w:r>
        <w:t>ers.</w:t>
      </w:r>
    </w:p>
    <w:p w14:paraId="110753D7" w14:textId="77777777" w:rsidR="00980D3B" w:rsidRDefault="00980D3B">
      <w:pPr>
        <w:pStyle w:val="Note"/>
      </w:pPr>
      <w:r>
        <w:rPr>
          <w:rStyle w:val="Strong"/>
        </w:rPr>
        <w:t>Maximum Length</w:t>
      </w:r>
      <w:r>
        <w:t>: 427</w:t>
      </w:r>
    </w:p>
    <w:p w14:paraId="61280A7D" w14:textId="77777777" w:rsidR="00980D3B" w:rsidRDefault="00980D3B">
      <w:pPr>
        <w:pStyle w:val="NormalIndented"/>
      </w:pPr>
      <w:r>
        <w:t>The EI is appropriate for, but not limited to, machine or software generated identifiers. The generated identifier goes in the first component. The remaining components, 2 through 4, are known as the assigning authority; they identify the machine/system r</w:t>
      </w:r>
      <w:r>
        <w:t>e</w:t>
      </w:r>
      <w:r>
        <w:t>sponsible for generating the identifier in component 1.</w:t>
      </w:r>
    </w:p>
    <w:p w14:paraId="58273DC4" w14:textId="77777777" w:rsidR="00980D3B" w:rsidRDefault="00980D3B">
      <w:pPr>
        <w:pStyle w:val="NormalIndented"/>
      </w:pPr>
      <w:r>
        <w:t>The specified series, the assigning authority, is defined by components 2 through 4. The assigning autho</w:t>
      </w:r>
      <w:r>
        <w:t>r</w:t>
      </w:r>
      <w:r>
        <w:t xml:space="preserve">ity is of the hierarchic designator (HD) data type, but it is defined as three separate components in the EI data type, rather than as a single component as would normally be the case. This is in order to maintain backward compatibility with the EI’s use as a component in several existing data fields. Otherwise, the components 2 through 4 are as defined in Section </w:t>
      </w:r>
      <w:r>
        <w:rPr>
          <w:rStyle w:val="HyperlinkText"/>
        </w:rPr>
        <w:fldChar w:fldCharType="begin"/>
      </w:r>
      <w:r>
        <w:rPr>
          <w:rStyle w:val="HyperlinkText"/>
        </w:rPr>
        <w:instrText xml:space="preserve"> REF _Ref358257805 \w \h </w:instrText>
      </w:r>
      <w:r>
        <w:rPr>
          <w:rStyle w:val="HyperlinkText"/>
        </w:rPr>
      </w:r>
      <w:r>
        <w:rPr>
          <w:rStyle w:val="HyperlinkText"/>
        </w:rPr>
        <w:instrText xml:space="preserve"> \* MERGEFORMAT </w:instrText>
      </w:r>
      <w:r>
        <w:rPr>
          <w:rStyle w:val="HyperlinkText"/>
        </w:rPr>
        <w:fldChar w:fldCharType="separate"/>
      </w:r>
      <w:r>
        <w:rPr>
          <w:rStyle w:val="HyperlinkText"/>
        </w:rPr>
        <w:t>2.A.33</w:t>
      </w:r>
      <w:r>
        <w:rPr>
          <w:rStyle w:val="HyperlinkText"/>
        </w:rPr>
        <w:fldChar w:fldCharType="end"/>
      </w:r>
      <w:r>
        <w:t>, "</w:t>
      </w:r>
      <w:r>
        <w:rPr>
          <w:rStyle w:val="HyperlinkText"/>
        </w:rPr>
        <w:fldChar w:fldCharType="begin"/>
      </w:r>
      <w:r>
        <w:rPr>
          <w:rStyle w:val="HyperlinkText"/>
        </w:rPr>
        <w:instrText xml:space="preserve"> REF _Ref358257805 \h </w:instrText>
      </w:r>
      <w:r>
        <w:rPr>
          <w:rStyle w:val="HyperlinkText"/>
        </w:rPr>
      </w:r>
      <w:r>
        <w:rPr>
          <w:rStyle w:val="HyperlinkText"/>
        </w:rPr>
        <w:instrText xml:space="preserve"> \* MERGEFORMAT </w:instrText>
      </w:r>
      <w:r>
        <w:rPr>
          <w:rStyle w:val="HyperlinkText"/>
        </w:rPr>
        <w:fldChar w:fldCharType="separate"/>
      </w:r>
      <w:r>
        <w:rPr>
          <w:rStyle w:val="HyperlinkText"/>
        </w:rPr>
        <w:t>HD - hierarchic designator</w:t>
      </w:r>
      <w:r>
        <w:rPr>
          <w:rStyle w:val="HyperlinkText"/>
        </w:rPr>
        <w:fldChar w:fldCharType="end"/>
      </w:r>
      <w:r>
        <w:t>". Hierarchic desi</w:t>
      </w:r>
      <w:r>
        <w:t>g</w:t>
      </w:r>
      <w:r>
        <w:t>nators (HD) are unique across a given HL7 implementation.</w:t>
      </w:r>
    </w:p>
    <w:p w14:paraId="747978AB" w14:textId="77777777" w:rsidR="00980D3B" w:rsidRDefault="00980D3B">
      <w:pPr>
        <w:pStyle w:val="Heading4"/>
        <w:rPr>
          <w:vanish/>
        </w:rPr>
      </w:pPr>
      <w:r>
        <w:rPr>
          <w:vanish/>
        </w:rPr>
        <w:t>hiddentext</w:t>
      </w:r>
    </w:p>
    <w:p w14:paraId="73172A9C" w14:textId="77777777" w:rsidR="00980D3B" w:rsidRDefault="00980D3B">
      <w:pPr>
        <w:pStyle w:val="Heading4"/>
      </w:pPr>
      <w:bookmarkStart w:id="659" w:name="_Toc498145960"/>
      <w:bookmarkStart w:id="660" w:name="_Toc527864529"/>
      <w:bookmarkStart w:id="661" w:name="_Toc527866001"/>
      <w:r>
        <w:t>Entity Identifier (ST)</w:t>
      </w:r>
      <w:bookmarkEnd w:id="659"/>
      <w:bookmarkEnd w:id="660"/>
      <w:bookmarkEnd w:id="661"/>
    </w:p>
    <w:p w14:paraId="5ACA917D" w14:textId="77777777" w:rsidR="00980D3B" w:rsidRDefault="00980D3B">
      <w:pPr>
        <w:pStyle w:val="NormalIndented"/>
      </w:pPr>
      <w:r>
        <w:t>The first component, &lt;entity identifier&gt;, is usually defined to be unique within the series of identifiers cr</w:t>
      </w:r>
      <w:r>
        <w:t>e</w:t>
      </w:r>
      <w:r>
        <w:t xml:space="preserve">ated by the &lt;assigning authority&gt;, defined by a hierarchic designator, represented by components 2 through 4. See Section </w:t>
      </w:r>
      <w:r>
        <w:rPr>
          <w:rStyle w:val="HyperlinkText"/>
        </w:rPr>
        <w:fldChar w:fldCharType="begin"/>
      </w:r>
      <w:r>
        <w:rPr>
          <w:rStyle w:val="HyperlinkText"/>
        </w:rPr>
        <w:instrText xml:space="preserve"> REF _Ref358257805 \w \h </w:instrText>
      </w:r>
      <w:r>
        <w:rPr>
          <w:rStyle w:val="HyperlinkText"/>
        </w:rPr>
      </w:r>
      <w:r>
        <w:rPr>
          <w:rStyle w:val="HyperlinkText"/>
        </w:rPr>
        <w:instrText xml:space="preserve"> \* MERGEFORMAT </w:instrText>
      </w:r>
      <w:r>
        <w:rPr>
          <w:rStyle w:val="HyperlinkText"/>
        </w:rPr>
        <w:fldChar w:fldCharType="separate"/>
      </w:r>
      <w:r>
        <w:rPr>
          <w:rStyle w:val="HyperlinkText"/>
        </w:rPr>
        <w:t>2.A.33</w:t>
      </w:r>
      <w:r>
        <w:rPr>
          <w:rStyle w:val="HyperlinkText"/>
        </w:rPr>
        <w:fldChar w:fldCharType="end"/>
      </w:r>
      <w:r>
        <w:t>, "</w:t>
      </w:r>
      <w:r>
        <w:rPr>
          <w:rStyle w:val="HyperlinkText"/>
        </w:rPr>
        <w:fldChar w:fldCharType="begin"/>
      </w:r>
      <w:r>
        <w:rPr>
          <w:rStyle w:val="HyperlinkText"/>
        </w:rPr>
        <w:instrText xml:space="preserve"> REF _Ref358257805 \h </w:instrText>
      </w:r>
      <w:r>
        <w:rPr>
          <w:rStyle w:val="HyperlinkText"/>
        </w:rPr>
      </w:r>
      <w:r>
        <w:rPr>
          <w:rStyle w:val="HyperlinkText"/>
        </w:rPr>
        <w:instrText xml:space="preserve"> \* MERGEFORMAT </w:instrText>
      </w:r>
      <w:r>
        <w:rPr>
          <w:rStyle w:val="HyperlinkText"/>
        </w:rPr>
        <w:fldChar w:fldCharType="separate"/>
      </w:r>
      <w:r>
        <w:rPr>
          <w:rStyle w:val="HyperlinkText"/>
        </w:rPr>
        <w:t>HD - hierarchic designator</w:t>
      </w:r>
      <w:r>
        <w:rPr>
          <w:rStyle w:val="HyperlinkText"/>
        </w:rPr>
        <w:fldChar w:fldCharType="end"/>
      </w:r>
      <w:r>
        <w:t>".</w:t>
      </w:r>
    </w:p>
    <w:p w14:paraId="283C5B21" w14:textId="77777777" w:rsidR="00980D3B" w:rsidRDefault="00980D3B">
      <w:pPr>
        <w:pStyle w:val="Heading4"/>
      </w:pPr>
      <w:bookmarkStart w:id="662" w:name="_Toc498145961"/>
      <w:bookmarkStart w:id="663" w:name="_Toc527864530"/>
      <w:bookmarkStart w:id="664" w:name="_Toc527866002"/>
      <w:r>
        <w:t>Namespace ID (IS)</w:t>
      </w:r>
      <w:bookmarkEnd w:id="662"/>
      <w:bookmarkEnd w:id="663"/>
      <w:bookmarkEnd w:id="664"/>
    </w:p>
    <w:p w14:paraId="2E80B7FD" w14:textId="77777777" w:rsidR="00980D3B" w:rsidRDefault="00980D3B">
      <w:pPr>
        <w:pStyle w:val="NormalIndented"/>
      </w:pPr>
      <w:r>
        <w:t xml:space="preserve">See Section </w:t>
      </w:r>
      <w:r>
        <w:rPr>
          <w:rStyle w:val="HyperlinkText"/>
        </w:rPr>
        <w:fldChar w:fldCharType="begin"/>
      </w:r>
      <w:r>
        <w:rPr>
          <w:rStyle w:val="HyperlinkText"/>
        </w:rPr>
        <w:instrText xml:space="preserve"> REF _Ref450698464 \w \h </w:instrText>
      </w:r>
      <w:r>
        <w:rPr>
          <w:rStyle w:val="HyperlinkText"/>
        </w:rPr>
      </w:r>
      <w:r>
        <w:rPr>
          <w:rStyle w:val="HyperlinkText"/>
        </w:rPr>
        <w:instrText xml:space="preserve"> \* MERGEFORMAT </w:instrText>
      </w:r>
      <w:r>
        <w:rPr>
          <w:rStyle w:val="HyperlinkText"/>
        </w:rPr>
        <w:fldChar w:fldCharType="separate"/>
      </w:r>
      <w:r>
        <w:rPr>
          <w:rStyle w:val="HyperlinkText"/>
        </w:rPr>
        <w:t>2.A.33.1</w:t>
      </w:r>
      <w:r>
        <w:rPr>
          <w:rStyle w:val="HyperlinkText"/>
        </w:rPr>
        <w:fldChar w:fldCharType="end"/>
      </w:r>
      <w:r>
        <w:t>, "</w:t>
      </w:r>
      <w:r>
        <w:rPr>
          <w:rStyle w:val="HyperlinkText"/>
        </w:rPr>
        <w:fldChar w:fldCharType="begin"/>
      </w:r>
      <w:r>
        <w:rPr>
          <w:rStyle w:val="HyperlinkText"/>
        </w:rPr>
        <w:instrText xml:space="preserve"> REF _Ref450698464 \h </w:instrText>
      </w:r>
      <w:r>
        <w:rPr>
          <w:rStyle w:val="HyperlinkText"/>
        </w:rPr>
      </w:r>
      <w:r>
        <w:rPr>
          <w:rStyle w:val="HyperlinkText"/>
        </w:rPr>
        <w:instrText xml:space="preserve"> \* MERGEFORMAT </w:instrText>
      </w:r>
      <w:r>
        <w:rPr>
          <w:rStyle w:val="HyperlinkText"/>
        </w:rPr>
        <w:fldChar w:fldCharType="separate"/>
      </w:r>
      <w:r>
        <w:rPr>
          <w:rStyle w:val="HyperlinkText"/>
        </w:rPr>
        <w:t>Namespace ID (IS)</w:t>
      </w:r>
      <w:r>
        <w:rPr>
          <w:rStyle w:val="HyperlinkText"/>
        </w:rPr>
        <w:fldChar w:fldCharType="end"/>
      </w:r>
      <w:r>
        <w:t>" for definition.</w:t>
      </w:r>
    </w:p>
    <w:p w14:paraId="1B1F24D4" w14:textId="77777777" w:rsidR="00980D3B" w:rsidRDefault="00980D3B">
      <w:pPr>
        <w:pStyle w:val="NormalIndented"/>
      </w:pPr>
      <w:r>
        <w:t xml:space="preserve">The assigning authority is a unique identifier of the system (or organization or agency or department) that creates the data. Refer to </w:t>
      </w:r>
      <w:hyperlink w:anchor="HL70363" w:history="1">
        <w:r>
          <w:rPr>
            <w:rStyle w:val="HyperlinkText"/>
          </w:rPr>
          <w:t>User-defined Table 0</w:t>
        </w:r>
        <w:bookmarkStart w:id="665" w:name="_Hlt487443496"/>
        <w:r>
          <w:rPr>
            <w:rStyle w:val="HyperlinkText"/>
          </w:rPr>
          <w:t>3</w:t>
        </w:r>
        <w:bookmarkEnd w:id="665"/>
        <w:r>
          <w:rPr>
            <w:rStyle w:val="HyperlinkText"/>
          </w:rPr>
          <w:t>63 – Assigning authority</w:t>
        </w:r>
      </w:hyperlink>
      <w:r>
        <w:t xml:space="preserve"> for suggested values.</w:t>
      </w:r>
    </w:p>
    <w:p w14:paraId="14D48A2C" w14:textId="77777777" w:rsidR="00980D3B" w:rsidRDefault="00980D3B">
      <w:pPr>
        <w:pStyle w:val="Note"/>
        <w:keepNext/>
      </w:pPr>
      <w:r>
        <w:rPr>
          <w:rStyle w:val="Strong"/>
        </w:rPr>
        <w:t>Note:</w:t>
      </w:r>
      <w:r>
        <w:t xml:space="preserve"> When the HD is used as a part of another data type, in this case as part of the EI data type, this table may be re-defined (given a different user-defined table number and name) by the technical committee responsible for that segment.</w:t>
      </w:r>
      <w:r>
        <w:rPr>
          <w:rStyle w:val="Strong"/>
        </w:rPr>
        <w:t xml:space="preserve"> </w:t>
      </w:r>
    </w:p>
    <w:p w14:paraId="38C57375" w14:textId="77777777" w:rsidR="00980D3B" w:rsidRDefault="00980D3B">
      <w:pPr>
        <w:pStyle w:val="Note"/>
        <w:keepNext/>
      </w:pPr>
      <w:r>
        <w:t xml:space="preserve">By site agreement, implementers may continue to use </w:t>
      </w:r>
      <w:hyperlink w:anchor="HL70300" w:history="1">
        <w:r>
          <w:rPr>
            <w:rStyle w:val="ReferenceUserTable"/>
          </w:rPr>
          <w:t>User-defined Table 03</w:t>
        </w:r>
        <w:bookmarkStart w:id="666" w:name="_Hlt478367385"/>
        <w:r>
          <w:rPr>
            <w:rStyle w:val="ReferenceUserTable"/>
          </w:rPr>
          <w:t>0</w:t>
        </w:r>
        <w:bookmarkEnd w:id="666"/>
        <w:r>
          <w:rPr>
            <w:rStyle w:val="ReferenceUserTable"/>
          </w:rPr>
          <w:t>0 – Namespace ID</w:t>
        </w:r>
      </w:hyperlink>
      <w:r>
        <w:t xml:space="preserve"> for the first component</w:t>
      </w:r>
    </w:p>
    <w:p w14:paraId="09EB0F32" w14:textId="77777777" w:rsidR="00980D3B" w:rsidRDefault="00980D3B">
      <w:pPr>
        <w:pStyle w:val="Heading4"/>
      </w:pPr>
      <w:bookmarkStart w:id="667" w:name="_Toc498145962"/>
      <w:bookmarkStart w:id="668" w:name="_Toc527864531"/>
      <w:bookmarkStart w:id="669" w:name="_Toc527866003"/>
      <w:r>
        <w:t>Universal ID (ST)</w:t>
      </w:r>
      <w:bookmarkEnd w:id="667"/>
      <w:bookmarkEnd w:id="668"/>
      <w:bookmarkEnd w:id="669"/>
      <w:r>
        <w:t xml:space="preserve">  </w:t>
      </w:r>
    </w:p>
    <w:p w14:paraId="19B2B3C7" w14:textId="77777777" w:rsidR="00980D3B" w:rsidRDefault="00980D3B">
      <w:pPr>
        <w:pStyle w:val="NormalIndented"/>
      </w:pPr>
      <w:r>
        <w:t xml:space="preserve">See Section </w:t>
      </w:r>
      <w:r>
        <w:rPr>
          <w:rStyle w:val="HyperlinkText"/>
        </w:rPr>
        <w:fldChar w:fldCharType="begin"/>
      </w:r>
      <w:r>
        <w:rPr>
          <w:rStyle w:val="HyperlinkText"/>
        </w:rPr>
        <w:instrText xml:space="preserve"> REF _Ref450698656 \w \h </w:instrText>
      </w:r>
      <w:r>
        <w:rPr>
          <w:rStyle w:val="HyperlinkText"/>
        </w:rPr>
      </w:r>
      <w:r>
        <w:rPr>
          <w:rStyle w:val="HyperlinkText"/>
        </w:rPr>
        <w:instrText xml:space="preserve"> \* MERGEFORMAT </w:instrText>
      </w:r>
      <w:r>
        <w:rPr>
          <w:rStyle w:val="HyperlinkText"/>
        </w:rPr>
        <w:fldChar w:fldCharType="separate"/>
      </w:r>
      <w:r>
        <w:rPr>
          <w:rStyle w:val="HyperlinkText"/>
        </w:rPr>
        <w:t>2.A.33.2</w:t>
      </w:r>
      <w:r>
        <w:rPr>
          <w:rStyle w:val="HyperlinkText"/>
        </w:rPr>
        <w:fldChar w:fldCharType="end"/>
      </w:r>
      <w:r>
        <w:t>, "</w:t>
      </w:r>
      <w:r>
        <w:rPr>
          <w:rStyle w:val="HyperlinkText"/>
        </w:rPr>
        <w:fldChar w:fldCharType="begin"/>
      </w:r>
      <w:r>
        <w:rPr>
          <w:rStyle w:val="HyperlinkText"/>
        </w:rPr>
        <w:instrText xml:space="preserve"> REF _Ref450698656 \h </w:instrText>
      </w:r>
      <w:r>
        <w:rPr>
          <w:rStyle w:val="HyperlinkText"/>
        </w:rPr>
      </w:r>
      <w:r>
        <w:rPr>
          <w:rStyle w:val="HyperlinkText"/>
        </w:rPr>
        <w:instrText xml:space="preserve"> \* MERGEFORMAT </w:instrText>
      </w:r>
      <w:r>
        <w:rPr>
          <w:rStyle w:val="HyperlinkText"/>
        </w:rPr>
        <w:fldChar w:fldCharType="separate"/>
      </w:r>
      <w:r>
        <w:rPr>
          <w:rStyle w:val="HyperlinkText"/>
        </w:rPr>
        <w:t>Universal ID (ST)</w:t>
      </w:r>
      <w:r>
        <w:rPr>
          <w:rStyle w:val="HyperlinkText"/>
        </w:rPr>
        <w:fldChar w:fldCharType="end"/>
      </w:r>
      <w:r>
        <w:t>" for definition.</w:t>
      </w:r>
    </w:p>
    <w:p w14:paraId="77A79F20" w14:textId="77777777" w:rsidR="00980D3B" w:rsidRDefault="00980D3B">
      <w:pPr>
        <w:pStyle w:val="Heading4"/>
      </w:pPr>
      <w:bookmarkStart w:id="670" w:name="_Toc498145963"/>
      <w:bookmarkStart w:id="671" w:name="_Toc527864532"/>
      <w:bookmarkStart w:id="672" w:name="_Toc527866004"/>
      <w:r>
        <w:t>Universal ID Type (ID)</w:t>
      </w:r>
      <w:bookmarkEnd w:id="670"/>
      <w:bookmarkEnd w:id="671"/>
      <w:bookmarkEnd w:id="672"/>
      <w:r>
        <w:t xml:space="preserve">  </w:t>
      </w:r>
    </w:p>
    <w:p w14:paraId="7490738D" w14:textId="77777777" w:rsidR="00980D3B" w:rsidRDefault="00980D3B">
      <w:pPr>
        <w:pStyle w:val="NormalIndented"/>
      </w:pPr>
      <w:r>
        <w:t xml:space="preserve">Refer to </w:t>
      </w:r>
      <w:hyperlink w:anchor="HL70301" w:history="1">
        <w:r>
          <w:rPr>
            <w:rStyle w:val="HyperlinkText"/>
          </w:rPr>
          <w:t>HL7 Table 0301 - Universal ID type</w:t>
        </w:r>
      </w:hyperlink>
      <w:r>
        <w:t xml:space="preserve"> for valid values. See Section </w:t>
      </w:r>
      <w:r>
        <w:rPr>
          <w:rStyle w:val="HyperlinkText"/>
        </w:rPr>
        <w:fldChar w:fldCharType="begin"/>
      </w:r>
      <w:r>
        <w:rPr>
          <w:rStyle w:val="HyperlinkText"/>
        </w:rPr>
        <w:instrText xml:space="preserve"> REF _Ref370031504 \w \h </w:instrText>
      </w:r>
      <w:r>
        <w:rPr>
          <w:rStyle w:val="HyperlinkText"/>
        </w:rPr>
      </w:r>
      <w:r>
        <w:rPr>
          <w:rStyle w:val="HyperlinkText"/>
        </w:rPr>
        <w:instrText xml:space="preserve"> \* MERGEFORMAT </w:instrText>
      </w:r>
      <w:r>
        <w:rPr>
          <w:rStyle w:val="HyperlinkText"/>
        </w:rPr>
        <w:fldChar w:fldCharType="separate"/>
      </w:r>
      <w:r>
        <w:rPr>
          <w:rStyle w:val="HyperlinkText"/>
        </w:rPr>
        <w:t>2.A.33.3</w:t>
      </w:r>
      <w:r>
        <w:rPr>
          <w:rStyle w:val="HyperlinkText"/>
        </w:rPr>
        <w:fldChar w:fldCharType="end"/>
      </w:r>
      <w:r>
        <w:t>, "</w:t>
      </w:r>
      <w:r>
        <w:rPr>
          <w:rStyle w:val="HyperlinkText"/>
        </w:rPr>
        <w:fldChar w:fldCharType="begin"/>
      </w:r>
      <w:r>
        <w:rPr>
          <w:rStyle w:val="HyperlinkText"/>
        </w:rPr>
        <w:instrText xml:space="preserve"> REF _Ref370031504 \h </w:instrText>
      </w:r>
      <w:r>
        <w:rPr>
          <w:rStyle w:val="HyperlinkText"/>
        </w:rPr>
      </w:r>
      <w:r>
        <w:rPr>
          <w:rStyle w:val="HyperlinkText"/>
        </w:rPr>
        <w:instrText xml:space="preserve"> \* MERGEFORMAT </w:instrText>
      </w:r>
      <w:r>
        <w:rPr>
          <w:rStyle w:val="HyperlinkText"/>
        </w:rPr>
        <w:fldChar w:fldCharType="separate"/>
      </w:r>
      <w:r>
        <w:rPr>
          <w:rStyle w:val="HyperlinkText"/>
        </w:rPr>
        <w:t>Universal ID Type (ID)</w:t>
      </w:r>
      <w:r>
        <w:rPr>
          <w:rStyle w:val="HyperlinkText"/>
        </w:rPr>
        <w:fldChar w:fldCharType="end"/>
      </w:r>
      <w:r>
        <w:t>," for def</w:t>
      </w:r>
      <w:r>
        <w:t>i</w:t>
      </w:r>
      <w:r>
        <w:t>nition.</w:t>
      </w:r>
    </w:p>
    <w:bookmarkStart w:id="673" w:name="_Ref371387274"/>
    <w:p w14:paraId="64ADDBD6" w14:textId="77777777" w:rsidR="00980D3B" w:rsidRDefault="00980D3B">
      <w:pPr>
        <w:pStyle w:val="Heading3"/>
      </w:pPr>
      <w:r>
        <w:lastRenderedPageBreak/>
        <w:fldChar w:fldCharType="begin"/>
      </w:r>
      <w:r>
        <w:instrText xml:space="preserve"> XE "EIP" </w:instrText>
      </w:r>
      <w:r>
        <w:fldChar w:fldCharType="end"/>
      </w:r>
      <w:r>
        <w:fldChar w:fldCharType="begin"/>
      </w:r>
      <w:r>
        <w:instrText xml:space="preserve"> XE "Data types: EIP" </w:instrText>
      </w:r>
      <w:r>
        <w:fldChar w:fldCharType="end"/>
      </w:r>
      <w:bookmarkStart w:id="674" w:name="_Ref174921"/>
      <w:bookmarkStart w:id="675" w:name="_Toc496480"/>
      <w:bookmarkStart w:id="676" w:name="_Toc524827"/>
      <w:bookmarkStart w:id="677" w:name="_Toc1802410"/>
      <w:bookmarkStart w:id="678" w:name="_Toc22448405"/>
      <w:bookmarkStart w:id="679" w:name="_Toc22697597"/>
      <w:bookmarkStart w:id="680" w:name="_Toc24273632"/>
      <w:r>
        <w:t>EIP - e</w:t>
      </w:r>
      <w:r>
        <w:rPr>
          <w:snapToGrid w:val="0"/>
        </w:rPr>
        <w:t>ntity identifier pair</w:t>
      </w:r>
      <w:bookmarkEnd w:id="674"/>
      <w:bookmarkEnd w:id="675"/>
      <w:bookmarkEnd w:id="676"/>
      <w:bookmarkEnd w:id="677"/>
      <w:bookmarkEnd w:id="678"/>
      <w:bookmarkEnd w:id="679"/>
      <w:bookmarkEnd w:id="680"/>
    </w:p>
    <w:p w14:paraId="7CD78511" w14:textId="77777777" w:rsidR="00980D3B" w:rsidRDefault="00980D3B">
      <w:pPr>
        <w:pStyle w:val="ComponentTableCaption"/>
      </w:pPr>
      <w:bookmarkStart w:id="681" w:name="EIP"/>
      <w:r>
        <w:t xml:space="preserve">HL7 Component Table - EIP – Entity Identifier Pair </w:t>
      </w:r>
      <w:r>
        <w:fldChar w:fldCharType="begin"/>
      </w:r>
      <w:r>
        <w:instrText xml:space="preserve"> XE "HL7 Component Table - EIP" </w:instrText>
      </w:r>
      <w:r>
        <w:fldChar w:fldCharType="end"/>
      </w:r>
      <w:bookmarkEnd w:id="68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FEE42BA"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318E5B1"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1D30B5B5"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70B7A4B6"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5036D0A7"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1EF7E4B"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3BCCE51A"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E7DF8D4"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01BFA374" w14:textId="77777777" w:rsidR="00980D3B" w:rsidRDefault="00980D3B">
            <w:pPr>
              <w:pStyle w:val="ComponentTableHeader"/>
            </w:pPr>
            <w:r>
              <w:t>SEC.REF.</w:t>
            </w:r>
          </w:p>
        </w:tc>
      </w:tr>
      <w:tr w:rsidR="00980D3B" w14:paraId="08B87E7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282AC24" w14:textId="77777777" w:rsidR="00980D3B" w:rsidRDefault="00980D3B">
            <w:pPr>
              <w:pStyle w:val="ComponentTableBody"/>
            </w:pPr>
            <w:r>
              <w:t>1</w:t>
            </w:r>
          </w:p>
        </w:tc>
        <w:tc>
          <w:tcPr>
            <w:tcW w:w="576" w:type="dxa"/>
            <w:tcBorders>
              <w:top w:val="single" w:sz="4" w:space="0" w:color="auto"/>
              <w:bottom w:val="single" w:sz="4" w:space="0" w:color="auto"/>
            </w:tcBorders>
          </w:tcPr>
          <w:p w14:paraId="4A12D85D" w14:textId="77777777" w:rsidR="00980D3B" w:rsidRDefault="00980D3B">
            <w:pPr>
              <w:pStyle w:val="ComponentTableBody"/>
            </w:pPr>
            <w:r>
              <w:t xml:space="preserve">427 </w:t>
            </w:r>
          </w:p>
        </w:tc>
        <w:tc>
          <w:tcPr>
            <w:tcW w:w="720" w:type="dxa"/>
            <w:tcBorders>
              <w:top w:val="single" w:sz="4" w:space="0" w:color="auto"/>
              <w:bottom w:val="single" w:sz="4" w:space="0" w:color="auto"/>
            </w:tcBorders>
          </w:tcPr>
          <w:p w14:paraId="50034838" w14:textId="77777777" w:rsidR="00980D3B" w:rsidRDefault="00980D3B">
            <w:pPr>
              <w:pStyle w:val="ComponentTableBody"/>
            </w:pPr>
            <w:r>
              <w:t>EI</w:t>
            </w:r>
          </w:p>
        </w:tc>
        <w:tc>
          <w:tcPr>
            <w:tcW w:w="576" w:type="dxa"/>
            <w:tcBorders>
              <w:top w:val="single" w:sz="4" w:space="0" w:color="auto"/>
              <w:bottom w:val="single" w:sz="4" w:space="0" w:color="auto"/>
            </w:tcBorders>
          </w:tcPr>
          <w:p w14:paraId="28F65D6B" w14:textId="77777777" w:rsidR="00980D3B" w:rsidRDefault="00980D3B">
            <w:pPr>
              <w:pStyle w:val="ComponentTableBody"/>
            </w:pPr>
            <w:r>
              <w:t>O</w:t>
            </w:r>
          </w:p>
        </w:tc>
        <w:tc>
          <w:tcPr>
            <w:tcW w:w="720" w:type="dxa"/>
            <w:tcBorders>
              <w:top w:val="single" w:sz="4" w:space="0" w:color="auto"/>
              <w:bottom w:val="single" w:sz="4" w:space="0" w:color="auto"/>
            </w:tcBorders>
          </w:tcPr>
          <w:p w14:paraId="0E6A99E1" w14:textId="77777777" w:rsidR="00980D3B" w:rsidRDefault="00980D3B">
            <w:pPr>
              <w:pStyle w:val="ComponentTableBody"/>
            </w:pPr>
          </w:p>
        </w:tc>
        <w:tc>
          <w:tcPr>
            <w:tcW w:w="2880" w:type="dxa"/>
            <w:tcBorders>
              <w:top w:val="single" w:sz="4" w:space="0" w:color="auto"/>
              <w:bottom w:val="single" w:sz="4" w:space="0" w:color="auto"/>
            </w:tcBorders>
          </w:tcPr>
          <w:p w14:paraId="2A9E1592" w14:textId="77777777" w:rsidR="00980D3B" w:rsidRDefault="00980D3B">
            <w:pPr>
              <w:pStyle w:val="ComponentTableBody"/>
              <w:jc w:val="left"/>
            </w:pPr>
            <w:r>
              <w:t>Placer Assigned Identifier</w:t>
            </w:r>
          </w:p>
        </w:tc>
        <w:tc>
          <w:tcPr>
            <w:tcW w:w="1440" w:type="dxa"/>
            <w:tcBorders>
              <w:top w:val="single" w:sz="4" w:space="0" w:color="auto"/>
              <w:bottom w:val="single" w:sz="4" w:space="0" w:color="auto"/>
            </w:tcBorders>
          </w:tcPr>
          <w:p w14:paraId="0DAE4ACC" w14:textId="77777777" w:rsidR="00980D3B" w:rsidRDefault="00980D3B">
            <w:pPr>
              <w:pStyle w:val="ComponentTableBody"/>
              <w:jc w:val="left"/>
            </w:pPr>
          </w:p>
        </w:tc>
        <w:tc>
          <w:tcPr>
            <w:tcW w:w="1008" w:type="dxa"/>
            <w:tcBorders>
              <w:top w:val="single" w:sz="4" w:space="0" w:color="auto"/>
              <w:bottom w:val="single" w:sz="4" w:space="0" w:color="auto"/>
            </w:tcBorders>
          </w:tcPr>
          <w:p w14:paraId="727835E5" w14:textId="77777777" w:rsidR="00980D3B" w:rsidRDefault="00980D3B">
            <w:pPr>
              <w:pStyle w:val="ComponentTableBody"/>
              <w:rPr>
                <w:rStyle w:val="Hyperlink"/>
              </w:rPr>
            </w:pPr>
            <w:r>
              <w:rPr>
                <w:rStyle w:val="Hyperlink"/>
              </w:rPr>
              <w:fldChar w:fldCharType="begin"/>
            </w:r>
            <w:r>
              <w:rPr>
                <w:rStyle w:val="Hyperlink"/>
              </w:rPr>
              <w:instrText xml:space="preserve"> REF _Ref536775524 \r \h </w:instrText>
            </w:r>
            <w:r>
              <w:rPr>
                <w:rStyle w:val="Hyperlink"/>
              </w:rPr>
            </w:r>
            <w:r>
              <w:rPr>
                <w:rStyle w:val="Hyperlink"/>
              </w:rPr>
              <w:instrText xml:space="preserve"> \* MERGEFORMAT </w:instrText>
            </w:r>
            <w:r>
              <w:rPr>
                <w:rStyle w:val="Hyperlink"/>
              </w:rPr>
              <w:fldChar w:fldCharType="separate"/>
            </w:r>
            <w:r>
              <w:rPr>
                <w:rStyle w:val="Hyperlink"/>
              </w:rPr>
              <w:t>2.A.25</w:t>
            </w:r>
            <w:r>
              <w:rPr>
                <w:rStyle w:val="Hyperlink"/>
              </w:rPr>
              <w:fldChar w:fldCharType="end"/>
            </w:r>
          </w:p>
        </w:tc>
      </w:tr>
      <w:tr w:rsidR="00980D3B" w14:paraId="703E1733"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8D860D7" w14:textId="77777777" w:rsidR="00980D3B" w:rsidRDefault="00980D3B">
            <w:pPr>
              <w:pStyle w:val="ComponentTableBody"/>
            </w:pPr>
            <w:r>
              <w:t>2</w:t>
            </w:r>
          </w:p>
        </w:tc>
        <w:tc>
          <w:tcPr>
            <w:tcW w:w="576" w:type="dxa"/>
            <w:tcBorders>
              <w:top w:val="single" w:sz="4" w:space="0" w:color="auto"/>
              <w:bottom w:val="double" w:sz="4" w:space="0" w:color="auto"/>
            </w:tcBorders>
          </w:tcPr>
          <w:p w14:paraId="1007E822" w14:textId="77777777" w:rsidR="00980D3B" w:rsidRDefault="00980D3B">
            <w:pPr>
              <w:pStyle w:val="ComponentTableBody"/>
            </w:pPr>
            <w:r>
              <w:t xml:space="preserve">427 </w:t>
            </w:r>
          </w:p>
        </w:tc>
        <w:tc>
          <w:tcPr>
            <w:tcW w:w="720" w:type="dxa"/>
            <w:tcBorders>
              <w:top w:val="single" w:sz="4" w:space="0" w:color="auto"/>
              <w:bottom w:val="double" w:sz="4" w:space="0" w:color="auto"/>
            </w:tcBorders>
          </w:tcPr>
          <w:p w14:paraId="1A611388" w14:textId="77777777" w:rsidR="00980D3B" w:rsidRDefault="00980D3B">
            <w:pPr>
              <w:pStyle w:val="ComponentTableBody"/>
            </w:pPr>
            <w:r>
              <w:t>EI</w:t>
            </w:r>
          </w:p>
        </w:tc>
        <w:tc>
          <w:tcPr>
            <w:tcW w:w="576" w:type="dxa"/>
            <w:tcBorders>
              <w:top w:val="single" w:sz="4" w:space="0" w:color="auto"/>
              <w:bottom w:val="double" w:sz="4" w:space="0" w:color="auto"/>
            </w:tcBorders>
          </w:tcPr>
          <w:p w14:paraId="1936FE35" w14:textId="77777777" w:rsidR="00980D3B" w:rsidRDefault="00980D3B">
            <w:pPr>
              <w:pStyle w:val="ComponentTableBody"/>
            </w:pPr>
            <w:r>
              <w:t>O</w:t>
            </w:r>
          </w:p>
        </w:tc>
        <w:tc>
          <w:tcPr>
            <w:tcW w:w="720" w:type="dxa"/>
            <w:tcBorders>
              <w:top w:val="single" w:sz="4" w:space="0" w:color="auto"/>
              <w:bottom w:val="double" w:sz="4" w:space="0" w:color="auto"/>
            </w:tcBorders>
          </w:tcPr>
          <w:p w14:paraId="6DC2FAC3" w14:textId="77777777" w:rsidR="00980D3B" w:rsidRDefault="00980D3B">
            <w:pPr>
              <w:pStyle w:val="ComponentTableBody"/>
            </w:pPr>
          </w:p>
        </w:tc>
        <w:tc>
          <w:tcPr>
            <w:tcW w:w="2880" w:type="dxa"/>
            <w:tcBorders>
              <w:top w:val="single" w:sz="4" w:space="0" w:color="auto"/>
              <w:bottom w:val="double" w:sz="4" w:space="0" w:color="auto"/>
            </w:tcBorders>
          </w:tcPr>
          <w:p w14:paraId="6C1AFDED" w14:textId="77777777" w:rsidR="00980D3B" w:rsidRDefault="00980D3B">
            <w:pPr>
              <w:pStyle w:val="ComponentTableBody"/>
              <w:jc w:val="left"/>
            </w:pPr>
            <w:r>
              <w:t>Filler Assigned Identifier</w:t>
            </w:r>
          </w:p>
        </w:tc>
        <w:tc>
          <w:tcPr>
            <w:tcW w:w="1440" w:type="dxa"/>
            <w:tcBorders>
              <w:top w:val="single" w:sz="4" w:space="0" w:color="auto"/>
              <w:bottom w:val="double" w:sz="4" w:space="0" w:color="auto"/>
            </w:tcBorders>
          </w:tcPr>
          <w:p w14:paraId="628C6D4C" w14:textId="77777777" w:rsidR="00980D3B" w:rsidRDefault="00980D3B">
            <w:pPr>
              <w:pStyle w:val="ComponentTableBody"/>
              <w:jc w:val="left"/>
            </w:pPr>
          </w:p>
        </w:tc>
        <w:tc>
          <w:tcPr>
            <w:tcW w:w="1008" w:type="dxa"/>
            <w:tcBorders>
              <w:top w:val="single" w:sz="4" w:space="0" w:color="auto"/>
              <w:bottom w:val="double" w:sz="4" w:space="0" w:color="auto"/>
            </w:tcBorders>
          </w:tcPr>
          <w:p w14:paraId="4049F4B8" w14:textId="77777777" w:rsidR="00980D3B" w:rsidRDefault="00980D3B">
            <w:pPr>
              <w:pStyle w:val="ComponentTableBody"/>
              <w:rPr>
                <w:rStyle w:val="Hyperlink"/>
              </w:rPr>
            </w:pPr>
            <w:r>
              <w:rPr>
                <w:rStyle w:val="Hyperlink"/>
              </w:rPr>
              <w:fldChar w:fldCharType="begin"/>
            </w:r>
            <w:r>
              <w:rPr>
                <w:rStyle w:val="Hyperlink"/>
              </w:rPr>
              <w:instrText xml:space="preserve"> REF _Ref536775524 \r \h </w:instrText>
            </w:r>
            <w:r>
              <w:rPr>
                <w:rStyle w:val="Hyperlink"/>
              </w:rPr>
            </w:r>
            <w:r>
              <w:rPr>
                <w:rStyle w:val="Hyperlink"/>
              </w:rPr>
              <w:instrText xml:space="preserve"> \* MERGEFORMAT </w:instrText>
            </w:r>
            <w:r>
              <w:rPr>
                <w:rStyle w:val="Hyperlink"/>
              </w:rPr>
              <w:fldChar w:fldCharType="separate"/>
            </w:r>
            <w:r>
              <w:rPr>
                <w:rStyle w:val="Hyperlink"/>
              </w:rPr>
              <w:t>2.A.25</w:t>
            </w:r>
            <w:r>
              <w:rPr>
                <w:rStyle w:val="Hyperlink"/>
              </w:rPr>
              <w:fldChar w:fldCharType="end"/>
            </w:r>
          </w:p>
        </w:tc>
      </w:tr>
    </w:tbl>
    <w:p w14:paraId="190CEFFF" w14:textId="77777777" w:rsidR="00980D3B" w:rsidRDefault="00980D3B">
      <w:pPr>
        <w:pStyle w:val="NormalIndented"/>
      </w:pPr>
      <w:r>
        <w:t>Definition: Specifies an identifier assigned to an entity by either the placer or the filler system. If both components are populated the identifiers must refer to the same entity.</w:t>
      </w:r>
    </w:p>
    <w:p w14:paraId="205FD5D7" w14:textId="77777777" w:rsidR="00980D3B" w:rsidRDefault="00980D3B">
      <w:pPr>
        <w:pStyle w:val="Note"/>
        <w:tabs>
          <w:tab w:val="left" w:pos="1440"/>
        </w:tabs>
        <w:rPr>
          <w:snapToGrid w:val="0"/>
        </w:rPr>
      </w:pPr>
      <w:r>
        <w:rPr>
          <w:rStyle w:val="Strong"/>
        </w:rPr>
        <w:t>Maximum Length:</w:t>
      </w:r>
      <w:r>
        <w:t xml:space="preserve"> 855 </w:t>
      </w:r>
    </w:p>
    <w:p w14:paraId="179B6888" w14:textId="77777777" w:rsidR="00980D3B" w:rsidRDefault="00980D3B"/>
    <w:p w14:paraId="4005F190" w14:textId="77777777" w:rsidR="00980D3B" w:rsidRDefault="00980D3B">
      <w:pPr>
        <w:pStyle w:val="Note"/>
        <w:tabs>
          <w:tab w:val="left" w:pos="1440"/>
        </w:tabs>
        <w:rPr>
          <w:snapToGrid w:val="0"/>
        </w:rPr>
      </w:pPr>
      <w:r>
        <w:rPr>
          <w:rStyle w:val="Strong"/>
        </w:rPr>
        <w:t>Note:</w:t>
      </w:r>
      <w:r>
        <w:t xml:space="preserve"> Replaces the CM data type used in sections 4.5.1.8 - ORC-8, 4.5.3.29 – OBR-29, 7.3.1.29 – OBR-29, as of v 2.5.</w:t>
      </w:r>
    </w:p>
    <w:p w14:paraId="3F10F814" w14:textId="77777777" w:rsidR="00980D3B" w:rsidRDefault="00980D3B">
      <w:pPr>
        <w:pStyle w:val="Heading4"/>
        <w:rPr>
          <w:vanish/>
        </w:rPr>
      </w:pPr>
    </w:p>
    <w:p w14:paraId="0909FE25" w14:textId="77777777" w:rsidR="00980D3B" w:rsidRDefault="00980D3B">
      <w:pPr>
        <w:pStyle w:val="Heading4"/>
      </w:pPr>
      <w:r>
        <w:t>Placer Assigned Identifier (EI)</w:t>
      </w:r>
    </w:p>
    <w:p w14:paraId="5F6793FA" w14:textId="77777777" w:rsidR="00980D3B" w:rsidRDefault="00980D3B">
      <w:pPr>
        <w:pStyle w:val="NormalIndented"/>
      </w:pPr>
      <w:r>
        <w:t xml:space="preserve">Definition: Specifies an identifier assigned to an entity by the placer system. </w:t>
      </w:r>
    </w:p>
    <w:p w14:paraId="23A4C30D" w14:textId="77777777" w:rsidR="00980D3B" w:rsidRDefault="00980D3B">
      <w:pPr>
        <w:pStyle w:val="NormalIndented"/>
      </w:pPr>
      <w:r>
        <w:t>For example, the component might be used to convey the following:</w:t>
      </w:r>
    </w:p>
    <w:p w14:paraId="02DB8C6A" w14:textId="77777777" w:rsidR="00980D3B" w:rsidRDefault="00980D3B">
      <w:pPr>
        <w:pStyle w:val="NormalListAlpha"/>
        <w:numPr>
          <w:ilvl w:val="0"/>
          <w:numId w:val="20"/>
        </w:numPr>
      </w:pPr>
      <w:r>
        <w:t>placer order number of the parent order</w:t>
      </w:r>
    </w:p>
    <w:p w14:paraId="3BA664F2" w14:textId="77777777" w:rsidR="00980D3B" w:rsidRDefault="00980D3B">
      <w:pPr>
        <w:pStyle w:val="NormalListAlpha"/>
        <w:numPr>
          <w:ilvl w:val="0"/>
          <w:numId w:val="20"/>
        </w:numPr>
      </w:pPr>
      <w:r>
        <w:t xml:space="preserve"> the specimen identifier as assigned by the placer.</w:t>
      </w:r>
    </w:p>
    <w:p w14:paraId="797B78B8" w14:textId="77777777" w:rsidR="00980D3B" w:rsidRDefault="00980D3B">
      <w:pPr>
        <w:pStyle w:val="NormalListAlpha"/>
        <w:numPr>
          <w:ilvl w:val="0"/>
          <w:numId w:val="20"/>
        </w:numPr>
      </w:pPr>
      <w:r>
        <w:t>A location identifier assigned (or used by) the placer.</w:t>
      </w:r>
    </w:p>
    <w:p w14:paraId="10D335C4" w14:textId="77777777" w:rsidR="00980D3B" w:rsidRDefault="00980D3B">
      <w:pPr>
        <w:pStyle w:val="Heading4"/>
      </w:pPr>
      <w:r>
        <w:t>Filler Assigned Identifier (EI)</w:t>
      </w:r>
    </w:p>
    <w:p w14:paraId="11C24AB1" w14:textId="77777777" w:rsidR="00980D3B" w:rsidRDefault="00980D3B">
      <w:pPr>
        <w:pStyle w:val="NormalIndented"/>
      </w:pPr>
      <w:r>
        <w:t xml:space="preserve">Definition: Specifies an identifier assigned to an entity by the filler system. </w:t>
      </w:r>
    </w:p>
    <w:p w14:paraId="65B81B66" w14:textId="77777777" w:rsidR="00980D3B" w:rsidRDefault="00980D3B">
      <w:pPr>
        <w:pStyle w:val="NormalIndented"/>
      </w:pPr>
      <w:r>
        <w:t>For example, the component might convey the following:</w:t>
      </w:r>
    </w:p>
    <w:p w14:paraId="6300139C" w14:textId="77777777" w:rsidR="00980D3B" w:rsidRDefault="00980D3B">
      <w:pPr>
        <w:pStyle w:val="NormalListAlpha"/>
        <w:numPr>
          <w:ilvl w:val="0"/>
          <w:numId w:val="21"/>
        </w:numPr>
      </w:pPr>
      <w:r>
        <w:t>filler order number of the parent order</w:t>
      </w:r>
    </w:p>
    <w:p w14:paraId="14FD35AB" w14:textId="77777777" w:rsidR="00980D3B" w:rsidRDefault="00980D3B">
      <w:pPr>
        <w:pStyle w:val="NormalListAlpha"/>
        <w:numPr>
          <w:ilvl w:val="0"/>
          <w:numId w:val="21"/>
        </w:numPr>
      </w:pPr>
      <w:r>
        <w:t>the specimen identifier as assigned by the filler.</w:t>
      </w:r>
    </w:p>
    <w:p w14:paraId="5100AD79" w14:textId="77777777" w:rsidR="00980D3B" w:rsidRDefault="00980D3B">
      <w:pPr>
        <w:pStyle w:val="NormalListAlpha"/>
        <w:numPr>
          <w:ilvl w:val="0"/>
          <w:numId w:val="21"/>
        </w:numPr>
      </w:pPr>
      <w:r>
        <w:t>A location identifier assigned (or used by) the filler.</w:t>
      </w:r>
    </w:p>
    <w:bookmarkStart w:id="682" w:name="_Toc536689737"/>
    <w:p w14:paraId="220BD852" w14:textId="77777777" w:rsidR="00980D3B" w:rsidRDefault="00980D3B">
      <w:pPr>
        <w:pStyle w:val="Heading3"/>
      </w:pPr>
      <w:r>
        <w:fldChar w:fldCharType="begin"/>
      </w:r>
      <w:r>
        <w:instrText>XE "ELD"</w:instrText>
      </w:r>
      <w:r>
        <w:fldChar w:fldCharType="end"/>
      </w:r>
      <w:r>
        <w:fldChar w:fldCharType="begin"/>
      </w:r>
      <w:r>
        <w:instrText>XE "Data types: ELD"</w:instrText>
      </w:r>
      <w:r>
        <w:fldChar w:fldCharType="end"/>
      </w:r>
      <w:bookmarkStart w:id="683" w:name="_Ref175140"/>
      <w:bookmarkStart w:id="684" w:name="_Toc496481"/>
      <w:bookmarkStart w:id="685" w:name="_Toc524828"/>
      <w:bookmarkStart w:id="686" w:name="_Toc1802411"/>
      <w:bookmarkStart w:id="687" w:name="_Toc22448406"/>
      <w:bookmarkStart w:id="688" w:name="_Toc22697598"/>
      <w:bookmarkStart w:id="689" w:name="_Toc24273633"/>
      <w:r>
        <w:t xml:space="preserve">ELD - </w:t>
      </w:r>
      <w:r>
        <w:rPr>
          <w:snapToGrid w:val="0"/>
        </w:rPr>
        <w:t>error location and description</w:t>
      </w:r>
      <w:bookmarkEnd w:id="683"/>
      <w:bookmarkEnd w:id="684"/>
      <w:bookmarkEnd w:id="685"/>
      <w:bookmarkEnd w:id="686"/>
      <w:bookmarkEnd w:id="687"/>
      <w:bookmarkEnd w:id="688"/>
      <w:bookmarkEnd w:id="689"/>
    </w:p>
    <w:p w14:paraId="3B7681B4" w14:textId="77777777" w:rsidR="00980D3B" w:rsidRDefault="00980D3B">
      <w:pPr>
        <w:pStyle w:val="ComponentTableCaption"/>
      </w:pPr>
      <w:bookmarkStart w:id="690" w:name="ELD"/>
      <w:r>
        <w:t xml:space="preserve">HL7 Component Table - ELD – Error Location and Description </w:t>
      </w:r>
      <w:r>
        <w:fldChar w:fldCharType="begin"/>
      </w:r>
      <w:r>
        <w:instrText xml:space="preserve"> XE "HL7 Comp</w:instrText>
      </w:r>
      <w:r>
        <w:instrText>o</w:instrText>
      </w:r>
      <w:r>
        <w:instrText xml:space="preserve">nent Table - ELD" </w:instrText>
      </w:r>
      <w:r>
        <w:fldChar w:fldCharType="end"/>
      </w:r>
      <w:bookmarkEnd w:id="69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E088DDF"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C5AADE8"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4DCE7D1D"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05A2A797"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4C040E77"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2ABD76D"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5745587"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7B01E937"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135CE6A2" w14:textId="77777777" w:rsidR="00980D3B" w:rsidRDefault="00980D3B">
            <w:pPr>
              <w:pStyle w:val="ComponentTableHeader"/>
              <w:rPr>
                <w:lang w:val="fr-FR"/>
              </w:rPr>
            </w:pPr>
            <w:r>
              <w:rPr>
                <w:lang w:val="fr-FR"/>
              </w:rPr>
              <w:t>SEC.REF.</w:t>
            </w:r>
          </w:p>
        </w:tc>
      </w:tr>
      <w:tr w:rsidR="00980D3B" w14:paraId="255FE0E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937869E" w14:textId="77777777" w:rsidR="00980D3B" w:rsidRDefault="00980D3B">
            <w:pPr>
              <w:pStyle w:val="ComponentTableBody"/>
            </w:pPr>
            <w:r>
              <w:t>1</w:t>
            </w:r>
          </w:p>
        </w:tc>
        <w:tc>
          <w:tcPr>
            <w:tcW w:w="576" w:type="dxa"/>
            <w:tcBorders>
              <w:top w:val="single" w:sz="4" w:space="0" w:color="auto"/>
              <w:bottom w:val="single" w:sz="4" w:space="0" w:color="auto"/>
            </w:tcBorders>
          </w:tcPr>
          <w:p w14:paraId="423436BC" w14:textId="77777777" w:rsidR="00980D3B" w:rsidRDefault="00980D3B">
            <w:pPr>
              <w:pStyle w:val="ComponentTableBody"/>
            </w:pPr>
            <w:r>
              <w:t>3</w:t>
            </w:r>
          </w:p>
        </w:tc>
        <w:tc>
          <w:tcPr>
            <w:tcW w:w="720" w:type="dxa"/>
            <w:tcBorders>
              <w:top w:val="single" w:sz="4" w:space="0" w:color="auto"/>
              <w:bottom w:val="single" w:sz="4" w:space="0" w:color="auto"/>
            </w:tcBorders>
          </w:tcPr>
          <w:p w14:paraId="6824B43E" w14:textId="77777777" w:rsidR="00980D3B" w:rsidRDefault="00980D3B">
            <w:pPr>
              <w:pStyle w:val="ComponentTableBody"/>
            </w:pPr>
            <w:r>
              <w:t>ST</w:t>
            </w:r>
          </w:p>
        </w:tc>
        <w:tc>
          <w:tcPr>
            <w:tcW w:w="576" w:type="dxa"/>
            <w:tcBorders>
              <w:top w:val="single" w:sz="4" w:space="0" w:color="auto"/>
              <w:bottom w:val="single" w:sz="4" w:space="0" w:color="auto"/>
            </w:tcBorders>
          </w:tcPr>
          <w:p w14:paraId="6323A894" w14:textId="77777777" w:rsidR="00980D3B" w:rsidRDefault="00980D3B">
            <w:pPr>
              <w:pStyle w:val="ComponentTableBody"/>
            </w:pPr>
            <w:r>
              <w:t>O</w:t>
            </w:r>
          </w:p>
        </w:tc>
        <w:tc>
          <w:tcPr>
            <w:tcW w:w="720" w:type="dxa"/>
            <w:tcBorders>
              <w:top w:val="single" w:sz="4" w:space="0" w:color="auto"/>
              <w:bottom w:val="single" w:sz="4" w:space="0" w:color="auto"/>
            </w:tcBorders>
          </w:tcPr>
          <w:p w14:paraId="6A0731D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11023E1" w14:textId="77777777" w:rsidR="00980D3B" w:rsidRDefault="00980D3B">
            <w:pPr>
              <w:pStyle w:val="ComponentTableBody"/>
              <w:jc w:val="left"/>
            </w:pPr>
            <w:r>
              <w:rPr>
                <w:snapToGrid w:val="0"/>
              </w:rPr>
              <w:t>Segment ID</w:t>
            </w:r>
          </w:p>
        </w:tc>
        <w:tc>
          <w:tcPr>
            <w:tcW w:w="1440" w:type="dxa"/>
            <w:tcBorders>
              <w:top w:val="single" w:sz="4" w:space="0" w:color="auto"/>
              <w:bottom w:val="single" w:sz="4" w:space="0" w:color="auto"/>
            </w:tcBorders>
          </w:tcPr>
          <w:p w14:paraId="533D449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07DCE4A"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7438F6E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A42ABBE"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1AC384F9" w14:textId="77777777" w:rsidR="00980D3B" w:rsidRDefault="00980D3B">
            <w:pPr>
              <w:pStyle w:val="ComponentTableBody"/>
              <w:rPr>
                <w:lang w:val="it-IT"/>
              </w:rPr>
            </w:pPr>
            <w:r>
              <w:rPr>
                <w:lang w:val="it-IT"/>
              </w:rPr>
              <w:t>2</w:t>
            </w:r>
          </w:p>
        </w:tc>
        <w:tc>
          <w:tcPr>
            <w:tcW w:w="720" w:type="dxa"/>
            <w:tcBorders>
              <w:top w:val="single" w:sz="4" w:space="0" w:color="auto"/>
              <w:bottom w:val="single" w:sz="4" w:space="0" w:color="auto"/>
            </w:tcBorders>
          </w:tcPr>
          <w:p w14:paraId="59D0FBFA"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415F9683"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B1E00A0"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190AB638" w14:textId="77777777" w:rsidR="00980D3B" w:rsidRDefault="00980D3B">
            <w:pPr>
              <w:pStyle w:val="ComponentTableBody"/>
              <w:jc w:val="left"/>
              <w:rPr>
                <w:snapToGrid w:val="0"/>
              </w:rPr>
            </w:pPr>
            <w:r>
              <w:rPr>
                <w:snapToGrid w:val="0"/>
              </w:rPr>
              <w:t>Segment Sequence</w:t>
            </w:r>
          </w:p>
        </w:tc>
        <w:tc>
          <w:tcPr>
            <w:tcW w:w="1440" w:type="dxa"/>
            <w:tcBorders>
              <w:top w:val="single" w:sz="4" w:space="0" w:color="auto"/>
              <w:bottom w:val="single" w:sz="4" w:space="0" w:color="auto"/>
            </w:tcBorders>
          </w:tcPr>
          <w:p w14:paraId="4AFD4FB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2E91E36"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3F7E517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865BEEF" w14:textId="77777777" w:rsidR="00980D3B" w:rsidRDefault="00980D3B">
            <w:pPr>
              <w:pStyle w:val="ComponentTableBody"/>
            </w:pPr>
            <w:r>
              <w:t>3</w:t>
            </w:r>
          </w:p>
        </w:tc>
        <w:tc>
          <w:tcPr>
            <w:tcW w:w="576" w:type="dxa"/>
            <w:tcBorders>
              <w:top w:val="single" w:sz="4" w:space="0" w:color="auto"/>
              <w:bottom w:val="single" w:sz="4" w:space="0" w:color="auto"/>
            </w:tcBorders>
          </w:tcPr>
          <w:p w14:paraId="025AB2C4" w14:textId="77777777" w:rsidR="00980D3B" w:rsidRDefault="00980D3B">
            <w:pPr>
              <w:pStyle w:val="ComponentTableBody"/>
            </w:pPr>
            <w:r>
              <w:t>2</w:t>
            </w:r>
          </w:p>
        </w:tc>
        <w:tc>
          <w:tcPr>
            <w:tcW w:w="720" w:type="dxa"/>
            <w:tcBorders>
              <w:top w:val="single" w:sz="4" w:space="0" w:color="auto"/>
              <w:bottom w:val="single" w:sz="4" w:space="0" w:color="auto"/>
            </w:tcBorders>
          </w:tcPr>
          <w:p w14:paraId="6C88B7CE" w14:textId="77777777" w:rsidR="00980D3B" w:rsidRDefault="00980D3B">
            <w:pPr>
              <w:pStyle w:val="ComponentTableBody"/>
            </w:pPr>
            <w:r>
              <w:t>NM</w:t>
            </w:r>
          </w:p>
        </w:tc>
        <w:tc>
          <w:tcPr>
            <w:tcW w:w="576" w:type="dxa"/>
            <w:tcBorders>
              <w:top w:val="single" w:sz="4" w:space="0" w:color="auto"/>
              <w:bottom w:val="single" w:sz="4" w:space="0" w:color="auto"/>
            </w:tcBorders>
          </w:tcPr>
          <w:p w14:paraId="5400594A" w14:textId="77777777" w:rsidR="00980D3B" w:rsidRDefault="00980D3B">
            <w:pPr>
              <w:pStyle w:val="ComponentTableBody"/>
            </w:pPr>
            <w:r>
              <w:t>O</w:t>
            </w:r>
          </w:p>
        </w:tc>
        <w:tc>
          <w:tcPr>
            <w:tcW w:w="720" w:type="dxa"/>
            <w:tcBorders>
              <w:top w:val="single" w:sz="4" w:space="0" w:color="auto"/>
              <w:bottom w:val="single" w:sz="4" w:space="0" w:color="auto"/>
            </w:tcBorders>
          </w:tcPr>
          <w:p w14:paraId="2C6E5B9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0BCF61E" w14:textId="77777777" w:rsidR="00980D3B" w:rsidRDefault="00980D3B">
            <w:pPr>
              <w:pStyle w:val="ComponentTableBody"/>
              <w:jc w:val="left"/>
            </w:pPr>
            <w:r>
              <w:rPr>
                <w:snapToGrid w:val="0"/>
              </w:rPr>
              <w:t>Field Position</w:t>
            </w:r>
          </w:p>
        </w:tc>
        <w:tc>
          <w:tcPr>
            <w:tcW w:w="1440" w:type="dxa"/>
            <w:tcBorders>
              <w:top w:val="single" w:sz="4" w:space="0" w:color="auto"/>
              <w:bottom w:val="single" w:sz="4" w:space="0" w:color="auto"/>
            </w:tcBorders>
          </w:tcPr>
          <w:p w14:paraId="0C3AA83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1539B6C"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6CB2144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6C08ADF4" w14:textId="77777777" w:rsidR="00980D3B" w:rsidRDefault="00980D3B">
            <w:pPr>
              <w:pStyle w:val="ComponentTableBody"/>
            </w:pPr>
            <w:r>
              <w:t>4</w:t>
            </w:r>
          </w:p>
        </w:tc>
        <w:tc>
          <w:tcPr>
            <w:tcW w:w="576" w:type="dxa"/>
            <w:tcBorders>
              <w:top w:val="single" w:sz="4" w:space="0" w:color="auto"/>
              <w:bottom w:val="double" w:sz="4" w:space="0" w:color="auto"/>
            </w:tcBorders>
          </w:tcPr>
          <w:p w14:paraId="2406546A" w14:textId="77777777" w:rsidR="00980D3B" w:rsidRDefault="00980D3B">
            <w:pPr>
              <w:pStyle w:val="ComponentTableBody"/>
            </w:pPr>
            <w:r>
              <w:t>483</w:t>
            </w:r>
          </w:p>
        </w:tc>
        <w:tc>
          <w:tcPr>
            <w:tcW w:w="720" w:type="dxa"/>
            <w:tcBorders>
              <w:top w:val="single" w:sz="4" w:space="0" w:color="auto"/>
              <w:bottom w:val="double" w:sz="4" w:space="0" w:color="auto"/>
            </w:tcBorders>
          </w:tcPr>
          <w:p w14:paraId="21E13A34" w14:textId="77777777" w:rsidR="00980D3B" w:rsidRDefault="00980D3B">
            <w:pPr>
              <w:pStyle w:val="ComponentTableBody"/>
            </w:pPr>
            <w:r>
              <w:t>CE</w:t>
            </w:r>
          </w:p>
        </w:tc>
        <w:tc>
          <w:tcPr>
            <w:tcW w:w="576" w:type="dxa"/>
            <w:tcBorders>
              <w:top w:val="single" w:sz="4" w:space="0" w:color="auto"/>
              <w:bottom w:val="double" w:sz="4" w:space="0" w:color="auto"/>
            </w:tcBorders>
          </w:tcPr>
          <w:p w14:paraId="5882B29B" w14:textId="77777777" w:rsidR="00980D3B" w:rsidRDefault="00980D3B">
            <w:pPr>
              <w:pStyle w:val="ComponentTableBody"/>
            </w:pPr>
            <w:r>
              <w:t>O</w:t>
            </w:r>
          </w:p>
        </w:tc>
        <w:tc>
          <w:tcPr>
            <w:tcW w:w="720" w:type="dxa"/>
            <w:tcBorders>
              <w:top w:val="single" w:sz="4" w:space="0" w:color="auto"/>
              <w:bottom w:val="double" w:sz="4" w:space="0" w:color="auto"/>
            </w:tcBorders>
          </w:tcPr>
          <w:p w14:paraId="290ADCB8" w14:textId="77777777" w:rsidR="00980D3B" w:rsidRDefault="00980D3B">
            <w:pPr>
              <w:pStyle w:val="ComponentTableBody"/>
            </w:pPr>
            <w:r>
              <w:t>0357</w:t>
            </w:r>
          </w:p>
        </w:tc>
        <w:tc>
          <w:tcPr>
            <w:tcW w:w="2880" w:type="dxa"/>
            <w:tcBorders>
              <w:top w:val="single" w:sz="4" w:space="0" w:color="auto"/>
              <w:bottom w:val="double" w:sz="4" w:space="0" w:color="auto"/>
            </w:tcBorders>
          </w:tcPr>
          <w:p w14:paraId="20C254B7" w14:textId="77777777" w:rsidR="00980D3B" w:rsidRDefault="00980D3B">
            <w:pPr>
              <w:pStyle w:val="ComponentTableBody"/>
              <w:jc w:val="left"/>
            </w:pPr>
            <w:r>
              <w:rPr>
                <w:snapToGrid w:val="0"/>
              </w:rPr>
              <w:t>Code Identifying Error</w:t>
            </w:r>
          </w:p>
        </w:tc>
        <w:tc>
          <w:tcPr>
            <w:tcW w:w="1440" w:type="dxa"/>
            <w:tcBorders>
              <w:top w:val="single" w:sz="4" w:space="0" w:color="auto"/>
              <w:bottom w:val="double" w:sz="4" w:space="0" w:color="auto"/>
            </w:tcBorders>
          </w:tcPr>
          <w:p w14:paraId="5A38AA19"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AE27512"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bl>
    <w:p w14:paraId="06C08804" w14:textId="77777777" w:rsidR="00980D3B" w:rsidRDefault="00980D3B">
      <w:pPr>
        <w:pStyle w:val="NormalIndented"/>
        <w:rPr>
          <w:snapToGrid w:val="0"/>
        </w:rPr>
      </w:pPr>
      <w:r>
        <w:rPr>
          <w:snapToGrid w:val="0"/>
        </w:rPr>
        <w:t>Definition: Specifies the segment that contains an error and describes the nature of the error.</w:t>
      </w:r>
    </w:p>
    <w:p w14:paraId="232EB920" w14:textId="77777777" w:rsidR="00980D3B" w:rsidRDefault="00980D3B">
      <w:pPr>
        <w:pStyle w:val="Note"/>
        <w:tabs>
          <w:tab w:val="left" w:pos="1440"/>
        </w:tabs>
        <w:rPr>
          <w:snapToGrid w:val="0"/>
        </w:rPr>
      </w:pPr>
      <w:r>
        <w:rPr>
          <w:rStyle w:val="Strong"/>
        </w:rPr>
        <w:t>Maximum Length:</w:t>
      </w:r>
      <w:r>
        <w:t xml:space="preserve">  493</w:t>
      </w:r>
    </w:p>
    <w:p w14:paraId="5280D8E4" w14:textId="77777777" w:rsidR="00980D3B" w:rsidRDefault="00980D3B">
      <w:pPr>
        <w:rPr>
          <w:snapToGrid w:val="0"/>
        </w:rPr>
      </w:pPr>
    </w:p>
    <w:p w14:paraId="340D7B9F" w14:textId="77777777" w:rsidR="00980D3B" w:rsidRDefault="00980D3B">
      <w:pPr>
        <w:pStyle w:val="Note"/>
      </w:pPr>
      <w:r>
        <w:rPr>
          <w:rStyle w:val="Strong"/>
        </w:rPr>
        <w:t xml:space="preserve">Note: </w:t>
      </w:r>
      <w:r>
        <w:t xml:space="preserve"> Replaces the CM data type used in 2.16.5.1 ERR-1 as of v 2.5. Retained for backward compatibility only as of v 2.5. Refer to ERR segment.</w:t>
      </w:r>
    </w:p>
    <w:p w14:paraId="044C3F9C" w14:textId="77777777" w:rsidR="00980D3B" w:rsidRDefault="00980D3B">
      <w:pPr>
        <w:pStyle w:val="Heading4"/>
        <w:rPr>
          <w:vanish/>
        </w:rPr>
      </w:pPr>
    </w:p>
    <w:p w14:paraId="7C30E3AA" w14:textId="77777777" w:rsidR="00980D3B" w:rsidRDefault="00980D3B">
      <w:pPr>
        <w:pStyle w:val="Heading4"/>
      </w:pPr>
      <w:r>
        <w:t>Segment ID (ST)</w:t>
      </w:r>
    </w:p>
    <w:p w14:paraId="7A9AE019" w14:textId="77777777" w:rsidR="00980D3B" w:rsidRDefault="00980D3B">
      <w:pPr>
        <w:pStyle w:val="NormalIndented"/>
      </w:pPr>
      <w:r>
        <w:t>Definition: The segment containing the error in another message</w:t>
      </w:r>
    </w:p>
    <w:p w14:paraId="22941C4A" w14:textId="77777777" w:rsidR="00980D3B" w:rsidRDefault="00980D3B">
      <w:pPr>
        <w:pStyle w:val="Heading4"/>
      </w:pPr>
      <w:r>
        <w:rPr>
          <w:snapToGrid w:val="0"/>
        </w:rPr>
        <w:t>Segment sequence</w:t>
      </w:r>
      <w:r>
        <w:t xml:space="preserve"> (NM)</w:t>
      </w:r>
    </w:p>
    <w:p w14:paraId="270E0A71" w14:textId="77777777" w:rsidR="00980D3B" w:rsidRDefault="00980D3B">
      <w:pPr>
        <w:pStyle w:val="NormalIndented"/>
      </w:pPr>
      <w:r>
        <w:t>Definition: Specifies the specific occurrence if the segment specified in component 1 occurs more than once in the message.</w:t>
      </w:r>
    </w:p>
    <w:p w14:paraId="60B3566F" w14:textId="77777777" w:rsidR="00980D3B" w:rsidRDefault="00980D3B">
      <w:pPr>
        <w:pStyle w:val="Heading4"/>
      </w:pPr>
      <w:r>
        <w:t>Field Position (NM)</w:t>
      </w:r>
    </w:p>
    <w:p w14:paraId="5B07C1CE" w14:textId="77777777" w:rsidR="00980D3B" w:rsidRDefault="00980D3B">
      <w:pPr>
        <w:pStyle w:val="NormalIndented"/>
      </w:pPr>
      <w:r>
        <w:t>Definition: Ordinal position of the data field within the segment. For systems that do not use the HL7 E</w:t>
      </w:r>
      <w:r>
        <w:t>n</w:t>
      </w:r>
      <w:r>
        <w:t>coding Rules, the data item number may be used for the third comp</w:t>
      </w:r>
      <w:r>
        <w:t>o</w:t>
      </w:r>
      <w:r>
        <w:t xml:space="preserve">nent. </w:t>
      </w:r>
    </w:p>
    <w:p w14:paraId="53A2E1BD" w14:textId="77777777" w:rsidR="00980D3B" w:rsidRDefault="00980D3B">
      <w:pPr>
        <w:pStyle w:val="Heading4"/>
      </w:pPr>
      <w:r>
        <w:rPr>
          <w:snapToGrid w:val="0"/>
        </w:rPr>
        <w:t>Code Identifying Error</w:t>
      </w:r>
      <w:r>
        <w:t xml:space="preserve"> (CE)</w:t>
      </w:r>
    </w:p>
    <w:p w14:paraId="2ABAEAB3" w14:textId="77777777" w:rsidR="00980D3B" w:rsidRDefault="00980D3B">
      <w:pPr>
        <w:pStyle w:val="NormalIndented"/>
      </w:pPr>
      <w:r>
        <w:t xml:space="preserve">Definition: A code that describes the nature of the error. Refer to </w:t>
      </w:r>
      <w:hyperlink w:anchor="HL70357" w:history="1">
        <w:r>
          <w:rPr>
            <w:rStyle w:val="HyperlinkText"/>
          </w:rPr>
          <w:t>HL7 Table 0357 - Message</w:t>
        </w:r>
        <w:bookmarkStart w:id="691" w:name="_Hlt536844073"/>
        <w:r>
          <w:rPr>
            <w:rStyle w:val="HyperlinkText"/>
          </w:rPr>
          <w:t xml:space="preserve"> </w:t>
        </w:r>
        <w:bookmarkEnd w:id="691"/>
        <w:r>
          <w:rPr>
            <w:rStyle w:val="HyperlinkText"/>
          </w:rPr>
          <w:t>error condition codes</w:t>
        </w:r>
      </w:hyperlink>
      <w:r>
        <w:t xml:space="preserve"> for valid values.</w:t>
      </w:r>
    </w:p>
    <w:bookmarkEnd w:id="682"/>
    <w:p w14:paraId="5FCAA31A" w14:textId="77777777" w:rsidR="00980D3B" w:rsidRDefault="00980D3B">
      <w:pPr>
        <w:pStyle w:val="Heading3"/>
      </w:pPr>
      <w:r>
        <w:fldChar w:fldCharType="begin"/>
      </w:r>
      <w:r>
        <w:instrText xml:space="preserve"> XE "ERL" </w:instrText>
      </w:r>
      <w:r>
        <w:fldChar w:fldCharType="end"/>
      </w:r>
      <w:r>
        <w:fldChar w:fldCharType="begin"/>
      </w:r>
      <w:r>
        <w:instrText xml:space="preserve"> XE "Data types: ERL" </w:instrText>
      </w:r>
      <w:r>
        <w:fldChar w:fldCharType="end"/>
      </w:r>
      <w:r>
        <w:t xml:space="preserve"> </w:t>
      </w:r>
      <w:bookmarkStart w:id="692" w:name="_Ref175810"/>
      <w:bookmarkStart w:id="693" w:name="_Toc496482"/>
      <w:bookmarkStart w:id="694" w:name="_Toc524829"/>
      <w:bookmarkStart w:id="695" w:name="_Toc1802412"/>
      <w:bookmarkStart w:id="696" w:name="_Toc22448407"/>
      <w:bookmarkStart w:id="697" w:name="_Toc22697599"/>
      <w:bookmarkStart w:id="698" w:name="_Toc24273634"/>
      <w:r>
        <w:t>ERL - error location</w:t>
      </w:r>
      <w:bookmarkEnd w:id="692"/>
      <w:bookmarkEnd w:id="693"/>
      <w:bookmarkEnd w:id="694"/>
      <w:bookmarkEnd w:id="695"/>
      <w:bookmarkEnd w:id="696"/>
      <w:bookmarkEnd w:id="697"/>
      <w:bookmarkEnd w:id="698"/>
    </w:p>
    <w:p w14:paraId="7BE0009F" w14:textId="77777777" w:rsidR="00980D3B" w:rsidRDefault="00980D3B">
      <w:pPr>
        <w:pStyle w:val="ComponentTableCaption"/>
      </w:pPr>
      <w:bookmarkStart w:id="699" w:name="ERL"/>
      <w:r>
        <w:t xml:space="preserve">HL7 Component Table - ERL – Error Location </w:t>
      </w:r>
      <w:r>
        <w:fldChar w:fldCharType="begin"/>
      </w:r>
      <w:r>
        <w:instrText xml:space="preserve"> XE "HL7 Comp</w:instrText>
      </w:r>
      <w:r>
        <w:instrText>o</w:instrText>
      </w:r>
      <w:r>
        <w:instrText xml:space="preserve">nent Table - ERL" </w:instrText>
      </w:r>
      <w:r>
        <w:fldChar w:fldCharType="end"/>
      </w:r>
      <w:bookmarkEnd w:id="699"/>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CB4FF4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5B84CE58"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10ECE61B"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6B444F01"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3697D838"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A4EA3BF"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35ECDA90"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A8989AC"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97370A3" w14:textId="77777777" w:rsidR="00980D3B" w:rsidRDefault="00980D3B">
            <w:pPr>
              <w:pStyle w:val="ComponentTableHeader"/>
              <w:rPr>
                <w:lang w:val="fr-FR"/>
              </w:rPr>
            </w:pPr>
            <w:r>
              <w:rPr>
                <w:lang w:val="fr-FR"/>
              </w:rPr>
              <w:t>SEC.REF.</w:t>
            </w:r>
          </w:p>
        </w:tc>
      </w:tr>
      <w:tr w:rsidR="00980D3B" w14:paraId="43B722C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6B2D789" w14:textId="77777777" w:rsidR="00980D3B" w:rsidRDefault="00980D3B">
            <w:pPr>
              <w:pStyle w:val="ComponentTableBody"/>
            </w:pPr>
            <w:r>
              <w:t>1</w:t>
            </w:r>
          </w:p>
        </w:tc>
        <w:tc>
          <w:tcPr>
            <w:tcW w:w="576" w:type="dxa"/>
            <w:tcBorders>
              <w:top w:val="single" w:sz="4" w:space="0" w:color="auto"/>
              <w:bottom w:val="single" w:sz="4" w:space="0" w:color="auto"/>
            </w:tcBorders>
          </w:tcPr>
          <w:p w14:paraId="66035CD6" w14:textId="77777777" w:rsidR="00980D3B" w:rsidRDefault="00980D3B">
            <w:pPr>
              <w:pStyle w:val="ComponentTableBody"/>
            </w:pPr>
            <w:r>
              <w:t>3</w:t>
            </w:r>
          </w:p>
        </w:tc>
        <w:tc>
          <w:tcPr>
            <w:tcW w:w="720" w:type="dxa"/>
            <w:tcBorders>
              <w:top w:val="single" w:sz="4" w:space="0" w:color="auto"/>
              <w:bottom w:val="single" w:sz="4" w:space="0" w:color="auto"/>
            </w:tcBorders>
          </w:tcPr>
          <w:p w14:paraId="2A0D752E" w14:textId="77777777" w:rsidR="00980D3B" w:rsidRDefault="00980D3B">
            <w:pPr>
              <w:pStyle w:val="ComponentTableBody"/>
            </w:pPr>
            <w:r>
              <w:t>ST</w:t>
            </w:r>
          </w:p>
        </w:tc>
        <w:tc>
          <w:tcPr>
            <w:tcW w:w="576" w:type="dxa"/>
            <w:tcBorders>
              <w:top w:val="single" w:sz="4" w:space="0" w:color="auto"/>
              <w:bottom w:val="single" w:sz="4" w:space="0" w:color="auto"/>
            </w:tcBorders>
          </w:tcPr>
          <w:p w14:paraId="61552DB7" w14:textId="77777777" w:rsidR="00980D3B" w:rsidRDefault="00980D3B">
            <w:pPr>
              <w:pStyle w:val="ComponentTableBody"/>
            </w:pPr>
            <w:r>
              <w:t>R</w:t>
            </w:r>
          </w:p>
        </w:tc>
        <w:tc>
          <w:tcPr>
            <w:tcW w:w="720" w:type="dxa"/>
            <w:tcBorders>
              <w:top w:val="single" w:sz="4" w:space="0" w:color="auto"/>
              <w:bottom w:val="single" w:sz="4" w:space="0" w:color="auto"/>
            </w:tcBorders>
          </w:tcPr>
          <w:p w14:paraId="1BC7B4A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76B199A" w14:textId="77777777" w:rsidR="00980D3B" w:rsidRDefault="00980D3B">
            <w:pPr>
              <w:pStyle w:val="ComponentTableBody"/>
              <w:jc w:val="left"/>
            </w:pPr>
            <w:r>
              <w:rPr>
                <w:snapToGrid w:val="0"/>
              </w:rPr>
              <w:t>Segment ID</w:t>
            </w:r>
          </w:p>
        </w:tc>
        <w:tc>
          <w:tcPr>
            <w:tcW w:w="1440" w:type="dxa"/>
            <w:tcBorders>
              <w:top w:val="single" w:sz="4" w:space="0" w:color="auto"/>
              <w:bottom w:val="single" w:sz="4" w:space="0" w:color="auto"/>
            </w:tcBorders>
          </w:tcPr>
          <w:p w14:paraId="42C2111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A16B1FE"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A9F010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3BF2841" w14:textId="77777777" w:rsidR="00980D3B" w:rsidRDefault="00980D3B">
            <w:pPr>
              <w:pStyle w:val="ComponentTableBody"/>
            </w:pPr>
            <w:r>
              <w:t>2</w:t>
            </w:r>
          </w:p>
        </w:tc>
        <w:tc>
          <w:tcPr>
            <w:tcW w:w="576" w:type="dxa"/>
            <w:tcBorders>
              <w:top w:val="single" w:sz="4" w:space="0" w:color="auto"/>
              <w:bottom w:val="single" w:sz="4" w:space="0" w:color="auto"/>
            </w:tcBorders>
          </w:tcPr>
          <w:p w14:paraId="37782346" w14:textId="77777777" w:rsidR="00980D3B" w:rsidRDefault="00980D3B">
            <w:pPr>
              <w:pStyle w:val="ComponentTableBody"/>
            </w:pPr>
            <w:r>
              <w:t>2</w:t>
            </w:r>
          </w:p>
        </w:tc>
        <w:tc>
          <w:tcPr>
            <w:tcW w:w="720" w:type="dxa"/>
            <w:tcBorders>
              <w:top w:val="single" w:sz="4" w:space="0" w:color="auto"/>
              <w:bottom w:val="single" w:sz="4" w:space="0" w:color="auto"/>
            </w:tcBorders>
          </w:tcPr>
          <w:p w14:paraId="16EE1038" w14:textId="77777777" w:rsidR="00980D3B" w:rsidRDefault="00980D3B">
            <w:pPr>
              <w:pStyle w:val="ComponentTableBody"/>
            </w:pPr>
            <w:r>
              <w:t>NM</w:t>
            </w:r>
          </w:p>
        </w:tc>
        <w:tc>
          <w:tcPr>
            <w:tcW w:w="576" w:type="dxa"/>
            <w:tcBorders>
              <w:top w:val="single" w:sz="4" w:space="0" w:color="auto"/>
              <w:bottom w:val="single" w:sz="4" w:space="0" w:color="auto"/>
            </w:tcBorders>
          </w:tcPr>
          <w:p w14:paraId="45F0FB60" w14:textId="77777777" w:rsidR="00980D3B" w:rsidRDefault="00980D3B">
            <w:pPr>
              <w:pStyle w:val="ComponentTableBody"/>
            </w:pPr>
            <w:r>
              <w:t>R</w:t>
            </w:r>
          </w:p>
        </w:tc>
        <w:tc>
          <w:tcPr>
            <w:tcW w:w="720" w:type="dxa"/>
            <w:tcBorders>
              <w:top w:val="single" w:sz="4" w:space="0" w:color="auto"/>
              <w:bottom w:val="single" w:sz="4" w:space="0" w:color="auto"/>
            </w:tcBorders>
          </w:tcPr>
          <w:p w14:paraId="48E87335"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8989039" w14:textId="77777777" w:rsidR="00980D3B" w:rsidRDefault="00980D3B">
            <w:pPr>
              <w:pStyle w:val="ComponentTableBody"/>
              <w:jc w:val="left"/>
              <w:rPr>
                <w:snapToGrid w:val="0"/>
              </w:rPr>
            </w:pPr>
            <w:r>
              <w:rPr>
                <w:snapToGrid w:val="0"/>
              </w:rPr>
              <w:t>Segment Sequence</w:t>
            </w:r>
          </w:p>
        </w:tc>
        <w:tc>
          <w:tcPr>
            <w:tcW w:w="1440" w:type="dxa"/>
            <w:tcBorders>
              <w:top w:val="single" w:sz="4" w:space="0" w:color="auto"/>
              <w:bottom w:val="single" w:sz="4" w:space="0" w:color="auto"/>
            </w:tcBorders>
          </w:tcPr>
          <w:p w14:paraId="2FE197A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C82A273"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4CA43FA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0F63425" w14:textId="77777777" w:rsidR="00980D3B" w:rsidRDefault="00980D3B">
            <w:pPr>
              <w:pStyle w:val="ComponentTableBody"/>
            </w:pPr>
            <w:r>
              <w:t>3</w:t>
            </w:r>
          </w:p>
        </w:tc>
        <w:tc>
          <w:tcPr>
            <w:tcW w:w="576" w:type="dxa"/>
            <w:tcBorders>
              <w:top w:val="single" w:sz="4" w:space="0" w:color="auto"/>
              <w:bottom w:val="single" w:sz="4" w:space="0" w:color="auto"/>
            </w:tcBorders>
          </w:tcPr>
          <w:p w14:paraId="003B2C70" w14:textId="77777777" w:rsidR="00980D3B" w:rsidRDefault="00980D3B">
            <w:pPr>
              <w:pStyle w:val="ComponentTableBody"/>
            </w:pPr>
            <w:r>
              <w:t>2</w:t>
            </w:r>
          </w:p>
        </w:tc>
        <w:tc>
          <w:tcPr>
            <w:tcW w:w="720" w:type="dxa"/>
            <w:tcBorders>
              <w:top w:val="single" w:sz="4" w:space="0" w:color="auto"/>
              <w:bottom w:val="single" w:sz="4" w:space="0" w:color="auto"/>
            </w:tcBorders>
          </w:tcPr>
          <w:p w14:paraId="7924729E" w14:textId="77777777" w:rsidR="00980D3B" w:rsidRDefault="00980D3B">
            <w:pPr>
              <w:pStyle w:val="ComponentTableBody"/>
            </w:pPr>
            <w:r>
              <w:t>NM</w:t>
            </w:r>
          </w:p>
        </w:tc>
        <w:tc>
          <w:tcPr>
            <w:tcW w:w="576" w:type="dxa"/>
            <w:tcBorders>
              <w:top w:val="single" w:sz="4" w:space="0" w:color="auto"/>
              <w:bottom w:val="single" w:sz="4" w:space="0" w:color="auto"/>
            </w:tcBorders>
          </w:tcPr>
          <w:p w14:paraId="064E0A01" w14:textId="77777777" w:rsidR="00980D3B" w:rsidRDefault="00980D3B">
            <w:pPr>
              <w:pStyle w:val="ComponentTableBody"/>
            </w:pPr>
            <w:r>
              <w:t>O</w:t>
            </w:r>
          </w:p>
        </w:tc>
        <w:tc>
          <w:tcPr>
            <w:tcW w:w="720" w:type="dxa"/>
            <w:tcBorders>
              <w:top w:val="single" w:sz="4" w:space="0" w:color="auto"/>
              <w:bottom w:val="single" w:sz="4" w:space="0" w:color="auto"/>
            </w:tcBorders>
          </w:tcPr>
          <w:p w14:paraId="7AE2740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C8AC63A" w14:textId="77777777" w:rsidR="00980D3B" w:rsidRDefault="00980D3B">
            <w:pPr>
              <w:pStyle w:val="ComponentTableBody"/>
              <w:jc w:val="left"/>
            </w:pPr>
            <w:r>
              <w:rPr>
                <w:snapToGrid w:val="0"/>
              </w:rPr>
              <w:t>Field Position</w:t>
            </w:r>
          </w:p>
        </w:tc>
        <w:tc>
          <w:tcPr>
            <w:tcW w:w="1440" w:type="dxa"/>
            <w:tcBorders>
              <w:top w:val="single" w:sz="4" w:space="0" w:color="auto"/>
              <w:bottom w:val="single" w:sz="4" w:space="0" w:color="auto"/>
            </w:tcBorders>
          </w:tcPr>
          <w:p w14:paraId="52E37F3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C93C973"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2124ECA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429F142" w14:textId="77777777" w:rsidR="00980D3B" w:rsidRDefault="00980D3B">
            <w:pPr>
              <w:pStyle w:val="ComponentTableBody"/>
            </w:pPr>
            <w:r>
              <w:t>4</w:t>
            </w:r>
          </w:p>
        </w:tc>
        <w:tc>
          <w:tcPr>
            <w:tcW w:w="576" w:type="dxa"/>
            <w:tcBorders>
              <w:top w:val="single" w:sz="4" w:space="0" w:color="auto"/>
              <w:bottom w:val="single" w:sz="4" w:space="0" w:color="auto"/>
            </w:tcBorders>
          </w:tcPr>
          <w:p w14:paraId="68194EC9" w14:textId="77777777" w:rsidR="00980D3B" w:rsidRDefault="00980D3B">
            <w:pPr>
              <w:pStyle w:val="ComponentTableBody"/>
            </w:pPr>
            <w:r>
              <w:t>2</w:t>
            </w:r>
          </w:p>
        </w:tc>
        <w:tc>
          <w:tcPr>
            <w:tcW w:w="720" w:type="dxa"/>
            <w:tcBorders>
              <w:top w:val="single" w:sz="4" w:space="0" w:color="auto"/>
              <w:bottom w:val="single" w:sz="4" w:space="0" w:color="auto"/>
            </w:tcBorders>
          </w:tcPr>
          <w:p w14:paraId="2DF05EBF" w14:textId="77777777" w:rsidR="00980D3B" w:rsidRDefault="00980D3B">
            <w:pPr>
              <w:pStyle w:val="ComponentTableBody"/>
            </w:pPr>
            <w:r>
              <w:t>NM</w:t>
            </w:r>
          </w:p>
        </w:tc>
        <w:tc>
          <w:tcPr>
            <w:tcW w:w="576" w:type="dxa"/>
            <w:tcBorders>
              <w:top w:val="single" w:sz="4" w:space="0" w:color="auto"/>
              <w:bottom w:val="single" w:sz="4" w:space="0" w:color="auto"/>
            </w:tcBorders>
          </w:tcPr>
          <w:p w14:paraId="796F842C" w14:textId="77777777" w:rsidR="00980D3B" w:rsidRDefault="00980D3B">
            <w:pPr>
              <w:pStyle w:val="ComponentTableBody"/>
            </w:pPr>
            <w:r>
              <w:t>O</w:t>
            </w:r>
          </w:p>
        </w:tc>
        <w:tc>
          <w:tcPr>
            <w:tcW w:w="720" w:type="dxa"/>
            <w:tcBorders>
              <w:top w:val="single" w:sz="4" w:space="0" w:color="auto"/>
              <w:bottom w:val="single" w:sz="4" w:space="0" w:color="auto"/>
            </w:tcBorders>
          </w:tcPr>
          <w:p w14:paraId="462E946E"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40110F6" w14:textId="77777777" w:rsidR="00980D3B" w:rsidRDefault="00980D3B">
            <w:pPr>
              <w:pStyle w:val="ComponentTableBody"/>
              <w:jc w:val="left"/>
            </w:pPr>
            <w:r>
              <w:t>Field Repetition</w:t>
            </w:r>
          </w:p>
        </w:tc>
        <w:tc>
          <w:tcPr>
            <w:tcW w:w="1440" w:type="dxa"/>
            <w:tcBorders>
              <w:top w:val="single" w:sz="4" w:space="0" w:color="auto"/>
              <w:bottom w:val="single" w:sz="4" w:space="0" w:color="auto"/>
            </w:tcBorders>
          </w:tcPr>
          <w:p w14:paraId="37F46E6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73C58BC"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6B959B8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0989486" w14:textId="77777777" w:rsidR="00980D3B" w:rsidRDefault="00980D3B">
            <w:pPr>
              <w:pStyle w:val="ComponentTableBody"/>
              <w:rPr>
                <w:lang w:val="it-IT"/>
              </w:rPr>
            </w:pPr>
            <w:r>
              <w:rPr>
                <w:lang w:val="it-IT"/>
              </w:rPr>
              <w:t>5</w:t>
            </w:r>
          </w:p>
        </w:tc>
        <w:tc>
          <w:tcPr>
            <w:tcW w:w="576" w:type="dxa"/>
            <w:tcBorders>
              <w:top w:val="single" w:sz="4" w:space="0" w:color="auto"/>
              <w:bottom w:val="single" w:sz="4" w:space="0" w:color="auto"/>
            </w:tcBorders>
          </w:tcPr>
          <w:p w14:paraId="18868CD5" w14:textId="77777777" w:rsidR="00980D3B" w:rsidRDefault="00980D3B">
            <w:pPr>
              <w:pStyle w:val="ComponentTableBody"/>
              <w:rPr>
                <w:lang w:val="it-IT"/>
              </w:rPr>
            </w:pPr>
            <w:r>
              <w:rPr>
                <w:lang w:val="it-IT"/>
              </w:rPr>
              <w:t>2</w:t>
            </w:r>
          </w:p>
        </w:tc>
        <w:tc>
          <w:tcPr>
            <w:tcW w:w="720" w:type="dxa"/>
            <w:tcBorders>
              <w:top w:val="single" w:sz="4" w:space="0" w:color="auto"/>
              <w:bottom w:val="single" w:sz="4" w:space="0" w:color="auto"/>
            </w:tcBorders>
          </w:tcPr>
          <w:p w14:paraId="7CD58B09"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2743D94C"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0F40A5A"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5D3E256A" w14:textId="77777777" w:rsidR="00980D3B" w:rsidRDefault="00980D3B">
            <w:pPr>
              <w:pStyle w:val="ComponentTableBody"/>
              <w:jc w:val="left"/>
              <w:rPr>
                <w:snapToGrid w:val="0"/>
              </w:rPr>
            </w:pPr>
            <w:r>
              <w:t>Component Number</w:t>
            </w:r>
          </w:p>
        </w:tc>
        <w:tc>
          <w:tcPr>
            <w:tcW w:w="1440" w:type="dxa"/>
            <w:tcBorders>
              <w:top w:val="single" w:sz="4" w:space="0" w:color="auto"/>
              <w:bottom w:val="single" w:sz="4" w:space="0" w:color="auto"/>
            </w:tcBorders>
          </w:tcPr>
          <w:p w14:paraId="342E442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DF859B0"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2B63D926"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657BE40D" w14:textId="77777777" w:rsidR="00980D3B" w:rsidRDefault="00980D3B">
            <w:pPr>
              <w:pStyle w:val="ComponentTableBody"/>
            </w:pPr>
            <w:r>
              <w:t>6</w:t>
            </w:r>
          </w:p>
        </w:tc>
        <w:tc>
          <w:tcPr>
            <w:tcW w:w="576" w:type="dxa"/>
            <w:tcBorders>
              <w:top w:val="single" w:sz="4" w:space="0" w:color="auto"/>
              <w:bottom w:val="double" w:sz="4" w:space="0" w:color="auto"/>
            </w:tcBorders>
          </w:tcPr>
          <w:p w14:paraId="5CE8C37A" w14:textId="77777777" w:rsidR="00980D3B" w:rsidRDefault="00980D3B">
            <w:pPr>
              <w:pStyle w:val="ComponentTableBody"/>
            </w:pPr>
            <w:r>
              <w:t>2</w:t>
            </w:r>
          </w:p>
        </w:tc>
        <w:tc>
          <w:tcPr>
            <w:tcW w:w="720" w:type="dxa"/>
            <w:tcBorders>
              <w:top w:val="single" w:sz="4" w:space="0" w:color="auto"/>
              <w:bottom w:val="double" w:sz="4" w:space="0" w:color="auto"/>
            </w:tcBorders>
          </w:tcPr>
          <w:p w14:paraId="68A009B7" w14:textId="77777777" w:rsidR="00980D3B" w:rsidRDefault="00980D3B">
            <w:pPr>
              <w:pStyle w:val="ComponentTableBody"/>
            </w:pPr>
            <w:r>
              <w:t>NM</w:t>
            </w:r>
          </w:p>
        </w:tc>
        <w:tc>
          <w:tcPr>
            <w:tcW w:w="576" w:type="dxa"/>
            <w:tcBorders>
              <w:top w:val="single" w:sz="4" w:space="0" w:color="auto"/>
              <w:bottom w:val="double" w:sz="4" w:space="0" w:color="auto"/>
            </w:tcBorders>
          </w:tcPr>
          <w:p w14:paraId="5EA1AEFC" w14:textId="77777777" w:rsidR="00980D3B" w:rsidRDefault="00980D3B">
            <w:pPr>
              <w:pStyle w:val="ComponentTableBody"/>
            </w:pPr>
            <w:r>
              <w:t>O</w:t>
            </w:r>
          </w:p>
        </w:tc>
        <w:tc>
          <w:tcPr>
            <w:tcW w:w="720" w:type="dxa"/>
            <w:tcBorders>
              <w:top w:val="single" w:sz="4" w:space="0" w:color="auto"/>
              <w:bottom w:val="double" w:sz="4" w:space="0" w:color="auto"/>
            </w:tcBorders>
          </w:tcPr>
          <w:p w14:paraId="7BC2DCE6" w14:textId="77777777" w:rsidR="00980D3B" w:rsidRDefault="00980D3B">
            <w:pPr>
              <w:pStyle w:val="ComponentTableBody"/>
              <w:rPr>
                <w:sz w:val="16"/>
              </w:rPr>
            </w:pPr>
          </w:p>
        </w:tc>
        <w:tc>
          <w:tcPr>
            <w:tcW w:w="2880" w:type="dxa"/>
            <w:tcBorders>
              <w:top w:val="single" w:sz="4" w:space="0" w:color="auto"/>
              <w:bottom w:val="double" w:sz="4" w:space="0" w:color="auto"/>
            </w:tcBorders>
          </w:tcPr>
          <w:p w14:paraId="7DA15E35" w14:textId="77777777" w:rsidR="00980D3B" w:rsidRDefault="00980D3B">
            <w:pPr>
              <w:pStyle w:val="ComponentTableBody"/>
              <w:jc w:val="left"/>
              <w:rPr>
                <w:snapToGrid w:val="0"/>
              </w:rPr>
            </w:pPr>
            <w:r>
              <w:t>Sub-Component Number</w:t>
            </w:r>
          </w:p>
        </w:tc>
        <w:tc>
          <w:tcPr>
            <w:tcW w:w="1440" w:type="dxa"/>
            <w:tcBorders>
              <w:top w:val="single" w:sz="4" w:space="0" w:color="auto"/>
              <w:bottom w:val="double" w:sz="4" w:space="0" w:color="auto"/>
            </w:tcBorders>
          </w:tcPr>
          <w:p w14:paraId="32A824CB"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7985E3A"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308E46DF" w14:textId="77777777" w:rsidR="00980D3B" w:rsidRDefault="00980D3B">
      <w:pPr>
        <w:pStyle w:val="NormalIndented"/>
      </w:pPr>
      <w:r>
        <w:t>Definition: This data type identifies the segment and its constituent where an error has occurred.</w:t>
      </w:r>
    </w:p>
    <w:p w14:paraId="5D41981A" w14:textId="77777777" w:rsidR="00980D3B" w:rsidRDefault="00980D3B">
      <w:pPr>
        <w:pStyle w:val="Note"/>
      </w:pPr>
      <w:r>
        <w:rPr>
          <w:rStyle w:val="Strong"/>
        </w:rPr>
        <w:t>Maximum Length:</w:t>
      </w:r>
      <w:r>
        <w:t xml:space="preserve"> 18</w:t>
      </w:r>
    </w:p>
    <w:p w14:paraId="3874F50A" w14:textId="77777777" w:rsidR="00980D3B" w:rsidRDefault="00980D3B">
      <w:pPr>
        <w:pStyle w:val="Heading4"/>
        <w:rPr>
          <w:vanish/>
        </w:rPr>
      </w:pPr>
    </w:p>
    <w:p w14:paraId="79E94111" w14:textId="77777777" w:rsidR="00980D3B" w:rsidRDefault="00980D3B">
      <w:pPr>
        <w:pStyle w:val="Heading4"/>
      </w:pPr>
      <w:r>
        <w:t>Segment ID (ST)</w:t>
      </w:r>
    </w:p>
    <w:p w14:paraId="04723179" w14:textId="77777777" w:rsidR="00980D3B" w:rsidRDefault="00980D3B">
      <w:pPr>
        <w:pStyle w:val="NormalIndented"/>
      </w:pPr>
      <w:r>
        <w:t>Definition: Specifies the 3-letter name for the segment.</w:t>
      </w:r>
    </w:p>
    <w:p w14:paraId="2BE0B205" w14:textId="77777777" w:rsidR="00980D3B" w:rsidRDefault="00980D3B">
      <w:pPr>
        <w:pStyle w:val="Heading4"/>
      </w:pPr>
      <w:r>
        <w:t>Segment Sequence (NM)</w:t>
      </w:r>
    </w:p>
    <w:p w14:paraId="661A3318" w14:textId="77777777" w:rsidR="00980D3B" w:rsidRDefault="00980D3B">
      <w:pPr>
        <w:pStyle w:val="NormalIndented"/>
      </w:pPr>
      <w:r>
        <w:t>Definition: Identifies the segment occurrence within the message.</w:t>
      </w:r>
    </w:p>
    <w:p w14:paraId="16271249" w14:textId="77777777" w:rsidR="00980D3B" w:rsidRDefault="00980D3B">
      <w:pPr>
        <w:pStyle w:val="Heading4"/>
      </w:pPr>
      <w:r>
        <w:t>Field Position (NM)</w:t>
      </w:r>
    </w:p>
    <w:p w14:paraId="73F549F1" w14:textId="77777777" w:rsidR="00980D3B" w:rsidRDefault="00980D3B">
      <w:pPr>
        <w:pStyle w:val="NormalIndented"/>
      </w:pPr>
      <w:r>
        <w:t>Definition: Identifies the number of the field within the segment. The first field is assigned a number of 1. Field number should not be specified when referring to the e</w:t>
      </w:r>
      <w:r>
        <w:t>n</w:t>
      </w:r>
      <w:r>
        <w:t>tire segment.</w:t>
      </w:r>
    </w:p>
    <w:p w14:paraId="24229112" w14:textId="77777777" w:rsidR="00980D3B" w:rsidRDefault="00980D3B">
      <w:pPr>
        <w:pStyle w:val="Heading4"/>
      </w:pPr>
      <w:r>
        <w:t>Field Repetition (NM)</w:t>
      </w:r>
    </w:p>
    <w:p w14:paraId="5D243661" w14:textId="77777777" w:rsidR="00980D3B" w:rsidRDefault="00980D3B">
      <w:pPr>
        <w:pStyle w:val="NormalIndented"/>
      </w:pPr>
      <w:r>
        <w:t>Definition: Identifies the repetition number of the field. The first repetition is counted as 1. If a Field Position is specified, but Field Repetition is not, Field Repetition should be assumed to be 1. If Field Position is not specified, Field Repetition should not be spec</w:t>
      </w:r>
      <w:r>
        <w:t>i</w:t>
      </w:r>
      <w:r>
        <w:t>fied.</w:t>
      </w:r>
    </w:p>
    <w:p w14:paraId="51471515" w14:textId="77777777" w:rsidR="00980D3B" w:rsidRDefault="00980D3B">
      <w:pPr>
        <w:pStyle w:val="Heading4"/>
      </w:pPr>
      <w:r>
        <w:t>Component Number (NM)</w:t>
      </w:r>
    </w:p>
    <w:p w14:paraId="2F00AB69" w14:textId="77777777" w:rsidR="00980D3B" w:rsidRDefault="00980D3B">
      <w:pPr>
        <w:pStyle w:val="NormalIndented"/>
      </w:pPr>
      <w:r>
        <w:t>Definition: Identifies the number of the component within the field. The first component is assigned a number of 1. Component number should not be specified when referring to the entire field.</w:t>
      </w:r>
    </w:p>
    <w:p w14:paraId="47BC9A62" w14:textId="77777777" w:rsidR="00980D3B" w:rsidRDefault="00980D3B">
      <w:pPr>
        <w:pStyle w:val="Heading4"/>
      </w:pPr>
      <w:r>
        <w:lastRenderedPageBreak/>
        <w:t>Sub-Component Number (NM)</w:t>
      </w:r>
    </w:p>
    <w:p w14:paraId="297B8722" w14:textId="77777777" w:rsidR="00980D3B" w:rsidRDefault="00980D3B">
      <w:pPr>
        <w:pStyle w:val="NormalIndented"/>
      </w:pPr>
      <w:r>
        <w:t>Definition: Identifies the number of the sub-component within the component. The first sub-component is assigned a number of 1. Sub-component number should not be specified when referring to the entire co</w:t>
      </w:r>
      <w:r>
        <w:t>m</w:t>
      </w:r>
      <w:r>
        <w:t>ponent.</w:t>
      </w:r>
    </w:p>
    <w:p w14:paraId="02FBDB8D" w14:textId="77777777" w:rsidR="00980D3B" w:rsidRDefault="00980D3B">
      <w:pPr>
        <w:pStyle w:val="Heading3"/>
      </w:pPr>
      <w:r>
        <w:fldChar w:fldCharType="begin"/>
      </w:r>
      <w:r>
        <w:instrText xml:space="preserve"> XE "FC" </w:instrText>
      </w:r>
      <w:r>
        <w:fldChar w:fldCharType="end"/>
      </w:r>
      <w:r>
        <w:fldChar w:fldCharType="begin"/>
      </w:r>
      <w:r>
        <w:instrText xml:space="preserve"> XE "Data types: FC" </w:instrText>
      </w:r>
      <w:r>
        <w:fldChar w:fldCharType="end"/>
      </w:r>
      <w:bookmarkStart w:id="700" w:name="_Ref485523793"/>
      <w:bookmarkStart w:id="701" w:name="_Toc498145964"/>
      <w:bookmarkStart w:id="702" w:name="_Toc527864533"/>
      <w:bookmarkStart w:id="703" w:name="_Toc527866005"/>
      <w:bookmarkStart w:id="704" w:name="_Toc528481886"/>
      <w:bookmarkStart w:id="705" w:name="_Toc528482391"/>
      <w:bookmarkStart w:id="706" w:name="_Toc528482690"/>
      <w:bookmarkStart w:id="707" w:name="_Toc528482815"/>
      <w:bookmarkStart w:id="708" w:name="_Toc528486123"/>
      <w:bookmarkStart w:id="709" w:name="_Toc536689738"/>
      <w:bookmarkStart w:id="710" w:name="_Toc496483"/>
      <w:bookmarkStart w:id="711" w:name="_Toc524830"/>
      <w:bookmarkStart w:id="712" w:name="_Toc1802413"/>
      <w:bookmarkStart w:id="713" w:name="_Toc22448408"/>
      <w:bookmarkStart w:id="714" w:name="_Toc22697600"/>
      <w:bookmarkStart w:id="715" w:name="_Toc24273635"/>
      <w:r>
        <w:t>FC - financial class</w:t>
      </w:r>
      <w:bookmarkEnd w:id="673"/>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p>
    <w:p w14:paraId="13226C8B" w14:textId="77777777" w:rsidR="00980D3B" w:rsidRDefault="00980D3B">
      <w:pPr>
        <w:pStyle w:val="ComponentTableCaption"/>
      </w:pPr>
      <w:bookmarkStart w:id="716" w:name="FC"/>
      <w:r>
        <w:t xml:space="preserve">HL7 Component Table - FC– Financial Class </w:t>
      </w:r>
      <w:r>
        <w:fldChar w:fldCharType="begin"/>
      </w:r>
      <w:r>
        <w:instrText xml:space="preserve"> XE "HL7 Component Table - FC" </w:instrText>
      </w:r>
      <w:r>
        <w:fldChar w:fldCharType="end"/>
      </w:r>
      <w:bookmarkEnd w:id="71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E8F2D8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AAACC71"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7571E184"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2CE57652"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79F8FAE2"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FBD9ACC"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7E87721"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7C2ED97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2C5AB2EE" w14:textId="77777777" w:rsidR="00980D3B" w:rsidRDefault="00980D3B">
            <w:pPr>
              <w:pStyle w:val="ComponentTableHeader"/>
              <w:rPr>
                <w:b w:val="0"/>
                <w:lang w:val="fr-FR"/>
              </w:rPr>
            </w:pPr>
            <w:r>
              <w:rPr>
                <w:lang w:val="fr-FR"/>
              </w:rPr>
              <w:t>SEC.REF.</w:t>
            </w:r>
          </w:p>
        </w:tc>
      </w:tr>
      <w:tr w:rsidR="00980D3B" w14:paraId="62FEAB8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5D352F0" w14:textId="77777777" w:rsidR="00980D3B" w:rsidRDefault="00980D3B">
            <w:pPr>
              <w:pStyle w:val="ComponentTableBody"/>
            </w:pPr>
            <w:r>
              <w:t>1</w:t>
            </w:r>
          </w:p>
        </w:tc>
        <w:tc>
          <w:tcPr>
            <w:tcW w:w="576" w:type="dxa"/>
            <w:tcBorders>
              <w:top w:val="single" w:sz="4" w:space="0" w:color="auto"/>
              <w:bottom w:val="single" w:sz="4" w:space="0" w:color="auto"/>
            </w:tcBorders>
          </w:tcPr>
          <w:p w14:paraId="57219D6C" w14:textId="77777777" w:rsidR="00980D3B" w:rsidRDefault="00980D3B">
            <w:pPr>
              <w:pStyle w:val="ComponentTableBody"/>
            </w:pPr>
            <w:r>
              <w:t>20</w:t>
            </w:r>
          </w:p>
        </w:tc>
        <w:tc>
          <w:tcPr>
            <w:tcW w:w="720" w:type="dxa"/>
            <w:tcBorders>
              <w:top w:val="single" w:sz="4" w:space="0" w:color="auto"/>
              <w:bottom w:val="single" w:sz="4" w:space="0" w:color="auto"/>
            </w:tcBorders>
          </w:tcPr>
          <w:p w14:paraId="3FA12914" w14:textId="77777777" w:rsidR="00980D3B" w:rsidRDefault="00980D3B">
            <w:pPr>
              <w:pStyle w:val="ComponentTableBody"/>
            </w:pPr>
            <w:r>
              <w:t>IS</w:t>
            </w:r>
          </w:p>
        </w:tc>
        <w:tc>
          <w:tcPr>
            <w:tcW w:w="576" w:type="dxa"/>
            <w:tcBorders>
              <w:top w:val="single" w:sz="4" w:space="0" w:color="auto"/>
              <w:bottom w:val="single" w:sz="4" w:space="0" w:color="auto"/>
            </w:tcBorders>
          </w:tcPr>
          <w:p w14:paraId="24B1ACE0" w14:textId="77777777" w:rsidR="00980D3B" w:rsidRDefault="00980D3B">
            <w:pPr>
              <w:pStyle w:val="ComponentTableBody"/>
            </w:pPr>
            <w:r>
              <w:t>R</w:t>
            </w:r>
          </w:p>
        </w:tc>
        <w:tc>
          <w:tcPr>
            <w:tcW w:w="720" w:type="dxa"/>
            <w:tcBorders>
              <w:top w:val="single" w:sz="4" w:space="0" w:color="auto"/>
              <w:bottom w:val="single" w:sz="4" w:space="0" w:color="auto"/>
            </w:tcBorders>
          </w:tcPr>
          <w:p w14:paraId="4F41C13A" w14:textId="77777777" w:rsidR="00980D3B" w:rsidRDefault="00980D3B">
            <w:pPr>
              <w:pStyle w:val="ComponentTableBody"/>
            </w:pPr>
            <w:r>
              <w:t>0064</w:t>
            </w:r>
          </w:p>
        </w:tc>
        <w:tc>
          <w:tcPr>
            <w:tcW w:w="2880" w:type="dxa"/>
            <w:tcBorders>
              <w:top w:val="single" w:sz="4" w:space="0" w:color="auto"/>
              <w:bottom w:val="single" w:sz="4" w:space="0" w:color="auto"/>
            </w:tcBorders>
          </w:tcPr>
          <w:p w14:paraId="289E9C39" w14:textId="77777777" w:rsidR="00980D3B" w:rsidRDefault="00980D3B">
            <w:pPr>
              <w:pStyle w:val="ComponentTableBody"/>
              <w:jc w:val="left"/>
            </w:pPr>
            <w:r>
              <w:t>Financial Class Code</w:t>
            </w:r>
          </w:p>
        </w:tc>
        <w:tc>
          <w:tcPr>
            <w:tcW w:w="1440" w:type="dxa"/>
            <w:tcBorders>
              <w:top w:val="single" w:sz="4" w:space="0" w:color="auto"/>
              <w:bottom w:val="single" w:sz="4" w:space="0" w:color="auto"/>
            </w:tcBorders>
          </w:tcPr>
          <w:p w14:paraId="67DBFB7D" w14:textId="77777777" w:rsidR="00980D3B" w:rsidRDefault="00980D3B">
            <w:pPr>
              <w:pStyle w:val="ComponentTableBody"/>
              <w:jc w:val="left"/>
            </w:pPr>
          </w:p>
        </w:tc>
        <w:tc>
          <w:tcPr>
            <w:tcW w:w="1008" w:type="dxa"/>
            <w:tcBorders>
              <w:top w:val="single" w:sz="4" w:space="0" w:color="auto"/>
              <w:bottom w:val="single" w:sz="4" w:space="0" w:color="auto"/>
            </w:tcBorders>
          </w:tcPr>
          <w:p w14:paraId="7D4BE0D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709E596E"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F06E55B" w14:textId="77777777" w:rsidR="00980D3B" w:rsidRDefault="00980D3B">
            <w:pPr>
              <w:pStyle w:val="ComponentTableBody"/>
              <w:rPr>
                <w:lang w:val="it-IT"/>
              </w:rPr>
            </w:pPr>
            <w:r>
              <w:rPr>
                <w:lang w:val="it-IT"/>
              </w:rPr>
              <w:t>2</w:t>
            </w:r>
          </w:p>
        </w:tc>
        <w:tc>
          <w:tcPr>
            <w:tcW w:w="576" w:type="dxa"/>
            <w:tcBorders>
              <w:top w:val="single" w:sz="4" w:space="0" w:color="auto"/>
              <w:bottom w:val="double" w:sz="4" w:space="0" w:color="auto"/>
            </w:tcBorders>
          </w:tcPr>
          <w:p w14:paraId="2699BE4F" w14:textId="77777777" w:rsidR="00980D3B" w:rsidRDefault="00980D3B">
            <w:pPr>
              <w:pStyle w:val="ComponentTableBody"/>
              <w:rPr>
                <w:lang w:val="it-IT"/>
              </w:rPr>
            </w:pPr>
            <w:r>
              <w:rPr>
                <w:lang w:val="it-IT"/>
              </w:rPr>
              <w:t>26</w:t>
            </w:r>
          </w:p>
        </w:tc>
        <w:tc>
          <w:tcPr>
            <w:tcW w:w="720" w:type="dxa"/>
            <w:tcBorders>
              <w:top w:val="single" w:sz="4" w:space="0" w:color="auto"/>
              <w:bottom w:val="double" w:sz="4" w:space="0" w:color="auto"/>
            </w:tcBorders>
          </w:tcPr>
          <w:p w14:paraId="7326A5E7" w14:textId="77777777" w:rsidR="00980D3B" w:rsidRDefault="00980D3B">
            <w:pPr>
              <w:pStyle w:val="ComponentTableBody"/>
              <w:rPr>
                <w:lang w:val="it-IT"/>
              </w:rPr>
            </w:pPr>
            <w:r>
              <w:rPr>
                <w:lang w:val="it-IT"/>
              </w:rPr>
              <w:t>TS</w:t>
            </w:r>
          </w:p>
        </w:tc>
        <w:tc>
          <w:tcPr>
            <w:tcW w:w="576" w:type="dxa"/>
            <w:tcBorders>
              <w:top w:val="single" w:sz="4" w:space="0" w:color="auto"/>
              <w:bottom w:val="double" w:sz="4" w:space="0" w:color="auto"/>
            </w:tcBorders>
          </w:tcPr>
          <w:p w14:paraId="2CB77A84"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15E3ED80" w14:textId="77777777" w:rsidR="00980D3B" w:rsidRDefault="00980D3B">
            <w:pPr>
              <w:pStyle w:val="ComponentTableBody"/>
              <w:rPr>
                <w:lang w:val="it-IT"/>
              </w:rPr>
            </w:pPr>
          </w:p>
        </w:tc>
        <w:tc>
          <w:tcPr>
            <w:tcW w:w="2880" w:type="dxa"/>
            <w:tcBorders>
              <w:top w:val="single" w:sz="4" w:space="0" w:color="auto"/>
              <w:bottom w:val="double" w:sz="4" w:space="0" w:color="auto"/>
            </w:tcBorders>
          </w:tcPr>
          <w:p w14:paraId="641B0F48" w14:textId="77777777" w:rsidR="00980D3B" w:rsidRDefault="00980D3B">
            <w:pPr>
              <w:pStyle w:val="ComponentTableBody"/>
              <w:jc w:val="left"/>
            </w:pPr>
            <w:r>
              <w:t>Effective Date</w:t>
            </w:r>
          </w:p>
        </w:tc>
        <w:tc>
          <w:tcPr>
            <w:tcW w:w="1440" w:type="dxa"/>
            <w:tcBorders>
              <w:top w:val="single" w:sz="4" w:space="0" w:color="auto"/>
              <w:bottom w:val="double" w:sz="4" w:space="0" w:color="auto"/>
            </w:tcBorders>
          </w:tcPr>
          <w:p w14:paraId="7D261771" w14:textId="77777777" w:rsidR="00980D3B" w:rsidRDefault="00980D3B">
            <w:pPr>
              <w:pStyle w:val="ComponentTableBody"/>
              <w:jc w:val="left"/>
            </w:pPr>
          </w:p>
        </w:tc>
        <w:tc>
          <w:tcPr>
            <w:tcW w:w="1008" w:type="dxa"/>
            <w:tcBorders>
              <w:top w:val="single" w:sz="4" w:space="0" w:color="auto"/>
              <w:bottom w:val="double" w:sz="4" w:space="0" w:color="auto"/>
            </w:tcBorders>
          </w:tcPr>
          <w:p w14:paraId="395E4589"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bl>
    <w:p w14:paraId="05D9C7CD" w14:textId="77777777" w:rsidR="00980D3B" w:rsidRDefault="00980D3B">
      <w:pPr>
        <w:pStyle w:val="Note"/>
        <w:tabs>
          <w:tab w:val="left" w:pos="1440"/>
        </w:tabs>
        <w:rPr>
          <w:snapToGrid w:val="0"/>
        </w:rPr>
      </w:pPr>
      <w:r>
        <w:rPr>
          <w:rStyle w:val="Strong"/>
        </w:rPr>
        <w:t>Maximum Length:</w:t>
      </w:r>
      <w:r>
        <w:t xml:space="preserve"> 47</w:t>
      </w:r>
    </w:p>
    <w:p w14:paraId="0ED2BA40" w14:textId="77777777" w:rsidR="00980D3B" w:rsidRDefault="00980D3B">
      <w:pPr>
        <w:pStyle w:val="Heading4"/>
        <w:rPr>
          <w:vanish/>
        </w:rPr>
      </w:pPr>
      <w:r>
        <w:rPr>
          <w:vanish/>
        </w:rPr>
        <w:t>hiddentext</w:t>
      </w:r>
    </w:p>
    <w:p w14:paraId="453FD442" w14:textId="77777777" w:rsidR="00980D3B" w:rsidRDefault="00980D3B">
      <w:pPr>
        <w:pStyle w:val="Heading4"/>
      </w:pPr>
      <w:bookmarkStart w:id="717" w:name="_Toc498145965"/>
      <w:bookmarkStart w:id="718" w:name="_Toc527864534"/>
      <w:bookmarkStart w:id="719" w:name="_Toc527866006"/>
      <w:r>
        <w:t>Financial Class Code(IS)</w:t>
      </w:r>
      <w:bookmarkEnd w:id="717"/>
      <w:bookmarkEnd w:id="718"/>
      <w:bookmarkEnd w:id="719"/>
    </w:p>
    <w:p w14:paraId="3CBECBDB" w14:textId="77777777" w:rsidR="00980D3B" w:rsidRDefault="00980D3B">
      <w:pPr>
        <w:pStyle w:val="NormalIndented"/>
      </w:pPr>
      <w:r>
        <w:t xml:space="preserve">This component contains </w:t>
      </w:r>
      <w:bookmarkStart w:id="720" w:name="_Toc346777024"/>
      <w:bookmarkStart w:id="721" w:name="_Toc346777061"/>
      <w:bookmarkStart w:id="722" w:name="_Toc348245497"/>
      <w:bookmarkStart w:id="723" w:name="_Toc348245567"/>
      <w:bookmarkStart w:id="724" w:name="_Toc348259082"/>
      <w:bookmarkStart w:id="725" w:name="_Toc348340236"/>
      <w:bookmarkEnd w:id="720"/>
      <w:bookmarkEnd w:id="721"/>
      <w:bookmarkEnd w:id="722"/>
      <w:bookmarkEnd w:id="723"/>
      <w:bookmarkEnd w:id="724"/>
      <w:bookmarkEnd w:id="725"/>
      <w:r>
        <w:t xml:space="preserve">the financial class assigned to a person. </w:t>
      </w:r>
      <w:hyperlink w:anchor="HL70064" w:history="1">
        <w:r>
          <w:rPr>
            <w:rStyle w:val="HyperlinkText"/>
          </w:rPr>
          <w:t>User-defined Table 0064 - Financial class</w:t>
        </w:r>
      </w:hyperlink>
      <w:r>
        <w:t xml:space="preserve"> is used as the HL7 identifier for the user-defined table of values for this component. </w:t>
      </w:r>
    </w:p>
    <w:p w14:paraId="7E9F6F44" w14:textId="77777777" w:rsidR="00980D3B" w:rsidRDefault="00980D3B">
      <w:pPr>
        <w:pStyle w:val="UserTableCaption"/>
      </w:pPr>
      <w:r>
        <w:t>User-defined Table 0064 – Financial class</w:t>
      </w:r>
      <w:bookmarkStart w:id="726" w:name="HL70064"/>
      <w:r>
        <w:fldChar w:fldCharType="begin"/>
      </w:r>
      <w:r>
        <w:instrText xml:space="preserve"> XE "User-defined table 0064 – Financial class"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51264ED9"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bookmarkEnd w:id="726"/>
          <w:p w14:paraId="457C7452"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528747ED"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2ADF3CA5" w14:textId="77777777" w:rsidR="00980D3B" w:rsidRDefault="00980D3B">
            <w:pPr>
              <w:pStyle w:val="UserTableHeader"/>
              <w:rPr>
                <w:lang w:val="fr-FR"/>
              </w:rPr>
            </w:pPr>
            <w:r>
              <w:rPr>
                <w:lang w:val="fr-FR"/>
              </w:rPr>
              <w:t>Comment</w:t>
            </w:r>
          </w:p>
        </w:tc>
      </w:tr>
      <w:tr w:rsidR="00980D3B" w14:paraId="1433D797"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45ABAA8E" w14:textId="77777777" w:rsidR="00980D3B" w:rsidRDefault="00980D3B">
            <w:pPr>
              <w:pStyle w:val="UserTableBody"/>
              <w:jc w:val="center"/>
              <w:rPr>
                <w:lang w:val="fr-FR"/>
              </w:rPr>
            </w:pPr>
          </w:p>
        </w:tc>
        <w:tc>
          <w:tcPr>
            <w:tcW w:w="3600" w:type="dxa"/>
            <w:tcBorders>
              <w:top w:val="single" w:sz="6" w:space="0" w:color="auto"/>
              <w:bottom w:val="single" w:sz="12" w:space="0" w:color="auto"/>
            </w:tcBorders>
          </w:tcPr>
          <w:p w14:paraId="65BAED9D"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4F3A8CAE" w14:textId="77777777" w:rsidR="00980D3B" w:rsidRDefault="00980D3B">
            <w:pPr>
              <w:pStyle w:val="UserTableBody"/>
            </w:pPr>
          </w:p>
        </w:tc>
      </w:tr>
    </w:tbl>
    <w:p w14:paraId="23E2704F" w14:textId="77777777" w:rsidR="00980D3B" w:rsidRDefault="00980D3B">
      <w:pPr>
        <w:pStyle w:val="Heading4"/>
      </w:pPr>
      <w:bookmarkStart w:id="727" w:name="_Toc498145966"/>
      <w:bookmarkStart w:id="728" w:name="_Toc527864535"/>
      <w:bookmarkStart w:id="729" w:name="_Toc527866007"/>
      <w:r>
        <w:t>Effective Date (TS)</w:t>
      </w:r>
      <w:bookmarkEnd w:id="727"/>
      <w:bookmarkEnd w:id="728"/>
      <w:bookmarkEnd w:id="729"/>
    </w:p>
    <w:p w14:paraId="40FB3FDF" w14:textId="77777777" w:rsidR="00980D3B" w:rsidRDefault="00980D3B">
      <w:pPr>
        <w:pStyle w:val="NormalIndented"/>
      </w:pPr>
      <w:r>
        <w:t>This component contains the effective date/time of the person’s assignment to the financial class specified in the first component.</w:t>
      </w:r>
    </w:p>
    <w:bookmarkStart w:id="730" w:name="_Ref478359888"/>
    <w:p w14:paraId="01CE1832" w14:textId="77777777" w:rsidR="00980D3B" w:rsidRDefault="00980D3B">
      <w:pPr>
        <w:pStyle w:val="Heading3"/>
      </w:pPr>
      <w:r>
        <w:fldChar w:fldCharType="begin"/>
      </w:r>
      <w:r>
        <w:instrText xml:space="preserve"> XE "FN" </w:instrText>
      </w:r>
      <w:r>
        <w:fldChar w:fldCharType="end"/>
      </w:r>
      <w:r>
        <w:fldChar w:fldCharType="begin"/>
      </w:r>
      <w:r>
        <w:instrText xml:space="preserve"> XE "Data types: FN" </w:instrText>
      </w:r>
      <w:r>
        <w:fldChar w:fldCharType="end"/>
      </w:r>
      <w:bookmarkStart w:id="731" w:name="_Ref484942591"/>
      <w:bookmarkStart w:id="732" w:name="_Toc498145967"/>
      <w:bookmarkStart w:id="733" w:name="_Toc527864536"/>
      <w:bookmarkStart w:id="734" w:name="_Toc527866008"/>
      <w:bookmarkStart w:id="735" w:name="_Toc528481887"/>
      <w:bookmarkStart w:id="736" w:name="_Toc528482392"/>
      <w:bookmarkStart w:id="737" w:name="_Toc528482691"/>
      <w:bookmarkStart w:id="738" w:name="_Toc528482816"/>
      <w:bookmarkStart w:id="739" w:name="_Toc528486124"/>
      <w:bookmarkStart w:id="740" w:name="_Toc536689739"/>
      <w:bookmarkStart w:id="741" w:name="_Toc496484"/>
      <w:bookmarkStart w:id="742" w:name="_Toc524831"/>
      <w:bookmarkStart w:id="743" w:name="_Toc1802414"/>
      <w:bookmarkStart w:id="744" w:name="_Toc22448409"/>
      <w:bookmarkStart w:id="745" w:name="_Toc22697601"/>
      <w:bookmarkStart w:id="746" w:name="_Toc24273636"/>
      <w:r>
        <w:t>FN - family name</w:t>
      </w:r>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5A82E2E5" w14:textId="77777777" w:rsidR="00980D3B" w:rsidRDefault="00980D3B">
      <w:pPr>
        <w:pStyle w:val="ComponentTableCaption"/>
      </w:pPr>
      <w:bookmarkStart w:id="747" w:name="FN"/>
      <w:r>
        <w:t xml:space="preserve">HL7 Component Table - FN – Family Name </w:t>
      </w:r>
      <w:r>
        <w:fldChar w:fldCharType="begin"/>
      </w:r>
      <w:r>
        <w:instrText xml:space="preserve"> XE "HL7 Component Table - FN" </w:instrText>
      </w:r>
      <w:r>
        <w:fldChar w:fldCharType="end"/>
      </w:r>
      <w:bookmarkEnd w:id="74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346B8FA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A4755E4"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4DB6EF7B"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E0E31D9"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019B4ED1"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3E2B5A8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03BD1A5"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1E67086"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70778664" w14:textId="77777777" w:rsidR="00980D3B" w:rsidRDefault="00980D3B">
            <w:pPr>
              <w:pStyle w:val="ComponentTableHeader"/>
              <w:rPr>
                <w:b w:val="0"/>
                <w:lang w:val="fr-FR"/>
              </w:rPr>
            </w:pPr>
            <w:r>
              <w:rPr>
                <w:lang w:val="fr-FR"/>
              </w:rPr>
              <w:t>SEC.REF.</w:t>
            </w:r>
          </w:p>
        </w:tc>
      </w:tr>
      <w:tr w:rsidR="00980D3B" w14:paraId="6C8D9A6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D720382" w14:textId="77777777" w:rsidR="00980D3B" w:rsidRDefault="00980D3B">
            <w:pPr>
              <w:pStyle w:val="ComponentTableBody"/>
            </w:pPr>
            <w:r>
              <w:t>1</w:t>
            </w:r>
          </w:p>
        </w:tc>
        <w:tc>
          <w:tcPr>
            <w:tcW w:w="576" w:type="dxa"/>
            <w:tcBorders>
              <w:top w:val="single" w:sz="4" w:space="0" w:color="auto"/>
              <w:bottom w:val="single" w:sz="4" w:space="0" w:color="auto"/>
            </w:tcBorders>
          </w:tcPr>
          <w:p w14:paraId="39FD5AE8" w14:textId="77777777" w:rsidR="00980D3B" w:rsidRDefault="00980D3B">
            <w:pPr>
              <w:pStyle w:val="ComponentTableBody"/>
            </w:pPr>
            <w:r>
              <w:t>50</w:t>
            </w:r>
          </w:p>
        </w:tc>
        <w:tc>
          <w:tcPr>
            <w:tcW w:w="720" w:type="dxa"/>
            <w:tcBorders>
              <w:top w:val="single" w:sz="4" w:space="0" w:color="auto"/>
              <w:bottom w:val="single" w:sz="4" w:space="0" w:color="auto"/>
            </w:tcBorders>
          </w:tcPr>
          <w:p w14:paraId="47955777" w14:textId="77777777" w:rsidR="00980D3B" w:rsidRDefault="00980D3B">
            <w:pPr>
              <w:pStyle w:val="ComponentTableBody"/>
            </w:pPr>
            <w:r>
              <w:t>ST</w:t>
            </w:r>
          </w:p>
        </w:tc>
        <w:tc>
          <w:tcPr>
            <w:tcW w:w="576" w:type="dxa"/>
            <w:tcBorders>
              <w:top w:val="single" w:sz="4" w:space="0" w:color="auto"/>
              <w:bottom w:val="single" w:sz="4" w:space="0" w:color="auto"/>
            </w:tcBorders>
          </w:tcPr>
          <w:p w14:paraId="47493A42" w14:textId="77777777" w:rsidR="00980D3B" w:rsidRDefault="00980D3B">
            <w:pPr>
              <w:pStyle w:val="ComponentTableBody"/>
            </w:pPr>
            <w:r>
              <w:t>R</w:t>
            </w:r>
          </w:p>
        </w:tc>
        <w:tc>
          <w:tcPr>
            <w:tcW w:w="720" w:type="dxa"/>
            <w:tcBorders>
              <w:top w:val="single" w:sz="4" w:space="0" w:color="auto"/>
              <w:bottom w:val="single" w:sz="4" w:space="0" w:color="auto"/>
            </w:tcBorders>
          </w:tcPr>
          <w:p w14:paraId="5F4CE17F" w14:textId="77777777" w:rsidR="00980D3B" w:rsidRDefault="00980D3B">
            <w:pPr>
              <w:pStyle w:val="ComponentTableBody"/>
            </w:pPr>
          </w:p>
        </w:tc>
        <w:tc>
          <w:tcPr>
            <w:tcW w:w="2880" w:type="dxa"/>
            <w:tcBorders>
              <w:top w:val="single" w:sz="4" w:space="0" w:color="auto"/>
              <w:bottom w:val="single" w:sz="4" w:space="0" w:color="auto"/>
            </w:tcBorders>
          </w:tcPr>
          <w:p w14:paraId="2373B814" w14:textId="77777777" w:rsidR="00980D3B" w:rsidRDefault="00980D3B">
            <w:pPr>
              <w:pStyle w:val="ComponentTableBody"/>
              <w:jc w:val="left"/>
            </w:pPr>
            <w:r>
              <w:t>Surname</w:t>
            </w:r>
          </w:p>
        </w:tc>
        <w:tc>
          <w:tcPr>
            <w:tcW w:w="1440" w:type="dxa"/>
            <w:tcBorders>
              <w:top w:val="single" w:sz="4" w:space="0" w:color="auto"/>
              <w:bottom w:val="single" w:sz="4" w:space="0" w:color="auto"/>
            </w:tcBorders>
          </w:tcPr>
          <w:p w14:paraId="2969A32B" w14:textId="77777777" w:rsidR="00980D3B" w:rsidRDefault="00980D3B">
            <w:pPr>
              <w:pStyle w:val="ComponentTableBody"/>
              <w:jc w:val="left"/>
            </w:pPr>
          </w:p>
        </w:tc>
        <w:tc>
          <w:tcPr>
            <w:tcW w:w="1008" w:type="dxa"/>
            <w:tcBorders>
              <w:top w:val="single" w:sz="4" w:space="0" w:color="auto"/>
              <w:bottom w:val="single" w:sz="4" w:space="0" w:color="auto"/>
            </w:tcBorders>
          </w:tcPr>
          <w:p w14:paraId="54A58289"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35F597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F69836B" w14:textId="77777777" w:rsidR="00980D3B" w:rsidRDefault="00980D3B">
            <w:pPr>
              <w:pStyle w:val="ComponentTableBody"/>
            </w:pPr>
            <w:r>
              <w:t>2</w:t>
            </w:r>
          </w:p>
        </w:tc>
        <w:tc>
          <w:tcPr>
            <w:tcW w:w="576" w:type="dxa"/>
            <w:tcBorders>
              <w:top w:val="single" w:sz="4" w:space="0" w:color="auto"/>
              <w:bottom w:val="single" w:sz="4" w:space="0" w:color="auto"/>
            </w:tcBorders>
          </w:tcPr>
          <w:p w14:paraId="5DE34842" w14:textId="77777777" w:rsidR="00980D3B" w:rsidRDefault="00980D3B">
            <w:pPr>
              <w:pStyle w:val="ComponentTableBody"/>
            </w:pPr>
            <w:r>
              <w:t>20</w:t>
            </w:r>
          </w:p>
        </w:tc>
        <w:tc>
          <w:tcPr>
            <w:tcW w:w="720" w:type="dxa"/>
            <w:tcBorders>
              <w:top w:val="single" w:sz="4" w:space="0" w:color="auto"/>
              <w:bottom w:val="single" w:sz="4" w:space="0" w:color="auto"/>
            </w:tcBorders>
          </w:tcPr>
          <w:p w14:paraId="7357E224" w14:textId="77777777" w:rsidR="00980D3B" w:rsidRDefault="00980D3B">
            <w:pPr>
              <w:pStyle w:val="ComponentTableBody"/>
            </w:pPr>
            <w:r>
              <w:t>ST</w:t>
            </w:r>
          </w:p>
        </w:tc>
        <w:tc>
          <w:tcPr>
            <w:tcW w:w="576" w:type="dxa"/>
            <w:tcBorders>
              <w:top w:val="single" w:sz="4" w:space="0" w:color="auto"/>
              <w:bottom w:val="single" w:sz="4" w:space="0" w:color="auto"/>
            </w:tcBorders>
          </w:tcPr>
          <w:p w14:paraId="0D8B7AF0" w14:textId="77777777" w:rsidR="00980D3B" w:rsidRDefault="00980D3B">
            <w:pPr>
              <w:pStyle w:val="ComponentTableBody"/>
            </w:pPr>
            <w:r>
              <w:t>O</w:t>
            </w:r>
          </w:p>
        </w:tc>
        <w:tc>
          <w:tcPr>
            <w:tcW w:w="720" w:type="dxa"/>
            <w:tcBorders>
              <w:top w:val="single" w:sz="4" w:space="0" w:color="auto"/>
              <w:bottom w:val="single" w:sz="4" w:space="0" w:color="auto"/>
            </w:tcBorders>
          </w:tcPr>
          <w:p w14:paraId="3AF80668" w14:textId="77777777" w:rsidR="00980D3B" w:rsidRDefault="00980D3B">
            <w:pPr>
              <w:pStyle w:val="ComponentTableBody"/>
            </w:pPr>
          </w:p>
        </w:tc>
        <w:tc>
          <w:tcPr>
            <w:tcW w:w="2880" w:type="dxa"/>
            <w:tcBorders>
              <w:top w:val="single" w:sz="4" w:space="0" w:color="auto"/>
              <w:bottom w:val="single" w:sz="4" w:space="0" w:color="auto"/>
            </w:tcBorders>
          </w:tcPr>
          <w:p w14:paraId="581A869E" w14:textId="77777777" w:rsidR="00980D3B" w:rsidRDefault="00980D3B">
            <w:pPr>
              <w:pStyle w:val="ComponentTableBody"/>
              <w:jc w:val="left"/>
            </w:pPr>
            <w:r>
              <w:t>Own Surname Prefix</w:t>
            </w:r>
          </w:p>
        </w:tc>
        <w:tc>
          <w:tcPr>
            <w:tcW w:w="1440" w:type="dxa"/>
            <w:tcBorders>
              <w:top w:val="single" w:sz="4" w:space="0" w:color="auto"/>
              <w:bottom w:val="single" w:sz="4" w:space="0" w:color="auto"/>
            </w:tcBorders>
          </w:tcPr>
          <w:p w14:paraId="0CAB3624" w14:textId="77777777" w:rsidR="00980D3B" w:rsidRDefault="00980D3B">
            <w:pPr>
              <w:pStyle w:val="ComponentTableBody"/>
              <w:jc w:val="left"/>
            </w:pPr>
          </w:p>
        </w:tc>
        <w:tc>
          <w:tcPr>
            <w:tcW w:w="1008" w:type="dxa"/>
            <w:tcBorders>
              <w:top w:val="single" w:sz="4" w:space="0" w:color="auto"/>
              <w:bottom w:val="single" w:sz="4" w:space="0" w:color="auto"/>
            </w:tcBorders>
          </w:tcPr>
          <w:p w14:paraId="1F48B548"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02A60BF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BF7B03A" w14:textId="77777777" w:rsidR="00980D3B" w:rsidRDefault="00980D3B">
            <w:pPr>
              <w:pStyle w:val="ComponentTableBody"/>
            </w:pPr>
            <w:r>
              <w:t>3</w:t>
            </w:r>
          </w:p>
        </w:tc>
        <w:tc>
          <w:tcPr>
            <w:tcW w:w="576" w:type="dxa"/>
            <w:tcBorders>
              <w:top w:val="single" w:sz="4" w:space="0" w:color="auto"/>
              <w:bottom w:val="single" w:sz="4" w:space="0" w:color="auto"/>
            </w:tcBorders>
          </w:tcPr>
          <w:p w14:paraId="283068EE" w14:textId="77777777" w:rsidR="00980D3B" w:rsidRDefault="00980D3B">
            <w:pPr>
              <w:pStyle w:val="ComponentTableBody"/>
            </w:pPr>
            <w:r>
              <w:t>50</w:t>
            </w:r>
          </w:p>
        </w:tc>
        <w:tc>
          <w:tcPr>
            <w:tcW w:w="720" w:type="dxa"/>
            <w:tcBorders>
              <w:top w:val="single" w:sz="4" w:space="0" w:color="auto"/>
              <w:bottom w:val="single" w:sz="4" w:space="0" w:color="auto"/>
            </w:tcBorders>
          </w:tcPr>
          <w:p w14:paraId="64362D5A" w14:textId="77777777" w:rsidR="00980D3B" w:rsidRDefault="00980D3B">
            <w:pPr>
              <w:pStyle w:val="ComponentTableBody"/>
            </w:pPr>
            <w:r>
              <w:t>ST</w:t>
            </w:r>
          </w:p>
        </w:tc>
        <w:tc>
          <w:tcPr>
            <w:tcW w:w="576" w:type="dxa"/>
            <w:tcBorders>
              <w:top w:val="single" w:sz="4" w:space="0" w:color="auto"/>
              <w:bottom w:val="single" w:sz="4" w:space="0" w:color="auto"/>
            </w:tcBorders>
          </w:tcPr>
          <w:p w14:paraId="0D76CD0F" w14:textId="77777777" w:rsidR="00980D3B" w:rsidRDefault="00980D3B">
            <w:pPr>
              <w:pStyle w:val="ComponentTableBody"/>
            </w:pPr>
            <w:r>
              <w:t>O</w:t>
            </w:r>
          </w:p>
        </w:tc>
        <w:tc>
          <w:tcPr>
            <w:tcW w:w="720" w:type="dxa"/>
            <w:tcBorders>
              <w:top w:val="single" w:sz="4" w:space="0" w:color="auto"/>
              <w:bottom w:val="single" w:sz="4" w:space="0" w:color="auto"/>
            </w:tcBorders>
          </w:tcPr>
          <w:p w14:paraId="21A5797D" w14:textId="77777777" w:rsidR="00980D3B" w:rsidRDefault="00980D3B">
            <w:pPr>
              <w:pStyle w:val="ComponentTableBody"/>
            </w:pPr>
          </w:p>
        </w:tc>
        <w:tc>
          <w:tcPr>
            <w:tcW w:w="2880" w:type="dxa"/>
            <w:tcBorders>
              <w:top w:val="single" w:sz="4" w:space="0" w:color="auto"/>
              <w:bottom w:val="single" w:sz="4" w:space="0" w:color="auto"/>
            </w:tcBorders>
          </w:tcPr>
          <w:p w14:paraId="64327D5C" w14:textId="77777777" w:rsidR="00980D3B" w:rsidRDefault="00980D3B">
            <w:pPr>
              <w:pStyle w:val="ComponentTableBody"/>
              <w:jc w:val="left"/>
            </w:pPr>
            <w:r>
              <w:t>Own Surname</w:t>
            </w:r>
          </w:p>
        </w:tc>
        <w:tc>
          <w:tcPr>
            <w:tcW w:w="1440" w:type="dxa"/>
            <w:tcBorders>
              <w:top w:val="single" w:sz="4" w:space="0" w:color="auto"/>
              <w:bottom w:val="single" w:sz="4" w:space="0" w:color="auto"/>
            </w:tcBorders>
          </w:tcPr>
          <w:p w14:paraId="0000212C" w14:textId="77777777" w:rsidR="00980D3B" w:rsidRDefault="00980D3B">
            <w:pPr>
              <w:pStyle w:val="ComponentTableBody"/>
              <w:jc w:val="left"/>
            </w:pPr>
          </w:p>
        </w:tc>
        <w:tc>
          <w:tcPr>
            <w:tcW w:w="1008" w:type="dxa"/>
            <w:tcBorders>
              <w:top w:val="single" w:sz="4" w:space="0" w:color="auto"/>
              <w:bottom w:val="single" w:sz="4" w:space="0" w:color="auto"/>
            </w:tcBorders>
          </w:tcPr>
          <w:p w14:paraId="200533EF"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0F0FC2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7264745" w14:textId="77777777" w:rsidR="00980D3B" w:rsidRDefault="00980D3B">
            <w:pPr>
              <w:pStyle w:val="ComponentTableBody"/>
            </w:pPr>
            <w:r>
              <w:t>4</w:t>
            </w:r>
          </w:p>
        </w:tc>
        <w:tc>
          <w:tcPr>
            <w:tcW w:w="576" w:type="dxa"/>
            <w:tcBorders>
              <w:top w:val="single" w:sz="4" w:space="0" w:color="auto"/>
              <w:bottom w:val="single" w:sz="4" w:space="0" w:color="auto"/>
            </w:tcBorders>
          </w:tcPr>
          <w:p w14:paraId="5288E68D" w14:textId="77777777" w:rsidR="00980D3B" w:rsidRDefault="00980D3B">
            <w:pPr>
              <w:pStyle w:val="ComponentTableBody"/>
            </w:pPr>
            <w:r>
              <w:t>20</w:t>
            </w:r>
          </w:p>
        </w:tc>
        <w:tc>
          <w:tcPr>
            <w:tcW w:w="720" w:type="dxa"/>
            <w:tcBorders>
              <w:top w:val="single" w:sz="4" w:space="0" w:color="auto"/>
              <w:bottom w:val="single" w:sz="4" w:space="0" w:color="auto"/>
            </w:tcBorders>
          </w:tcPr>
          <w:p w14:paraId="6901A0D0" w14:textId="77777777" w:rsidR="00980D3B" w:rsidRDefault="00980D3B">
            <w:pPr>
              <w:pStyle w:val="ComponentTableBody"/>
            </w:pPr>
            <w:r>
              <w:t>ST</w:t>
            </w:r>
          </w:p>
        </w:tc>
        <w:tc>
          <w:tcPr>
            <w:tcW w:w="576" w:type="dxa"/>
            <w:tcBorders>
              <w:top w:val="single" w:sz="4" w:space="0" w:color="auto"/>
              <w:bottom w:val="single" w:sz="4" w:space="0" w:color="auto"/>
            </w:tcBorders>
          </w:tcPr>
          <w:p w14:paraId="7E83337C" w14:textId="77777777" w:rsidR="00980D3B" w:rsidRDefault="00980D3B">
            <w:pPr>
              <w:pStyle w:val="ComponentTableBody"/>
            </w:pPr>
            <w:r>
              <w:t>O</w:t>
            </w:r>
          </w:p>
        </w:tc>
        <w:tc>
          <w:tcPr>
            <w:tcW w:w="720" w:type="dxa"/>
            <w:tcBorders>
              <w:top w:val="single" w:sz="4" w:space="0" w:color="auto"/>
              <w:bottom w:val="single" w:sz="4" w:space="0" w:color="auto"/>
            </w:tcBorders>
          </w:tcPr>
          <w:p w14:paraId="0A5B19C8" w14:textId="77777777" w:rsidR="00980D3B" w:rsidRDefault="00980D3B">
            <w:pPr>
              <w:pStyle w:val="ComponentTableBody"/>
            </w:pPr>
          </w:p>
        </w:tc>
        <w:tc>
          <w:tcPr>
            <w:tcW w:w="2880" w:type="dxa"/>
            <w:tcBorders>
              <w:top w:val="single" w:sz="4" w:space="0" w:color="auto"/>
              <w:bottom w:val="single" w:sz="4" w:space="0" w:color="auto"/>
            </w:tcBorders>
          </w:tcPr>
          <w:p w14:paraId="63F8B956" w14:textId="77777777" w:rsidR="00980D3B" w:rsidRDefault="00980D3B">
            <w:pPr>
              <w:pStyle w:val="ComponentTableBody"/>
              <w:jc w:val="left"/>
            </w:pPr>
            <w:r>
              <w:t>Surname Prefix From Partner/Spouse</w:t>
            </w:r>
          </w:p>
        </w:tc>
        <w:tc>
          <w:tcPr>
            <w:tcW w:w="1440" w:type="dxa"/>
            <w:tcBorders>
              <w:top w:val="single" w:sz="4" w:space="0" w:color="auto"/>
              <w:bottom w:val="single" w:sz="4" w:space="0" w:color="auto"/>
            </w:tcBorders>
          </w:tcPr>
          <w:p w14:paraId="57EB1479" w14:textId="77777777" w:rsidR="00980D3B" w:rsidRDefault="00980D3B">
            <w:pPr>
              <w:pStyle w:val="ComponentTableBody"/>
              <w:jc w:val="left"/>
            </w:pPr>
          </w:p>
        </w:tc>
        <w:tc>
          <w:tcPr>
            <w:tcW w:w="1008" w:type="dxa"/>
            <w:tcBorders>
              <w:top w:val="single" w:sz="4" w:space="0" w:color="auto"/>
              <w:bottom w:val="single" w:sz="4" w:space="0" w:color="auto"/>
            </w:tcBorders>
          </w:tcPr>
          <w:p w14:paraId="707D45F0"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7239C0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8072B15" w14:textId="77777777" w:rsidR="00980D3B" w:rsidRDefault="00980D3B">
            <w:pPr>
              <w:pStyle w:val="ComponentTableBody"/>
            </w:pPr>
            <w:r>
              <w:t>5</w:t>
            </w:r>
          </w:p>
        </w:tc>
        <w:tc>
          <w:tcPr>
            <w:tcW w:w="576" w:type="dxa"/>
            <w:tcBorders>
              <w:top w:val="single" w:sz="4" w:space="0" w:color="auto"/>
              <w:bottom w:val="double" w:sz="4" w:space="0" w:color="auto"/>
            </w:tcBorders>
          </w:tcPr>
          <w:p w14:paraId="160C8B37" w14:textId="77777777" w:rsidR="00980D3B" w:rsidRDefault="00980D3B">
            <w:pPr>
              <w:pStyle w:val="ComponentTableBody"/>
            </w:pPr>
            <w:r>
              <w:t>50</w:t>
            </w:r>
          </w:p>
        </w:tc>
        <w:tc>
          <w:tcPr>
            <w:tcW w:w="720" w:type="dxa"/>
            <w:tcBorders>
              <w:top w:val="single" w:sz="4" w:space="0" w:color="auto"/>
              <w:bottom w:val="double" w:sz="4" w:space="0" w:color="auto"/>
            </w:tcBorders>
          </w:tcPr>
          <w:p w14:paraId="7A457480" w14:textId="77777777" w:rsidR="00980D3B" w:rsidRDefault="00980D3B">
            <w:pPr>
              <w:pStyle w:val="ComponentTableBody"/>
            </w:pPr>
            <w:r>
              <w:t>ST</w:t>
            </w:r>
          </w:p>
        </w:tc>
        <w:tc>
          <w:tcPr>
            <w:tcW w:w="576" w:type="dxa"/>
            <w:tcBorders>
              <w:top w:val="single" w:sz="4" w:space="0" w:color="auto"/>
              <w:bottom w:val="double" w:sz="4" w:space="0" w:color="auto"/>
            </w:tcBorders>
          </w:tcPr>
          <w:p w14:paraId="55934331" w14:textId="77777777" w:rsidR="00980D3B" w:rsidRDefault="00980D3B">
            <w:pPr>
              <w:pStyle w:val="ComponentTableBody"/>
            </w:pPr>
            <w:r>
              <w:t>O</w:t>
            </w:r>
          </w:p>
        </w:tc>
        <w:tc>
          <w:tcPr>
            <w:tcW w:w="720" w:type="dxa"/>
            <w:tcBorders>
              <w:top w:val="single" w:sz="4" w:space="0" w:color="auto"/>
              <w:bottom w:val="double" w:sz="4" w:space="0" w:color="auto"/>
            </w:tcBorders>
          </w:tcPr>
          <w:p w14:paraId="0D858FD6" w14:textId="77777777" w:rsidR="00980D3B" w:rsidRDefault="00980D3B">
            <w:pPr>
              <w:pStyle w:val="ComponentTableBody"/>
            </w:pPr>
          </w:p>
        </w:tc>
        <w:tc>
          <w:tcPr>
            <w:tcW w:w="2880" w:type="dxa"/>
            <w:tcBorders>
              <w:top w:val="single" w:sz="4" w:space="0" w:color="auto"/>
              <w:bottom w:val="double" w:sz="4" w:space="0" w:color="auto"/>
            </w:tcBorders>
          </w:tcPr>
          <w:p w14:paraId="57EBC0D5" w14:textId="77777777" w:rsidR="00980D3B" w:rsidRDefault="00980D3B">
            <w:pPr>
              <w:pStyle w:val="ComponentTableBody"/>
              <w:jc w:val="left"/>
            </w:pPr>
            <w:r>
              <w:t>Surname From Par</w:t>
            </w:r>
            <w:r>
              <w:t>t</w:t>
            </w:r>
            <w:r>
              <w:t>ner/Spouse</w:t>
            </w:r>
          </w:p>
        </w:tc>
        <w:tc>
          <w:tcPr>
            <w:tcW w:w="1440" w:type="dxa"/>
            <w:tcBorders>
              <w:top w:val="single" w:sz="4" w:space="0" w:color="auto"/>
              <w:bottom w:val="double" w:sz="4" w:space="0" w:color="auto"/>
            </w:tcBorders>
          </w:tcPr>
          <w:p w14:paraId="0A519F26" w14:textId="77777777" w:rsidR="00980D3B" w:rsidRDefault="00980D3B">
            <w:pPr>
              <w:pStyle w:val="ComponentTableBody"/>
              <w:jc w:val="left"/>
            </w:pPr>
          </w:p>
        </w:tc>
        <w:tc>
          <w:tcPr>
            <w:tcW w:w="1008" w:type="dxa"/>
            <w:tcBorders>
              <w:top w:val="single" w:sz="4" w:space="0" w:color="auto"/>
              <w:bottom w:val="double" w:sz="4" w:space="0" w:color="auto"/>
            </w:tcBorders>
          </w:tcPr>
          <w:p w14:paraId="78531A44"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1C24FBEE" w14:textId="77777777" w:rsidR="00980D3B" w:rsidRDefault="00980D3B">
      <w:pPr>
        <w:pStyle w:val="NormalIndented"/>
      </w:pPr>
      <w:r>
        <w:t>Definition: This data type allows full specification of the surname of a person. Where appropriate, it di</w:t>
      </w:r>
      <w:r>
        <w:t>f</w:t>
      </w:r>
      <w:r>
        <w:t>ferentiates the person's own surname from that of the person's partner or spouse, in cases where the person's name may contain elements from either name. It also permits messages to distinguish the surname prefix (such as "van" or "de") from the surname root.</w:t>
      </w:r>
    </w:p>
    <w:p w14:paraId="51E18EF5" w14:textId="77777777" w:rsidR="00980D3B" w:rsidRDefault="00980D3B">
      <w:pPr>
        <w:pStyle w:val="Note"/>
        <w:tabs>
          <w:tab w:val="left" w:pos="1440"/>
        </w:tabs>
        <w:rPr>
          <w:rStyle w:val="Strong"/>
        </w:rPr>
      </w:pPr>
      <w:r>
        <w:rPr>
          <w:rStyle w:val="Strong"/>
        </w:rPr>
        <w:t>Maximum Length: 194</w:t>
      </w:r>
    </w:p>
    <w:p w14:paraId="5536415E" w14:textId="77777777" w:rsidR="00980D3B" w:rsidRDefault="00980D3B"/>
    <w:p w14:paraId="1D76905D" w14:textId="77777777" w:rsidR="00980D3B" w:rsidRDefault="00980D3B">
      <w:pPr>
        <w:pStyle w:val="Note"/>
      </w:pPr>
      <w:r>
        <w:rPr>
          <w:rStyle w:val="Strong"/>
        </w:rPr>
        <w:t>Note:</w:t>
      </w:r>
      <w:r>
        <w:tab/>
        <w:t>Appears ONLY in the PPN, XCN and XPN.</w:t>
      </w:r>
    </w:p>
    <w:p w14:paraId="688CF1C3" w14:textId="77777777" w:rsidR="00980D3B" w:rsidRDefault="00980D3B">
      <w:pPr>
        <w:pStyle w:val="Heading4"/>
        <w:rPr>
          <w:vanish/>
        </w:rPr>
      </w:pPr>
      <w:r>
        <w:rPr>
          <w:vanish/>
        </w:rPr>
        <w:t>hiddentext</w:t>
      </w:r>
    </w:p>
    <w:p w14:paraId="0223A59A" w14:textId="77777777" w:rsidR="00980D3B" w:rsidRDefault="00980D3B">
      <w:pPr>
        <w:pStyle w:val="Heading4"/>
      </w:pPr>
      <w:bookmarkStart w:id="748" w:name="_Toc498145968"/>
      <w:bookmarkStart w:id="749" w:name="_Toc527864537"/>
      <w:bookmarkStart w:id="750" w:name="_Toc527866009"/>
      <w:r>
        <w:t>Surname (ST)</w:t>
      </w:r>
      <w:bookmarkEnd w:id="748"/>
      <w:bookmarkEnd w:id="749"/>
      <w:bookmarkEnd w:id="750"/>
    </w:p>
    <w:p w14:paraId="2C94BDAB" w14:textId="77777777" w:rsidR="00980D3B" w:rsidRDefault="00980D3B">
      <w:pPr>
        <w:pStyle w:val="NormalIndented"/>
      </w:pPr>
      <w:r>
        <w:t>The atomic element of the person's family name. In most Western usage, this is the pe</w:t>
      </w:r>
      <w:r>
        <w:t>r</w:t>
      </w:r>
      <w:r>
        <w:t>son's last name.</w:t>
      </w:r>
    </w:p>
    <w:p w14:paraId="613D0FDB" w14:textId="77777777" w:rsidR="00980D3B" w:rsidRDefault="00980D3B">
      <w:pPr>
        <w:pStyle w:val="Heading4"/>
      </w:pPr>
      <w:bookmarkStart w:id="751" w:name="_Toc498145969"/>
      <w:bookmarkStart w:id="752" w:name="_Toc527864538"/>
      <w:bookmarkStart w:id="753" w:name="_Toc527866010"/>
      <w:r>
        <w:lastRenderedPageBreak/>
        <w:t>Own Surname Prefix  (ST)</w:t>
      </w:r>
      <w:bookmarkEnd w:id="751"/>
      <w:bookmarkEnd w:id="752"/>
      <w:bookmarkEnd w:id="753"/>
      <w:r>
        <w:t xml:space="preserve">  </w:t>
      </w:r>
    </w:p>
    <w:p w14:paraId="7E962104" w14:textId="77777777" w:rsidR="00980D3B" w:rsidRDefault="00980D3B">
      <w:pPr>
        <w:pStyle w:val="NormalIndented"/>
      </w:pPr>
      <w:r>
        <w:t>Internationalization usage for Germanic languages. This component is optional. An example of a &lt;su</w:t>
      </w:r>
      <w:r>
        <w:t>r</w:t>
      </w:r>
      <w:r>
        <w:t>name prefix&gt; is the "van" in "Ludwig van Beethoven". Since the &lt;surname prefix&gt; doesn't sort completely alphabetically, it is reasonable to specify it as a separate sub-component of the PN and extended PN data types (XPN and XCN).</w:t>
      </w:r>
    </w:p>
    <w:p w14:paraId="607D9C33" w14:textId="77777777" w:rsidR="00980D3B" w:rsidRDefault="00980D3B">
      <w:pPr>
        <w:pStyle w:val="Note"/>
      </w:pPr>
      <w:r>
        <w:rPr>
          <w:rStyle w:val="Strong"/>
        </w:rPr>
        <w:t>Note:</w:t>
      </w:r>
      <w:r>
        <w:t xml:space="preserve"> </w:t>
      </w:r>
      <w:r>
        <w:tab/>
        <w:t>Subcomponents &lt;own surname prefix&gt;, &lt;own surname&gt;, &lt;surname prefix from partner/spouse&gt; and  &lt;surname from partner/spouse&gt; decompose complex Germanic names such as “Irma de Jong-van Beethoven”. If these subcomponents are valued, the &lt;surname&gt; subcomponent should still be fully valued for backward compatibility, i.e., ^de Jong-van Beethoven&amp;de&amp;Jong&amp;van&amp;Beethoven^.</w:t>
      </w:r>
      <w:r>
        <w:br/>
        <w:t>Also, for clarity, the &lt;last name prefix&gt; has been renamed to &lt;own surname prefix&gt;.</w:t>
      </w:r>
    </w:p>
    <w:p w14:paraId="4DDE3335" w14:textId="77777777" w:rsidR="00980D3B" w:rsidRDefault="00980D3B">
      <w:pPr>
        <w:pStyle w:val="Heading4"/>
      </w:pPr>
      <w:bookmarkStart w:id="754" w:name="_Toc498145970"/>
      <w:bookmarkStart w:id="755" w:name="_Toc527864539"/>
      <w:bookmarkStart w:id="756" w:name="_Toc527866011"/>
      <w:r>
        <w:t>Own Surname (ST)</w:t>
      </w:r>
      <w:bookmarkEnd w:id="754"/>
      <w:bookmarkEnd w:id="755"/>
      <w:bookmarkEnd w:id="756"/>
    </w:p>
    <w:p w14:paraId="605F5A8F" w14:textId="77777777" w:rsidR="00980D3B" w:rsidRDefault="00980D3B">
      <w:pPr>
        <w:pStyle w:val="NormalIndented"/>
      </w:pPr>
      <w:r>
        <w:t>The portion of the surname (in most Western usage, the last name) that is derived from the person's own surname, as distinguished from any portion that is derived from the surname of the person's partner or spouse. This component is optional.</w:t>
      </w:r>
    </w:p>
    <w:p w14:paraId="452205C7" w14:textId="77777777" w:rsidR="00980D3B" w:rsidRDefault="00980D3B">
      <w:pPr>
        <w:pStyle w:val="NormalIndented"/>
      </w:pPr>
      <w:r>
        <w:t>If the person's surname has legally changed to become (or incorporate) the surname of the person's partner or spouse, this is the person's surname immediately prior to such change. Often this is the person's "maiden name".</w:t>
      </w:r>
    </w:p>
    <w:p w14:paraId="4544775D" w14:textId="77777777" w:rsidR="00980D3B" w:rsidRDefault="00980D3B">
      <w:pPr>
        <w:pStyle w:val="Heading4"/>
      </w:pPr>
      <w:bookmarkStart w:id="757" w:name="_Toc498145971"/>
      <w:bookmarkStart w:id="758" w:name="_Toc527864540"/>
      <w:bookmarkStart w:id="759" w:name="_Toc527866012"/>
      <w:r>
        <w:t>Surname Prefix From Partner/Spouse (ST)</w:t>
      </w:r>
      <w:bookmarkEnd w:id="757"/>
      <w:bookmarkEnd w:id="758"/>
      <w:bookmarkEnd w:id="759"/>
    </w:p>
    <w:p w14:paraId="6EA3FCFB" w14:textId="77777777" w:rsidR="00980D3B" w:rsidRDefault="00980D3B">
      <w:pPr>
        <w:pStyle w:val="NormalIndented"/>
      </w:pPr>
      <w:r>
        <w:t>Internationalization usage for Germanic languages. This component is optional. An example of a &lt;su</w:t>
      </w:r>
      <w:r>
        <w:t>r</w:t>
      </w:r>
      <w:r>
        <w:t xml:space="preserve">name prefix&gt; is the “van” in "Ludwig van Beethoven". Since the &lt;surname prefix&gt; doesn't sort completely alphabetically, it is reasonable to specify it as a separate sub-component of the PN and extended PN data types (XPN and XCN). </w:t>
      </w:r>
    </w:p>
    <w:p w14:paraId="242D0CFD" w14:textId="77777777" w:rsidR="00980D3B" w:rsidRDefault="00980D3B">
      <w:pPr>
        <w:pStyle w:val="Note"/>
      </w:pPr>
      <w:r>
        <w:rPr>
          <w:rStyle w:val="Strong"/>
        </w:rPr>
        <w:t>Note:</w:t>
      </w:r>
      <w:r>
        <w:t xml:space="preserve"> </w:t>
      </w:r>
      <w:r>
        <w:tab/>
        <w:t>Subcomponents &lt;own surname prefix&gt;, &lt;own surname&gt;, &lt;surname prefix from partner/spouse&gt; and &lt;surname from partner/spouse&gt; decompose complex Germanic names such as “Irma de Jong-van Beethoven”. If these subcomponents are valued, the &lt;surname&gt; subcomponent should still be fully valued for backward compatibility, i.e.,^de Jong-van Beethoven&amp;de&amp;Jong&amp;van&amp;Beethoven^.</w:t>
      </w:r>
      <w:r>
        <w:br/>
        <w:t>Also, for clarity, the &lt;last name prefix&gt; has been renamed to &lt;own surname prefix&gt;.</w:t>
      </w:r>
    </w:p>
    <w:p w14:paraId="6F581DA6" w14:textId="77777777" w:rsidR="00980D3B" w:rsidRDefault="00980D3B">
      <w:pPr>
        <w:pStyle w:val="Heading4"/>
      </w:pPr>
      <w:bookmarkStart w:id="760" w:name="_Toc498145972"/>
      <w:bookmarkStart w:id="761" w:name="_Toc527864541"/>
      <w:bookmarkStart w:id="762" w:name="_Toc527866013"/>
      <w:r>
        <w:t>Surname From Partner/Spouse (ST)</w:t>
      </w:r>
      <w:bookmarkEnd w:id="760"/>
      <w:bookmarkEnd w:id="761"/>
      <w:bookmarkEnd w:id="762"/>
    </w:p>
    <w:p w14:paraId="22765E0C" w14:textId="77777777" w:rsidR="00980D3B" w:rsidRDefault="00980D3B">
      <w:pPr>
        <w:pStyle w:val="NormalIndented"/>
      </w:pPr>
      <w:r>
        <w:t>The portion of the person's surname (in most Western usage, the last name) that is derived from the su</w:t>
      </w:r>
      <w:r>
        <w:t>r</w:t>
      </w:r>
      <w:r>
        <w:t>name of the person's partner or spouse, as distinguished from the part derived from the person's own su</w:t>
      </w:r>
      <w:r>
        <w:t>r</w:t>
      </w:r>
      <w:r>
        <w:t>name. This component is optional.</w:t>
      </w:r>
    </w:p>
    <w:p w14:paraId="3202A5D6" w14:textId="77777777" w:rsidR="00980D3B" w:rsidRDefault="00980D3B">
      <w:pPr>
        <w:pStyle w:val="NormalIndented"/>
      </w:pPr>
      <w:r>
        <w:t>If no portion of the person's surname is derived from the surname of the person's partner or spouse, this component is not valued. Otherwise, if the surname of the partner or spouse has legally changed to become (or incorporate) the person's surname, this is the surname of the partner or spouse immediately prior to such change.</w:t>
      </w:r>
    </w:p>
    <w:p w14:paraId="2AA0D46A" w14:textId="77777777" w:rsidR="00980D3B" w:rsidRDefault="00980D3B">
      <w:pPr>
        <w:pStyle w:val="Heading3"/>
      </w:pPr>
      <w:r>
        <w:fldChar w:fldCharType="begin"/>
      </w:r>
      <w:r>
        <w:instrText>xe "FT"</w:instrText>
      </w:r>
      <w:r>
        <w:fldChar w:fldCharType="end"/>
      </w:r>
      <w:r>
        <w:fldChar w:fldCharType="begin"/>
      </w:r>
      <w:r>
        <w:instrText>xe "Data types: FT"</w:instrText>
      </w:r>
      <w:r>
        <w:fldChar w:fldCharType="end"/>
      </w:r>
      <w:bookmarkStart w:id="763" w:name="_Ref358257624"/>
      <w:bookmarkStart w:id="764" w:name="_Toc359236019"/>
      <w:bookmarkStart w:id="765" w:name="_Toc498145973"/>
      <w:bookmarkStart w:id="766" w:name="_Toc527864542"/>
      <w:bookmarkStart w:id="767" w:name="_Toc527866014"/>
      <w:bookmarkStart w:id="768" w:name="_Toc528481888"/>
      <w:bookmarkStart w:id="769" w:name="_Toc528482393"/>
      <w:bookmarkStart w:id="770" w:name="_Toc528482692"/>
      <w:bookmarkStart w:id="771" w:name="_Toc528482817"/>
      <w:bookmarkStart w:id="772" w:name="_Toc528486125"/>
      <w:bookmarkStart w:id="773" w:name="_Toc536689740"/>
      <w:bookmarkStart w:id="774" w:name="_Toc496485"/>
      <w:bookmarkStart w:id="775" w:name="_Toc524832"/>
      <w:bookmarkStart w:id="776" w:name="_Toc1802415"/>
      <w:bookmarkStart w:id="777" w:name="_Toc22448410"/>
      <w:bookmarkStart w:id="778" w:name="_Toc22697602"/>
      <w:bookmarkStart w:id="779" w:name="_Toc24273637"/>
      <w:r>
        <w:t>FT - formatted text data</w:t>
      </w:r>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r>
        <w:t xml:space="preserve">  </w:t>
      </w:r>
    </w:p>
    <w:p w14:paraId="7701BFE5" w14:textId="77777777" w:rsidR="00980D3B" w:rsidRDefault="00980D3B">
      <w:pPr>
        <w:pStyle w:val="ComponentTableCaption"/>
      </w:pPr>
      <w:bookmarkStart w:id="780" w:name="FT"/>
      <w:r>
        <w:t>HL7 Component Table - FT – Formatted Text Data</w:t>
      </w:r>
      <w:r>
        <w:fldChar w:fldCharType="begin"/>
      </w:r>
      <w:r>
        <w:instrText xml:space="preserve"> XE "HL7 Component Table - FT" </w:instrText>
      </w:r>
      <w:r>
        <w:fldChar w:fldCharType="end"/>
      </w:r>
      <w:bookmarkEnd w:id="78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755"/>
        <w:gridCol w:w="541"/>
        <w:gridCol w:w="576"/>
        <w:gridCol w:w="720"/>
        <w:gridCol w:w="2880"/>
        <w:gridCol w:w="1440"/>
        <w:gridCol w:w="1008"/>
      </w:tblGrid>
      <w:tr w:rsidR="00980D3B" w14:paraId="42E0B72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92BA8C8" w14:textId="77777777" w:rsidR="00980D3B" w:rsidRDefault="00980D3B">
            <w:pPr>
              <w:pStyle w:val="ComponentTableHeader"/>
              <w:rPr>
                <w:lang w:val="de-DE"/>
              </w:rPr>
            </w:pPr>
            <w:r>
              <w:rPr>
                <w:lang w:val="de-DE"/>
              </w:rPr>
              <w:t>SEQ</w:t>
            </w:r>
          </w:p>
        </w:tc>
        <w:tc>
          <w:tcPr>
            <w:tcW w:w="755" w:type="dxa"/>
            <w:tcBorders>
              <w:top w:val="double" w:sz="4" w:space="0" w:color="auto"/>
              <w:bottom w:val="single" w:sz="4" w:space="0" w:color="auto"/>
            </w:tcBorders>
            <w:shd w:val="pct10" w:color="auto" w:fill="FFFFFF"/>
          </w:tcPr>
          <w:p w14:paraId="3AF6CC69" w14:textId="77777777" w:rsidR="00980D3B" w:rsidRDefault="00980D3B">
            <w:pPr>
              <w:pStyle w:val="ComponentTableHeader"/>
              <w:rPr>
                <w:lang w:val="de-DE"/>
              </w:rPr>
            </w:pPr>
            <w:r>
              <w:rPr>
                <w:lang w:val="de-DE"/>
              </w:rPr>
              <w:t>LEN</w:t>
            </w:r>
          </w:p>
        </w:tc>
        <w:tc>
          <w:tcPr>
            <w:tcW w:w="541" w:type="dxa"/>
            <w:tcBorders>
              <w:top w:val="double" w:sz="4" w:space="0" w:color="auto"/>
              <w:bottom w:val="single" w:sz="4" w:space="0" w:color="auto"/>
            </w:tcBorders>
            <w:shd w:val="pct10" w:color="auto" w:fill="FFFFFF"/>
          </w:tcPr>
          <w:p w14:paraId="290CA420"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65011A24"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654D1F5"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F07A003"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2925E3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5436517B" w14:textId="77777777" w:rsidR="00980D3B" w:rsidRDefault="00980D3B">
            <w:pPr>
              <w:pStyle w:val="ComponentTableHeader"/>
              <w:jc w:val="left"/>
              <w:rPr>
                <w:b w:val="0"/>
                <w:lang w:val="fr-FR"/>
              </w:rPr>
            </w:pPr>
            <w:r>
              <w:rPr>
                <w:lang w:val="fr-FR"/>
              </w:rPr>
              <w:t>SEC.REF.</w:t>
            </w:r>
          </w:p>
        </w:tc>
      </w:tr>
      <w:tr w:rsidR="00980D3B" w14:paraId="0C0D635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1DFE482" w14:textId="77777777" w:rsidR="00980D3B" w:rsidRDefault="00980D3B">
            <w:pPr>
              <w:pStyle w:val="ComponentTableBody"/>
              <w:rPr>
                <w:lang w:val="fr-FR"/>
              </w:rPr>
            </w:pPr>
          </w:p>
        </w:tc>
        <w:tc>
          <w:tcPr>
            <w:tcW w:w="755" w:type="dxa"/>
            <w:tcBorders>
              <w:top w:val="single" w:sz="4" w:space="0" w:color="auto"/>
              <w:bottom w:val="double" w:sz="4" w:space="0" w:color="auto"/>
            </w:tcBorders>
          </w:tcPr>
          <w:p w14:paraId="454E1AAE" w14:textId="77777777" w:rsidR="00980D3B" w:rsidRDefault="00980D3B">
            <w:pPr>
              <w:pStyle w:val="ComponentTableBody"/>
            </w:pPr>
            <w:r>
              <w:t>65536</w:t>
            </w:r>
          </w:p>
        </w:tc>
        <w:tc>
          <w:tcPr>
            <w:tcW w:w="541" w:type="dxa"/>
            <w:tcBorders>
              <w:top w:val="single" w:sz="4" w:space="0" w:color="auto"/>
              <w:bottom w:val="double" w:sz="4" w:space="0" w:color="auto"/>
            </w:tcBorders>
          </w:tcPr>
          <w:p w14:paraId="60625BAD" w14:textId="77777777" w:rsidR="00980D3B" w:rsidRDefault="00980D3B">
            <w:pPr>
              <w:pStyle w:val="ComponentTableBody"/>
            </w:pPr>
          </w:p>
        </w:tc>
        <w:tc>
          <w:tcPr>
            <w:tcW w:w="576" w:type="dxa"/>
            <w:tcBorders>
              <w:top w:val="single" w:sz="4" w:space="0" w:color="auto"/>
              <w:bottom w:val="double" w:sz="4" w:space="0" w:color="auto"/>
            </w:tcBorders>
          </w:tcPr>
          <w:p w14:paraId="3863ED37" w14:textId="77777777" w:rsidR="00980D3B" w:rsidRDefault="00980D3B">
            <w:pPr>
              <w:pStyle w:val="ComponentTableBody"/>
            </w:pPr>
          </w:p>
        </w:tc>
        <w:tc>
          <w:tcPr>
            <w:tcW w:w="720" w:type="dxa"/>
            <w:tcBorders>
              <w:top w:val="single" w:sz="4" w:space="0" w:color="auto"/>
              <w:bottom w:val="double" w:sz="4" w:space="0" w:color="auto"/>
            </w:tcBorders>
          </w:tcPr>
          <w:p w14:paraId="6C902A00" w14:textId="77777777" w:rsidR="00980D3B" w:rsidRDefault="00980D3B">
            <w:pPr>
              <w:pStyle w:val="ComponentTableBody"/>
            </w:pPr>
          </w:p>
        </w:tc>
        <w:tc>
          <w:tcPr>
            <w:tcW w:w="2880" w:type="dxa"/>
            <w:tcBorders>
              <w:top w:val="single" w:sz="4" w:space="0" w:color="auto"/>
              <w:bottom w:val="double" w:sz="4" w:space="0" w:color="auto"/>
            </w:tcBorders>
          </w:tcPr>
          <w:p w14:paraId="71A825BA" w14:textId="77777777" w:rsidR="00980D3B" w:rsidRDefault="00980D3B">
            <w:pPr>
              <w:pStyle w:val="ComponentTableBody"/>
              <w:jc w:val="left"/>
            </w:pPr>
            <w:r>
              <w:t>Coded Value for HL7-Defined Tables</w:t>
            </w:r>
          </w:p>
        </w:tc>
        <w:tc>
          <w:tcPr>
            <w:tcW w:w="1440" w:type="dxa"/>
            <w:tcBorders>
              <w:top w:val="single" w:sz="4" w:space="0" w:color="auto"/>
              <w:bottom w:val="double" w:sz="4" w:space="0" w:color="auto"/>
            </w:tcBorders>
          </w:tcPr>
          <w:p w14:paraId="5ABC47C8" w14:textId="77777777" w:rsidR="00980D3B" w:rsidRDefault="00980D3B">
            <w:pPr>
              <w:pStyle w:val="ComponentTableBody"/>
              <w:jc w:val="left"/>
            </w:pPr>
          </w:p>
        </w:tc>
        <w:tc>
          <w:tcPr>
            <w:tcW w:w="1008" w:type="dxa"/>
            <w:tcBorders>
              <w:top w:val="single" w:sz="4" w:space="0" w:color="auto"/>
              <w:bottom w:val="double" w:sz="4" w:space="0" w:color="auto"/>
            </w:tcBorders>
          </w:tcPr>
          <w:p w14:paraId="041A9D33" w14:textId="77777777" w:rsidR="00980D3B" w:rsidRDefault="00980D3B">
            <w:pPr>
              <w:pStyle w:val="ComponentTableBody"/>
            </w:pPr>
          </w:p>
        </w:tc>
      </w:tr>
    </w:tbl>
    <w:p w14:paraId="78A85106" w14:textId="77777777" w:rsidR="00980D3B" w:rsidRDefault="00980D3B">
      <w:pPr>
        <w:pStyle w:val="Note"/>
        <w:tabs>
          <w:tab w:val="left" w:pos="1440"/>
        </w:tabs>
        <w:rPr>
          <w:snapToGrid w:val="0"/>
        </w:rPr>
      </w:pPr>
      <w:r>
        <w:rPr>
          <w:rStyle w:val="Strong"/>
        </w:rPr>
        <w:t xml:space="preserve">Maximum Length: </w:t>
      </w:r>
      <w:r>
        <w:t>65536</w:t>
      </w:r>
    </w:p>
    <w:p w14:paraId="6C394644" w14:textId="77777777" w:rsidR="00980D3B" w:rsidRDefault="00980D3B">
      <w:pPr>
        <w:pStyle w:val="NormalIndented"/>
      </w:pPr>
      <w:r>
        <w:t>This data type is derived from the string data type by allowing the addition of embedded formatting i</w:t>
      </w:r>
      <w:r>
        <w:t>n</w:t>
      </w:r>
      <w:r>
        <w:t xml:space="preserve">structions. These instructions are limited to those that are intrinsic and independent of the circumstances </w:t>
      </w:r>
      <w:r>
        <w:lastRenderedPageBreak/>
        <w:t xml:space="preserve">under which the field is being used. The actual instructions and their representation are described elsewhere in this chapter. </w:t>
      </w:r>
      <w:r>
        <w:rPr>
          <w:b/>
          <w:i/>
        </w:rPr>
        <w:t>The FT field is of arbitrary length (up to 64k)</w:t>
      </w:r>
      <w:r>
        <w:t xml:space="preserve"> and may contain formatting commands e</w:t>
      </w:r>
      <w:r>
        <w:t>n</w:t>
      </w:r>
      <w:r>
        <w:t>closed in e</w:t>
      </w:r>
      <w:r>
        <w:t>s</w:t>
      </w:r>
      <w:r>
        <w:t>cape characters.</w:t>
      </w:r>
    </w:p>
    <w:p w14:paraId="6C499EE7" w14:textId="77777777" w:rsidR="00980D3B" w:rsidRDefault="00980D3B">
      <w:pPr>
        <w:pStyle w:val="NormalIndented"/>
      </w:pPr>
      <w:r>
        <w:t>Example:</w:t>
      </w:r>
    </w:p>
    <w:p w14:paraId="5F61FC07" w14:textId="77777777" w:rsidR="00980D3B" w:rsidRDefault="00980D3B">
      <w:pPr>
        <w:pStyle w:val="Example"/>
        <w:rPr>
          <w:noProof w:val="0"/>
        </w:rPr>
      </w:pPr>
      <w:r>
        <w:rPr>
          <w:noProof w:val="0"/>
        </w:rPr>
        <w:t>|\.sp\(skip one vertical line)|</w:t>
      </w:r>
    </w:p>
    <w:p w14:paraId="4D0E78FA" w14:textId="77777777" w:rsidR="00980D3B" w:rsidRDefault="00980D3B">
      <w:pPr>
        <w:pStyle w:val="NormalIndented"/>
      </w:pPr>
      <w:r>
        <w:t>For additional examples of formatting commands see Section 2.7, "Use of Escape Sequences in Text Fields".</w:t>
      </w:r>
    </w:p>
    <w:p w14:paraId="3F43DFE5" w14:textId="77777777" w:rsidR="00980D3B" w:rsidRDefault="00980D3B">
      <w:pPr>
        <w:pStyle w:val="NormalIndented"/>
      </w:pPr>
      <w:r>
        <w:t>To include alternative character sets, use the appropriate escape sequence. See Section 2.15.9.18, "Cha</w:t>
      </w:r>
      <w:r>
        <w:t>r</w:t>
      </w:r>
      <w:r>
        <w:t>acter set" and Section 2.15.9.20, "Alternate character set ha</w:t>
      </w:r>
      <w:r>
        <w:t>n</w:t>
      </w:r>
      <w:r>
        <w:t>dling".</w:t>
      </w:r>
    </w:p>
    <w:p w14:paraId="29F11C33" w14:textId="77777777" w:rsidR="00980D3B" w:rsidRDefault="00980D3B">
      <w:pPr>
        <w:pStyle w:val="Heading3"/>
      </w:pPr>
      <w:r>
        <w:fldChar w:fldCharType="begin"/>
      </w:r>
      <w:r>
        <w:instrText xml:space="preserve"> XE "GTS" </w:instrText>
      </w:r>
      <w:r>
        <w:fldChar w:fldCharType="end"/>
      </w:r>
      <w:r>
        <w:fldChar w:fldCharType="begin"/>
      </w:r>
      <w:r>
        <w:instrText xml:space="preserve"> XE "Data types: GTS" </w:instrText>
      </w:r>
      <w:r>
        <w:fldChar w:fldCharType="end"/>
      </w:r>
      <w:bookmarkStart w:id="781" w:name="_Ref175246"/>
      <w:bookmarkStart w:id="782" w:name="_Toc496486"/>
      <w:bookmarkStart w:id="783" w:name="_Toc524833"/>
      <w:bookmarkStart w:id="784" w:name="_Toc1802416"/>
      <w:bookmarkStart w:id="785" w:name="_Toc22448411"/>
      <w:bookmarkStart w:id="786" w:name="_Toc22697603"/>
      <w:bookmarkStart w:id="787" w:name="_Toc24273638"/>
      <w:r>
        <w:t>GTS – general timing specif</w:t>
      </w:r>
      <w:r>
        <w:t>i</w:t>
      </w:r>
      <w:r>
        <w:t>cation</w:t>
      </w:r>
      <w:bookmarkEnd w:id="781"/>
      <w:bookmarkEnd w:id="782"/>
      <w:bookmarkEnd w:id="783"/>
      <w:bookmarkEnd w:id="784"/>
      <w:bookmarkEnd w:id="785"/>
      <w:bookmarkEnd w:id="786"/>
      <w:bookmarkEnd w:id="787"/>
    </w:p>
    <w:p w14:paraId="21D3995C" w14:textId="77777777" w:rsidR="00980D3B" w:rsidRDefault="00980D3B">
      <w:pPr>
        <w:pStyle w:val="ComponentTableCaption"/>
      </w:pPr>
      <w:bookmarkStart w:id="788" w:name="GTS"/>
      <w:r>
        <w:t xml:space="preserve">HL7 Component Table - GTS – General Timing Specification </w:t>
      </w:r>
      <w:r>
        <w:fldChar w:fldCharType="begin"/>
      </w:r>
      <w:r>
        <w:instrText xml:space="preserve"> XE "HL7 Component Table - GTS" </w:instrText>
      </w:r>
      <w:r>
        <w:fldChar w:fldCharType="end"/>
      </w:r>
      <w:bookmarkEnd w:id="78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A4404A9"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DAF272D"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537ED17F"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4337E169"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51CF3EAD"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6A46245"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3B5AA85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FF9D393"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E36756F" w14:textId="77777777" w:rsidR="00980D3B" w:rsidRDefault="00980D3B">
            <w:pPr>
              <w:pStyle w:val="ComponentTableHeader"/>
              <w:jc w:val="left"/>
              <w:rPr>
                <w:b w:val="0"/>
                <w:lang w:val="fr-FR"/>
              </w:rPr>
            </w:pPr>
            <w:r>
              <w:rPr>
                <w:lang w:val="fr-FR"/>
              </w:rPr>
              <w:t>SEC.REF.</w:t>
            </w:r>
          </w:p>
        </w:tc>
      </w:tr>
      <w:tr w:rsidR="00980D3B" w14:paraId="7BCBC1B9"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E7378FF" w14:textId="77777777" w:rsidR="00980D3B" w:rsidRDefault="00980D3B">
            <w:pPr>
              <w:pStyle w:val="ComponentTableBody"/>
              <w:rPr>
                <w:lang w:val="fr-FR"/>
              </w:rPr>
            </w:pPr>
          </w:p>
        </w:tc>
        <w:tc>
          <w:tcPr>
            <w:tcW w:w="576" w:type="dxa"/>
            <w:tcBorders>
              <w:top w:val="single" w:sz="4" w:space="0" w:color="auto"/>
              <w:bottom w:val="double" w:sz="4" w:space="0" w:color="auto"/>
            </w:tcBorders>
          </w:tcPr>
          <w:p w14:paraId="6EF5B1EA" w14:textId="77777777" w:rsidR="00980D3B" w:rsidRDefault="00980D3B">
            <w:pPr>
              <w:pStyle w:val="ComponentTableBody"/>
            </w:pPr>
            <w:r>
              <w:t xml:space="preserve">199 </w:t>
            </w:r>
          </w:p>
        </w:tc>
        <w:tc>
          <w:tcPr>
            <w:tcW w:w="720" w:type="dxa"/>
            <w:tcBorders>
              <w:top w:val="single" w:sz="4" w:space="0" w:color="auto"/>
              <w:bottom w:val="double" w:sz="4" w:space="0" w:color="auto"/>
            </w:tcBorders>
          </w:tcPr>
          <w:p w14:paraId="62B751B2" w14:textId="77777777" w:rsidR="00980D3B" w:rsidRDefault="00980D3B">
            <w:pPr>
              <w:pStyle w:val="ComponentTableBody"/>
            </w:pPr>
          </w:p>
        </w:tc>
        <w:tc>
          <w:tcPr>
            <w:tcW w:w="576" w:type="dxa"/>
            <w:tcBorders>
              <w:top w:val="single" w:sz="4" w:space="0" w:color="auto"/>
              <w:bottom w:val="double" w:sz="4" w:space="0" w:color="auto"/>
            </w:tcBorders>
          </w:tcPr>
          <w:p w14:paraId="2DC604E3" w14:textId="77777777" w:rsidR="00980D3B" w:rsidRDefault="00980D3B">
            <w:pPr>
              <w:pStyle w:val="ComponentTableBody"/>
            </w:pPr>
          </w:p>
        </w:tc>
        <w:tc>
          <w:tcPr>
            <w:tcW w:w="720" w:type="dxa"/>
            <w:tcBorders>
              <w:top w:val="single" w:sz="4" w:space="0" w:color="auto"/>
              <w:bottom w:val="double" w:sz="4" w:space="0" w:color="auto"/>
            </w:tcBorders>
          </w:tcPr>
          <w:p w14:paraId="20B64F89" w14:textId="77777777" w:rsidR="00980D3B" w:rsidRDefault="00980D3B">
            <w:pPr>
              <w:pStyle w:val="ComponentTableBody"/>
            </w:pPr>
          </w:p>
        </w:tc>
        <w:tc>
          <w:tcPr>
            <w:tcW w:w="2880" w:type="dxa"/>
            <w:tcBorders>
              <w:top w:val="single" w:sz="4" w:space="0" w:color="auto"/>
              <w:bottom w:val="double" w:sz="4" w:space="0" w:color="auto"/>
            </w:tcBorders>
          </w:tcPr>
          <w:p w14:paraId="0D15F0CC" w14:textId="77777777" w:rsidR="00980D3B" w:rsidRDefault="00980D3B">
            <w:pPr>
              <w:pStyle w:val="ComponentTableBody"/>
              <w:jc w:val="left"/>
            </w:pPr>
            <w:r>
              <w:t>General Timing Specif</w:t>
            </w:r>
            <w:r>
              <w:t>i</w:t>
            </w:r>
            <w:r>
              <w:t>cation</w:t>
            </w:r>
          </w:p>
        </w:tc>
        <w:tc>
          <w:tcPr>
            <w:tcW w:w="1440" w:type="dxa"/>
            <w:tcBorders>
              <w:top w:val="single" w:sz="4" w:space="0" w:color="auto"/>
              <w:bottom w:val="double" w:sz="4" w:space="0" w:color="auto"/>
            </w:tcBorders>
          </w:tcPr>
          <w:p w14:paraId="1DC3742A" w14:textId="77777777" w:rsidR="00980D3B" w:rsidRDefault="00980D3B">
            <w:pPr>
              <w:pStyle w:val="ComponentTableBody"/>
              <w:jc w:val="left"/>
            </w:pPr>
          </w:p>
        </w:tc>
        <w:tc>
          <w:tcPr>
            <w:tcW w:w="1008" w:type="dxa"/>
            <w:tcBorders>
              <w:top w:val="single" w:sz="4" w:space="0" w:color="auto"/>
              <w:bottom w:val="double" w:sz="4" w:space="0" w:color="auto"/>
            </w:tcBorders>
          </w:tcPr>
          <w:p w14:paraId="6E4C2F9E" w14:textId="77777777" w:rsidR="00980D3B" w:rsidRDefault="00980D3B">
            <w:pPr>
              <w:pStyle w:val="ComponentTableBody"/>
            </w:pPr>
          </w:p>
        </w:tc>
      </w:tr>
    </w:tbl>
    <w:p w14:paraId="52D3C3D4" w14:textId="77777777" w:rsidR="00980D3B" w:rsidRDefault="00980D3B">
      <w:pPr>
        <w:pStyle w:val="NormalIndented"/>
      </w:pPr>
      <w:r>
        <w:t>The General Timing Specification data type is used to communicate complex inter-related information Timing information. The value of such a field follows the formatting rules for a ST field. The string data will be structured according to the rules set forth in the "Version 3 Data Types Part II Unabridged Specif</w:t>
      </w:r>
      <w:r>
        <w:t>i</w:t>
      </w:r>
      <w:r>
        <w:t>cation" for the General Timing Specification (GTS) data type.</w:t>
      </w:r>
    </w:p>
    <w:p w14:paraId="210C6BF7" w14:textId="77777777" w:rsidR="00980D3B" w:rsidRDefault="00980D3B">
      <w:pPr>
        <w:pStyle w:val="Note"/>
        <w:tabs>
          <w:tab w:val="left" w:pos="1440"/>
        </w:tabs>
        <w:rPr>
          <w:snapToGrid w:val="0"/>
        </w:rPr>
      </w:pPr>
      <w:r>
        <w:rPr>
          <w:rStyle w:val="Strong"/>
        </w:rPr>
        <w:t>Maximum Length:</w:t>
      </w:r>
      <w:r>
        <w:t xml:space="preserve"> 199</w:t>
      </w:r>
    </w:p>
    <w:p w14:paraId="7496B54C" w14:textId="77777777" w:rsidR="00980D3B" w:rsidRDefault="00980D3B">
      <w:pPr>
        <w:pStyle w:val="Heading3"/>
      </w:pPr>
      <w:r>
        <w:fldChar w:fldCharType="begin"/>
      </w:r>
      <w:r>
        <w:instrText xml:space="preserve"> XE "HD" </w:instrText>
      </w:r>
      <w:r>
        <w:fldChar w:fldCharType="end"/>
      </w:r>
      <w:r>
        <w:fldChar w:fldCharType="begin"/>
      </w:r>
      <w:r>
        <w:instrText xml:space="preserve"> XE "Data types: HD" </w:instrText>
      </w:r>
      <w:r>
        <w:fldChar w:fldCharType="end"/>
      </w:r>
      <w:bookmarkStart w:id="789" w:name="_Ref358257805"/>
      <w:bookmarkStart w:id="790" w:name="_Toc359236020"/>
      <w:bookmarkStart w:id="791" w:name="_Toc498145974"/>
      <w:bookmarkStart w:id="792" w:name="_Toc527864543"/>
      <w:bookmarkStart w:id="793" w:name="_Toc527866015"/>
      <w:bookmarkStart w:id="794" w:name="_Toc528481889"/>
      <w:bookmarkStart w:id="795" w:name="_Toc528482394"/>
      <w:bookmarkStart w:id="796" w:name="_Toc528482693"/>
      <w:bookmarkStart w:id="797" w:name="_Toc528482818"/>
      <w:bookmarkStart w:id="798" w:name="_Toc528486126"/>
      <w:bookmarkStart w:id="799" w:name="_Toc536689742"/>
      <w:bookmarkStart w:id="800" w:name="_Toc496487"/>
      <w:bookmarkStart w:id="801" w:name="_Toc524834"/>
      <w:bookmarkStart w:id="802" w:name="_Toc1802417"/>
      <w:bookmarkStart w:id="803" w:name="_Toc22448412"/>
      <w:bookmarkStart w:id="804" w:name="_Toc22697604"/>
      <w:bookmarkStart w:id="805" w:name="_Toc24273639"/>
      <w:r>
        <w:t>HD - hierarchic design</w:t>
      </w:r>
      <w:r>
        <w:t>a</w:t>
      </w:r>
      <w:r>
        <w:t>tor</w:t>
      </w:r>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p>
    <w:p w14:paraId="54B62B41" w14:textId="77777777" w:rsidR="00980D3B" w:rsidRDefault="00980D3B">
      <w:pPr>
        <w:pStyle w:val="ComponentTableCaption"/>
      </w:pPr>
      <w:bookmarkStart w:id="806" w:name="HD"/>
      <w:r>
        <w:t xml:space="preserve">HL7 Component Table - HD – Hierarchic Designator </w:t>
      </w:r>
      <w:r>
        <w:fldChar w:fldCharType="begin"/>
      </w:r>
      <w:r>
        <w:instrText xml:space="preserve"> XE "HL7 Component Table - HD" </w:instrText>
      </w:r>
      <w:r>
        <w:fldChar w:fldCharType="end"/>
      </w:r>
      <w:bookmarkEnd w:id="80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351F38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BA6462F"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64DF76A7"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6BD7CEFD"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512CB672"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3B601B0A"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0FA307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9230DCA"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60D4EB40" w14:textId="77777777" w:rsidR="00980D3B" w:rsidRDefault="00980D3B">
            <w:pPr>
              <w:pStyle w:val="ComponentTableHeader"/>
              <w:rPr>
                <w:b w:val="0"/>
              </w:rPr>
            </w:pPr>
            <w:r>
              <w:t>SEC.REF.</w:t>
            </w:r>
          </w:p>
        </w:tc>
      </w:tr>
      <w:tr w:rsidR="00980D3B" w14:paraId="7F85388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9F876DB" w14:textId="77777777" w:rsidR="00980D3B" w:rsidRDefault="00980D3B">
            <w:pPr>
              <w:pStyle w:val="ComponentTableBody"/>
            </w:pPr>
            <w:r>
              <w:t>1</w:t>
            </w:r>
          </w:p>
        </w:tc>
        <w:tc>
          <w:tcPr>
            <w:tcW w:w="576" w:type="dxa"/>
            <w:tcBorders>
              <w:top w:val="single" w:sz="4" w:space="0" w:color="auto"/>
              <w:bottom w:val="single" w:sz="4" w:space="0" w:color="auto"/>
            </w:tcBorders>
          </w:tcPr>
          <w:p w14:paraId="2BF49038" w14:textId="77777777" w:rsidR="00980D3B" w:rsidRDefault="00980D3B">
            <w:pPr>
              <w:pStyle w:val="ComponentTableBody"/>
            </w:pPr>
            <w:r>
              <w:t>20</w:t>
            </w:r>
          </w:p>
        </w:tc>
        <w:tc>
          <w:tcPr>
            <w:tcW w:w="720" w:type="dxa"/>
            <w:tcBorders>
              <w:top w:val="single" w:sz="4" w:space="0" w:color="auto"/>
              <w:bottom w:val="single" w:sz="4" w:space="0" w:color="auto"/>
            </w:tcBorders>
          </w:tcPr>
          <w:p w14:paraId="604D73F5" w14:textId="77777777" w:rsidR="00980D3B" w:rsidRDefault="00980D3B">
            <w:pPr>
              <w:pStyle w:val="ComponentTableBody"/>
            </w:pPr>
            <w:r>
              <w:t>IS</w:t>
            </w:r>
          </w:p>
        </w:tc>
        <w:tc>
          <w:tcPr>
            <w:tcW w:w="576" w:type="dxa"/>
            <w:tcBorders>
              <w:top w:val="single" w:sz="4" w:space="0" w:color="auto"/>
              <w:bottom w:val="single" w:sz="4" w:space="0" w:color="auto"/>
            </w:tcBorders>
          </w:tcPr>
          <w:p w14:paraId="16666003" w14:textId="77777777" w:rsidR="00980D3B" w:rsidRDefault="00980D3B">
            <w:pPr>
              <w:pStyle w:val="ComponentTableBody"/>
            </w:pPr>
            <w:r>
              <w:t>O</w:t>
            </w:r>
          </w:p>
        </w:tc>
        <w:tc>
          <w:tcPr>
            <w:tcW w:w="720" w:type="dxa"/>
            <w:tcBorders>
              <w:top w:val="single" w:sz="4" w:space="0" w:color="auto"/>
              <w:bottom w:val="single" w:sz="4" w:space="0" w:color="auto"/>
            </w:tcBorders>
          </w:tcPr>
          <w:p w14:paraId="707E1D0B" w14:textId="77777777" w:rsidR="00980D3B" w:rsidRDefault="00980D3B">
            <w:pPr>
              <w:pStyle w:val="ComponentTableBody"/>
            </w:pPr>
            <w:r>
              <w:t>0300</w:t>
            </w:r>
          </w:p>
        </w:tc>
        <w:tc>
          <w:tcPr>
            <w:tcW w:w="2880" w:type="dxa"/>
            <w:tcBorders>
              <w:top w:val="single" w:sz="4" w:space="0" w:color="auto"/>
              <w:bottom w:val="single" w:sz="4" w:space="0" w:color="auto"/>
            </w:tcBorders>
          </w:tcPr>
          <w:p w14:paraId="312D138D" w14:textId="77777777" w:rsidR="00980D3B" w:rsidRDefault="00980D3B">
            <w:pPr>
              <w:pStyle w:val="ComponentTableBody"/>
              <w:jc w:val="left"/>
            </w:pPr>
            <w:r>
              <w:t>Namespace ID</w:t>
            </w:r>
          </w:p>
        </w:tc>
        <w:tc>
          <w:tcPr>
            <w:tcW w:w="1440" w:type="dxa"/>
            <w:tcBorders>
              <w:top w:val="single" w:sz="4" w:space="0" w:color="auto"/>
              <w:bottom w:val="single" w:sz="4" w:space="0" w:color="auto"/>
            </w:tcBorders>
          </w:tcPr>
          <w:p w14:paraId="2953D912" w14:textId="77777777" w:rsidR="00980D3B" w:rsidRDefault="00980D3B">
            <w:pPr>
              <w:pStyle w:val="ComponentTableBody"/>
              <w:jc w:val="left"/>
            </w:pPr>
          </w:p>
        </w:tc>
        <w:tc>
          <w:tcPr>
            <w:tcW w:w="1008" w:type="dxa"/>
            <w:tcBorders>
              <w:top w:val="single" w:sz="4" w:space="0" w:color="auto"/>
              <w:bottom w:val="single" w:sz="4" w:space="0" w:color="auto"/>
            </w:tcBorders>
          </w:tcPr>
          <w:p w14:paraId="10BB6102"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7420809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4D78D95" w14:textId="77777777" w:rsidR="00980D3B" w:rsidRDefault="00980D3B">
            <w:pPr>
              <w:pStyle w:val="ComponentTableBody"/>
            </w:pPr>
            <w:r>
              <w:t>2</w:t>
            </w:r>
          </w:p>
        </w:tc>
        <w:tc>
          <w:tcPr>
            <w:tcW w:w="576" w:type="dxa"/>
            <w:tcBorders>
              <w:top w:val="single" w:sz="4" w:space="0" w:color="auto"/>
              <w:bottom w:val="single" w:sz="4" w:space="0" w:color="auto"/>
            </w:tcBorders>
          </w:tcPr>
          <w:p w14:paraId="4C5F597B" w14:textId="77777777" w:rsidR="00980D3B" w:rsidRDefault="00980D3B">
            <w:pPr>
              <w:pStyle w:val="ComponentTableBody"/>
            </w:pPr>
            <w:r>
              <w:t>199</w:t>
            </w:r>
          </w:p>
        </w:tc>
        <w:tc>
          <w:tcPr>
            <w:tcW w:w="720" w:type="dxa"/>
            <w:tcBorders>
              <w:top w:val="single" w:sz="4" w:space="0" w:color="auto"/>
              <w:bottom w:val="single" w:sz="4" w:space="0" w:color="auto"/>
            </w:tcBorders>
          </w:tcPr>
          <w:p w14:paraId="00F8A10C" w14:textId="77777777" w:rsidR="00980D3B" w:rsidRDefault="00980D3B">
            <w:pPr>
              <w:pStyle w:val="ComponentTableBody"/>
            </w:pPr>
            <w:r>
              <w:t>ST</w:t>
            </w:r>
          </w:p>
        </w:tc>
        <w:tc>
          <w:tcPr>
            <w:tcW w:w="576" w:type="dxa"/>
            <w:tcBorders>
              <w:top w:val="single" w:sz="4" w:space="0" w:color="auto"/>
              <w:bottom w:val="single" w:sz="4" w:space="0" w:color="auto"/>
            </w:tcBorders>
          </w:tcPr>
          <w:p w14:paraId="5D470946" w14:textId="77777777" w:rsidR="00980D3B" w:rsidRDefault="00980D3B">
            <w:pPr>
              <w:pStyle w:val="ComponentTableBody"/>
            </w:pPr>
            <w:r>
              <w:t>C</w:t>
            </w:r>
          </w:p>
        </w:tc>
        <w:tc>
          <w:tcPr>
            <w:tcW w:w="720" w:type="dxa"/>
            <w:tcBorders>
              <w:top w:val="single" w:sz="4" w:space="0" w:color="auto"/>
              <w:bottom w:val="single" w:sz="4" w:space="0" w:color="auto"/>
            </w:tcBorders>
          </w:tcPr>
          <w:p w14:paraId="093B99F3" w14:textId="77777777" w:rsidR="00980D3B" w:rsidRDefault="00980D3B">
            <w:pPr>
              <w:pStyle w:val="ComponentTableBody"/>
            </w:pPr>
          </w:p>
        </w:tc>
        <w:tc>
          <w:tcPr>
            <w:tcW w:w="2880" w:type="dxa"/>
            <w:tcBorders>
              <w:top w:val="single" w:sz="4" w:space="0" w:color="auto"/>
              <w:bottom w:val="single" w:sz="4" w:space="0" w:color="auto"/>
            </w:tcBorders>
          </w:tcPr>
          <w:p w14:paraId="4E8DC436" w14:textId="77777777" w:rsidR="00980D3B" w:rsidRDefault="00980D3B">
            <w:pPr>
              <w:pStyle w:val="ComponentTableBody"/>
              <w:jc w:val="left"/>
            </w:pPr>
            <w:r>
              <w:t>Universal ID</w:t>
            </w:r>
          </w:p>
        </w:tc>
        <w:tc>
          <w:tcPr>
            <w:tcW w:w="1440" w:type="dxa"/>
            <w:tcBorders>
              <w:top w:val="single" w:sz="4" w:space="0" w:color="auto"/>
              <w:bottom w:val="single" w:sz="4" w:space="0" w:color="auto"/>
            </w:tcBorders>
          </w:tcPr>
          <w:p w14:paraId="2FAD29A7" w14:textId="77777777" w:rsidR="00980D3B" w:rsidRDefault="00980D3B">
            <w:pPr>
              <w:pStyle w:val="ComponentTableBody"/>
              <w:jc w:val="left"/>
            </w:pPr>
          </w:p>
        </w:tc>
        <w:tc>
          <w:tcPr>
            <w:tcW w:w="1008" w:type="dxa"/>
            <w:tcBorders>
              <w:top w:val="single" w:sz="4" w:space="0" w:color="auto"/>
              <w:bottom w:val="single" w:sz="4" w:space="0" w:color="auto"/>
            </w:tcBorders>
          </w:tcPr>
          <w:p w14:paraId="2123C3F0"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4C36607"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DF2EA3E" w14:textId="77777777" w:rsidR="00980D3B" w:rsidRDefault="00980D3B">
            <w:pPr>
              <w:pStyle w:val="ComponentTableBody"/>
            </w:pPr>
            <w:r>
              <w:t>3</w:t>
            </w:r>
          </w:p>
        </w:tc>
        <w:tc>
          <w:tcPr>
            <w:tcW w:w="576" w:type="dxa"/>
            <w:tcBorders>
              <w:top w:val="single" w:sz="4" w:space="0" w:color="auto"/>
              <w:bottom w:val="double" w:sz="4" w:space="0" w:color="auto"/>
            </w:tcBorders>
          </w:tcPr>
          <w:p w14:paraId="0B1112E2" w14:textId="77777777" w:rsidR="00980D3B" w:rsidRDefault="00980D3B">
            <w:pPr>
              <w:pStyle w:val="ComponentTableBody"/>
            </w:pPr>
            <w:r>
              <w:t>6</w:t>
            </w:r>
          </w:p>
        </w:tc>
        <w:tc>
          <w:tcPr>
            <w:tcW w:w="720" w:type="dxa"/>
            <w:tcBorders>
              <w:top w:val="single" w:sz="4" w:space="0" w:color="auto"/>
              <w:bottom w:val="double" w:sz="4" w:space="0" w:color="auto"/>
            </w:tcBorders>
          </w:tcPr>
          <w:p w14:paraId="290E3115" w14:textId="77777777" w:rsidR="00980D3B" w:rsidRDefault="00980D3B">
            <w:pPr>
              <w:pStyle w:val="ComponentTableBody"/>
            </w:pPr>
            <w:r>
              <w:t>ID</w:t>
            </w:r>
          </w:p>
        </w:tc>
        <w:tc>
          <w:tcPr>
            <w:tcW w:w="576" w:type="dxa"/>
            <w:tcBorders>
              <w:top w:val="single" w:sz="4" w:space="0" w:color="auto"/>
              <w:bottom w:val="double" w:sz="4" w:space="0" w:color="auto"/>
            </w:tcBorders>
          </w:tcPr>
          <w:p w14:paraId="207DC953" w14:textId="77777777" w:rsidR="00980D3B" w:rsidRDefault="00980D3B">
            <w:pPr>
              <w:pStyle w:val="ComponentTableBody"/>
            </w:pPr>
            <w:r>
              <w:t>C</w:t>
            </w:r>
          </w:p>
        </w:tc>
        <w:tc>
          <w:tcPr>
            <w:tcW w:w="720" w:type="dxa"/>
            <w:tcBorders>
              <w:top w:val="single" w:sz="4" w:space="0" w:color="auto"/>
              <w:bottom w:val="double" w:sz="4" w:space="0" w:color="auto"/>
            </w:tcBorders>
          </w:tcPr>
          <w:p w14:paraId="14A12EB3" w14:textId="77777777" w:rsidR="00980D3B" w:rsidRDefault="00980D3B">
            <w:pPr>
              <w:pStyle w:val="ComponentTableBody"/>
            </w:pPr>
            <w:r>
              <w:t>0301</w:t>
            </w:r>
          </w:p>
        </w:tc>
        <w:tc>
          <w:tcPr>
            <w:tcW w:w="2880" w:type="dxa"/>
            <w:tcBorders>
              <w:top w:val="single" w:sz="4" w:space="0" w:color="auto"/>
              <w:bottom w:val="double" w:sz="4" w:space="0" w:color="auto"/>
            </w:tcBorders>
          </w:tcPr>
          <w:p w14:paraId="06894FB0" w14:textId="77777777" w:rsidR="00980D3B" w:rsidRDefault="00980D3B">
            <w:pPr>
              <w:pStyle w:val="ComponentTableBody"/>
              <w:jc w:val="left"/>
            </w:pPr>
            <w:r>
              <w:t>Universal ID Type</w:t>
            </w:r>
          </w:p>
        </w:tc>
        <w:tc>
          <w:tcPr>
            <w:tcW w:w="1440" w:type="dxa"/>
            <w:tcBorders>
              <w:top w:val="single" w:sz="4" w:space="0" w:color="auto"/>
              <w:bottom w:val="double" w:sz="4" w:space="0" w:color="auto"/>
            </w:tcBorders>
          </w:tcPr>
          <w:p w14:paraId="5CC2D16D" w14:textId="77777777" w:rsidR="00980D3B" w:rsidRDefault="00980D3B">
            <w:pPr>
              <w:pStyle w:val="ComponentTableBody"/>
              <w:jc w:val="left"/>
            </w:pPr>
          </w:p>
        </w:tc>
        <w:tc>
          <w:tcPr>
            <w:tcW w:w="1008" w:type="dxa"/>
            <w:tcBorders>
              <w:top w:val="single" w:sz="4" w:space="0" w:color="auto"/>
              <w:bottom w:val="double" w:sz="4" w:space="0" w:color="auto"/>
            </w:tcBorders>
          </w:tcPr>
          <w:p w14:paraId="38E92F2B"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372DF97A" w14:textId="77777777" w:rsidR="00980D3B" w:rsidRDefault="00980D3B">
      <w:pPr>
        <w:pStyle w:val="NormalIndented"/>
      </w:pPr>
      <w:r>
        <w:t>Definition: The basic definition of the HD is that it identifies an (administrative or system or application or other) entity that has responsibility for managing or assigning a defined set of instance identifiers (such as placer or filler number, patient identifiers, provider identifiers, etc.). This entity could be a particular health care application such as a registration system that assigns patient identifiers, a governmental entity such as a licensing authority that assigns professional identifiers or drivers’ license numbers, or a facility where such identifiers are assigned.</w:t>
      </w:r>
    </w:p>
    <w:p w14:paraId="79C89C7A" w14:textId="77777777" w:rsidR="00980D3B" w:rsidRDefault="00980D3B">
      <w:pPr>
        <w:pStyle w:val="Note"/>
        <w:rPr>
          <w:bCs/>
        </w:rPr>
      </w:pPr>
      <w:r>
        <w:rPr>
          <w:rStyle w:val="Strong"/>
        </w:rPr>
        <w:t xml:space="preserve">Maximum Length: </w:t>
      </w:r>
      <w:r>
        <w:rPr>
          <w:bCs/>
        </w:rPr>
        <w:t>227</w:t>
      </w:r>
    </w:p>
    <w:p w14:paraId="2027E863" w14:textId="77777777" w:rsidR="00980D3B" w:rsidRDefault="00980D3B">
      <w:pPr>
        <w:pStyle w:val="NormalIndented"/>
      </w:pPr>
      <w:r>
        <w:t>The HD is designed to be a more powerful and more general replacement for the application identifier of HL7 versions 2.1 and 2.2. It adds two additional components, the &lt;universal ID&gt; and the &lt;universal ID type&gt; to the former application ID (which is r</w:t>
      </w:r>
      <w:r>
        <w:t>e</w:t>
      </w:r>
      <w:r>
        <w:t>named more generically to be the namespace ID).</w:t>
      </w:r>
    </w:p>
    <w:p w14:paraId="360ADF61" w14:textId="77777777" w:rsidR="00980D3B" w:rsidRDefault="00980D3B">
      <w:pPr>
        <w:pStyle w:val="NormalIndented"/>
      </w:pPr>
      <w:r>
        <w:t>In the case where an HD identifies an entity that assigns/creates instance identifiers such as a particular p</w:t>
      </w:r>
      <w:r>
        <w:t>a</w:t>
      </w:r>
      <w:r>
        <w:t>tient registration system, it defines an "assigning authority". In the case where an HD identifies a location where instance identifiers are given out (although they may be created by another entity at another location) such as a particular "department of motor vehicles office location," it defines an "assigning facility". These two different uses of the HD appear in many of the extended data types.</w:t>
      </w:r>
    </w:p>
    <w:p w14:paraId="5A2855AB" w14:textId="77777777" w:rsidR="00980D3B" w:rsidRDefault="00980D3B">
      <w:pPr>
        <w:pStyle w:val="NormalIndented"/>
      </w:pPr>
      <w:r>
        <w:t xml:space="preserve">The "assigning authority" defined by the HD is similar in its role to the coding system (and version) part of the coded element data types: both identify a set of more discrete instance identifiers. The difference is that </w:t>
      </w:r>
      <w:r>
        <w:lastRenderedPageBreak/>
        <w:t>the set of HD-defined discrete instances contain identifiers of "real-world" things such as patient or clinical orders, while the coded element-defined set of discrete instances contains co</w:t>
      </w:r>
      <w:r>
        <w:t>n</w:t>
      </w:r>
      <w:r>
        <w:t>cept identifiers (codes).</w:t>
      </w:r>
    </w:p>
    <w:p w14:paraId="586B5B42" w14:textId="77777777" w:rsidR="00980D3B" w:rsidRDefault="00980D3B">
      <w:pPr>
        <w:pStyle w:val="NormalIndented"/>
      </w:pPr>
      <w:r>
        <w:t>The HD is designed to be used either as a local identifier (with only the &lt;namespace ID&gt; valued) or a pu</w:t>
      </w:r>
      <w:r>
        <w:t>b</w:t>
      </w:r>
      <w:r>
        <w:t>licly-assigned identifier, a UID (&lt;universal ID&gt; and &lt;universal ID type&gt; both valued). Syntactically, the HD is a group of two identifiers: a local identifier defined by the first component and a universal identifier defined by the second and third components. HDs that have defined third components (defined UID types) must have a second component that is unique within the series of IDs d</w:t>
      </w:r>
      <w:r>
        <w:t>e</w:t>
      </w:r>
      <w:r>
        <w:t>fined by that component.</w:t>
      </w:r>
    </w:p>
    <w:p w14:paraId="2998E086" w14:textId="77777777" w:rsidR="00980D3B" w:rsidRDefault="00980D3B">
      <w:pPr>
        <w:pStyle w:val="Note"/>
      </w:pPr>
      <w:r>
        <w:rPr>
          <w:rStyle w:val="Strong"/>
        </w:rPr>
        <w:t>Note:</w:t>
      </w:r>
      <w:r>
        <w:t xml:space="preserve"> </w:t>
      </w:r>
      <w:r>
        <w:tab/>
        <w:t>The HD is used in fields that in earlier versions of HL7 used the IS data type. Thus, a single component HD (only the first component valued) will look like a simple IS data type for older systems expecting a single component in the place of the HD data type.</w:t>
      </w:r>
    </w:p>
    <w:p w14:paraId="68EA3D95" w14:textId="77777777" w:rsidR="00980D3B" w:rsidRDefault="00980D3B">
      <w:pPr>
        <w:pStyle w:val="Note"/>
      </w:pPr>
      <w:r>
        <w:t xml:space="preserve">If the first component for the HD data type is present, the second and third components are optional. If the third component is present, then the second must also be present (although in this case the first is optional). The second and third components must either both be valued (both non-null), or both be not valued (both null). </w:t>
      </w:r>
      <w:bookmarkStart w:id="807" w:name="_Ref370031349"/>
    </w:p>
    <w:p w14:paraId="7D497336" w14:textId="77777777" w:rsidR="00980D3B" w:rsidRDefault="00980D3B">
      <w:pPr>
        <w:pStyle w:val="Note"/>
      </w:pPr>
      <w:r>
        <w:t>This means that if all three components of the HD are valued, the entity identified by the first component is the same as the entity identified by components two and three taken together. However, implementers may choose, by site agreement, to specify that if all three components of the HD are valued, the first component defines a member in the set defined by the second and third components.</w:t>
      </w:r>
    </w:p>
    <w:p w14:paraId="05D5E903" w14:textId="77777777" w:rsidR="00980D3B" w:rsidRDefault="00980D3B">
      <w:pPr>
        <w:pStyle w:val="NormalIndented"/>
      </w:pPr>
      <w:r>
        <w:t>Examples:</w:t>
      </w:r>
    </w:p>
    <w:p w14:paraId="7A58DE72" w14:textId="77777777" w:rsidR="00980D3B" w:rsidRDefault="00980D3B">
      <w:pPr>
        <w:pStyle w:val="NormalIndented"/>
        <w:keepNext/>
      </w:pPr>
      <w:r>
        <w:t>Example 1: ISO examples with only the 2</w:t>
      </w:r>
      <w:r>
        <w:rPr>
          <w:vertAlign w:val="superscript"/>
        </w:rPr>
        <w:t>nd</w:t>
      </w:r>
      <w:r>
        <w:t xml:space="preserve"> and 3</w:t>
      </w:r>
      <w:r>
        <w:rPr>
          <w:vertAlign w:val="superscript"/>
        </w:rPr>
        <w:t>rd</w:t>
      </w:r>
      <w:r>
        <w:t xml:space="preserve"> components va</w:t>
      </w:r>
      <w:r>
        <w:t>l</w:t>
      </w:r>
      <w:r>
        <w:t>ued:</w:t>
      </w:r>
    </w:p>
    <w:p w14:paraId="3E5AAAC2" w14:textId="77777777" w:rsidR="00980D3B" w:rsidRDefault="00980D3B">
      <w:pPr>
        <w:pStyle w:val="Example"/>
        <w:rPr>
          <w:noProof w:val="0"/>
        </w:rPr>
      </w:pPr>
      <w:r>
        <w:rPr>
          <w:noProof w:val="0"/>
        </w:rPr>
        <w:t>|^1.2.344.24.1.1.3^ISO|</w:t>
      </w:r>
    </w:p>
    <w:p w14:paraId="3755AB52" w14:textId="77777777" w:rsidR="00980D3B" w:rsidRDefault="00980D3B">
      <w:pPr>
        <w:pStyle w:val="Example"/>
        <w:rPr>
          <w:noProof w:val="0"/>
        </w:rPr>
      </w:pPr>
      <w:r>
        <w:rPr>
          <w:noProof w:val="0"/>
        </w:rPr>
        <w:t>|^1.2.34.4.1.5.1.5.1,1.13143143.131.3131.1^ISO|</w:t>
      </w:r>
    </w:p>
    <w:p w14:paraId="6C9A3045" w14:textId="77777777" w:rsidR="00980D3B" w:rsidRDefault="00980D3B">
      <w:pPr>
        <w:pStyle w:val="NormalIndented"/>
      </w:pPr>
      <w:r>
        <w:t xml:space="preserve">The syntax of the second component is defined by the ISO standard for object identifiers, not by HL7 (for which the second component is of the ST data type). Thus the periods (".") and comma (",") in the second component are part of the ISO syntax, but are legal by the definition of the HL7 ST data type. </w:t>
      </w:r>
    </w:p>
    <w:p w14:paraId="723AABD8" w14:textId="77777777" w:rsidR="00980D3B" w:rsidRDefault="00980D3B">
      <w:pPr>
        <w:pStyle w:val="NormalIndented"/>
      </w:pPr>
      <w:r>
        <w:t>Example 2: A GUID example</w:t>
      </w:r>
    </w:p>
    <w:p w14:paraId="4FDF6325" w14:textId="77777777" w:rsidR="00980D3B" w:rsidRDefault="00980D3B">
      <w:pPr>
        <w:pStyle w:val="Example"/>
        <w:rPr>
          <w:noProof w:val="0"/>
        </w:rPr>
      </w:pPr>
      <w:r>
        <w:rPr>
          <w:noProof w:val="0"/>
        </w:rPr>
        <w:t>|^14344.14144321.4122344.14434.654^GUID|</w:t>
      </w:r>
    </w:p>
    <w:p w14:paraId="47EB6F03" w14:textId="77777777" w:rsidR="00980D3B" w:rsidRDefault="00980D3B">
      <w:pPr>
        <w:pStyle w:val="NormalIndented"/>
        <w:keepNext/>
      </w:pPr>
      <w:r>
        <w:t>Example 3: An internet example</w:t>
      </w:r>
    </w:p>
    <w:p w14:paraId="2E0EA77F" w14:textId="77777777" w:rsidR="00980D3B" w:rsidRDefault="00980D3B">
      <w:pPr>
        <w:pStyle w:val="Example"/>
        <w:rPr>
          <w:noProof w:val="0"/>
        </w:rPr>
      </w:pPr>
      <w:r>
        <w:rPr>
          <w:noProof w:val="0"/>
        </w:rPr>
        <w:t>|^falcon.iupui.edu^DNS|</w:t>
      </w:r>
    </w:p>
    <w:p w14:paraId="033C9213" w14:textId="77777777" w:rsidR="00980D3B" w:rsidRDefault="00980D3B">
      <w:pPr>
        <w:pStyle w:val="NormalIndented"/>
      </w:pPr>
      <w:r>
        <w:t>Example 4: a RANDOM UID</w:t>
      </w:r>
    </w:p>
    <w:p w14:paraId="45BC9BB3" w14:textId="77777777" w:rsidR="00980D3B" w:rsidRDefault="00980D3B">
      <w:pPr>
        <w:pStyle w:val="Example"/>
        <w:rPr>
          <w:noProof w:val="0"/>
        </w:rPr>
      </w:pPr>
      <w:r>
        <w:rPr>
          <w:noProof w:val="0"/>
        </w:rPr>
        <w:t>|^40C983F09183B0295822009258A3290582^RANDOM|</w:t>
      </w:r>
    </w:p>
    <w:p w14:paraId="6FADEFBA" w14:textId="77777777" w:rsidR="00980D3B" w:rsidRDefault="00980D3B">
      <w:pPr>
        <w:pStyle w:val="NormalIndented"/>
        <w:keepNext/>
        <w:rPr>
          <w:rStyle w:val="Strong"/>
        </w:rPr>
      </w:pPr>
      <w:r>
        <w:rPr>
          <w:rStyle w:val="Strong"/>
        </w:rPr>
        <w:t>Local examples:</w:t>
      </w:r>
    </w:p>
    <w:p w14:paraId="7ED2B145" w14:textId="77777777" w:rsidR="00980D3B" w:rsidRDefault="00980D3B">
      <w:pPr>
        <w:pStyle w:val="NormalIndented"/>
        <w:keepNext/>
      </w:pPr>
      <w:r>
        <w:t>Example 5: Local use only: a HD that looks like an IS data type</w:t>
      </w:r>
    </w:p>
    <w:p w14:paraId="73E7AA43" w14:textId="77777777" w:rsidR="00980D3B" w:rsidRDefault="00980D3B">
      <w:pPr>
        <w:pStyle w:val="Example"/>
        <w:rPr>
          <w:noProof w:val="0"/>
        </w:rPr>
      </w:pPr>
      <w:r>
        <w:rPr>
          <w:noProof w:val="0"/>
        </w:rPr>
        <w:t>|LAB1|</w:t>
      </w:r>
    </w:p>
    <w:p w14:paraId="197BB278" w14:textId="77777777" w:rsidR="00980D3B" w:rsidRDefault="00980D3B">
      <w:pPr>
        <w:pStyle w:val="Example"/>
        <w:rPr>
          <w:noProof w:val="0"/>
        </w:rPr>
      </w:pPr>
      <w:r>
        <w:rPr>
          <w:noProof w:val="0"/>
        </w:rPr>
        <w:t>|RX.PIMS.SystemB.KP.CA.SCA|</w:t>
      </w:r>
    </w:p>
    <w:p w14:paraId="397A6F40" w14:textId="77777777" w:rsidR="00980D3B" w:rsidRDefault="00980D3B">
      <w:pPr>
        <w:pStyle w:val="NormalIndented"/>
      </w:pPr>
      <w:r>
        <w:t>Note that the syntax of the first component is not defined by HL7 but by the site according to its own needs: the only requirement is that the first component’s structure is allowed by the HL7 string (ST) data type, which is used for values by the IS data type.</w:t>
      </w:r>
    </w:p>
    <w:p w14:paraId="290AB2EF" w14:textId="77777777" w:rsidR="00980D3B" w:rsidRDefault="00980D3B">
      <w:pPr>
        <w:pStyle w:val="NormalIndented"/>
        <w:keepNext/>
      </w:pPr>
      <w:r>
        <w:t>Example 6: Local identifier using components 2 and 3 only</w:t>
      </w:r>
    </w:p>
    <w:p w14:paraId="1A7F35A5" w14:textId="77777777" w:rsidR="00980D3B" w:rsidRDefault="00980D3B">
      <w:pPr>
        <w:pStyle w:val="Example"/>
        <w:rPr>
          <w:noProof w:val="0"/>
        </w:rPr>
      </w:pPr>
      <w:r>
        <w:rPr>
          <w:noProof w:val="0"/>
        </w:rPr>
        <w:t>|^RX.PIMS.SystemB.CA.SCA^M|</w:t>
      </w:r>
    </w:p>
    <w:p w14:paraId="1D39C4F9" w14:textId="77777777" w:rsidR="00980D3B" w:rsidRDefault="00980D3B">
      <w:pPr>
        <w:pStyle w:val="NormalIndented"/>
      </w:pPr>
      <w:r>
        <w:lastRenderedPageBreak/>
        <w:t xml:space="preserve">An alternate way to encode the previous example, illustrating the use of the third component value of "M" (see above </w:t>
      </w:r>
      <w:hyperlink w:anchor="HL70301" w:history="1">
        <w:r>
          <w:rPr>
            <w:rStyle w:val="HyperlinkText"/>
            <w:i w:val="0"/>
            <w:color w:val="auto"/>
          </w:rPr>
          <w:t>HL7 Table 0301</w:t>
        </w:r>
      </w:hyperlink>
      <w:r>
        <w:t>) to identify a locally-defined identifier set. The second component has the same value as the previous example but is now defined to be a member of a set of allowable values defined by a site for the identifier set “M”.</w:t>
      </w:r>
    </w:p>
    <w:p w14:paraId="4C46499E" w14:textId="77777777" w:rsidR="00980D3B" w:rsidRDefault="00980D3B">
      <w:pPr>
        <w:pStyle w:val="NormalIndented"/>
        <w:keepNext/>
      </w:pPr>
      <w:r>
        <w:t>Example 7: Local identifier with 2</w:t>
      </w:r>
      <w:r>
        <w:rPr>
          <w:vertAlign w:val="superscript"/>
        </w:rPr>
        <w:t>nd</w:t>
      </w:r>
      <w:r>
        <w:t xml:space="preserve"> and 3</w:t>
      </w:r>
      <w:r>
        <w:rPr>
          <w:vertAlign w:val="superscript"/>
        </w:rPr>
        <w:t>rd</w:t>
      </w:r>
      <w:r>
        <w:t xml:space="preserve"> components populated.</w:t>
      </w:r>
    </w:p>
    <w:p w14:paraId="3F82FEFA" w14:textId="77777777" w:rsidR="00980D3B" w:rsidRDefault="00980D3B">
      <w:pPr>
        <w:pStyle w:val="Example"/>
        <w:rPr>
          <w:noProof w:val="0"/>
        </w:rPr>
      </w:pPr>
      <w:r>
        <w:rPr>
          <w:noProof w:val="0"/>
        </w:rPr>
        <w:t>|PathLab^PL.UCF.UC^L|</w:t>
      </w:r>
    </w:p>
    <w:p w14:paraId="1F7C88BA" w14:textId="77777777" w:rsidR="00980D3B" w:rsidRDefault="00980D3B">
      <w:pPr>
        <w:pStyle w:val="NormalIndented"/>
      </w:pPr>
      <w:r>
        <w:t>The ‘PathLab’ application is identified by the namespace component but it is also identified by the 2nd and 3rd components, (i.e., by the locally-defined UID system "L"). The two identifiers are equivalent.</w:t>
      </w:r>
    </w:p>
    <w:p w14:paraId="0795FB20" w14:textId="77777777" w:rsidR="00980D3B" w:rsidRDefault="00980D3B">
      <w:pPr>
        <w:pStyle w:val="NormalIndented"/>
      </w:pPr>
      <w:r>
        <w:t>This is a more complex HD in which the middle component, which is locally defined, is itself structured. As with the ISO example above, the middle component’s structure is not defined by HL7 but by the site according to its own needs: the only requirement is that the middle component’s structure is allowed by the HL7 string (ST) data type.</w:t>
      </w:r>
    </w:p>
    <w:p w14:paraId="1FCFACE7" w14:textId="77777777" w:rsidR="00980D3B" w:rsidRDefault="00980D3B">
      <w:pPr>
        <w:pStyle w:val="NormalIndented"/>
        <w:keepNext/>
      </w:pPr>
      <w:r>
        <w:t>Example 8: local identifier and universal ID types:</w:t>
      </w:r>
    </w:p>
    <w:p w14:paraId="7D28EF2F" w14:textId="77777777" w:rsidR="00980D3B" w:rsidRDefault="00980D3B">
      <w:pPr>
        <w:pStyle w:val="Example"/>
        <w:rPr>
          <w:noProof w:val="0"/>
        </w:rPr>
      </w:pPr>
      <w:r>
        <w:rPr>
          <w:noProof w:val="0"/>
        </w:rPr>
        <w:t>|LAB1^1.2.3.3.4.6.7^ISO|</w:t>
      </w:r>
    </w:p>
    <w:p w14:paraId="266CD30A" w14:textId="77777777" w:rsidR="00980D3B" w:rsidRDefault="00980D3B">
      <w:pPr>
        <w:pStyle w:val="NormalIndented"/>
      </w:pPr>
      <w:r>
        <w:t>A HD with an ISO "object Identifier" as a UID and a locally defined system name. Both the first component and the second and third (taken together) refer to the same entity. This example shows that the local value and the universal ID value may be transmitted with a single HD field.</w:t>
      </w:r>
    </w:p>
    <w:p w14:paraId="37E8EEF0" w14:textId="77777777" w:rsidR="00980D3B" w:rsidRDefault="00980D3B">
      <w:pPr>
        <w:pStyle w:val="Heading4"/>
        <w:rPr>
          <w:vanish/>
        </w:rPr>
      </w:pPr>
      <w:r>
        <w:rPr>
          <w:vanish/>
        </w:rPr>
        <w:t>hiddentext</w:t>
      </w:r>
    </w:p>
    <w:p w14:paraId="7E2351E3" w14:textId="77777777" w:rsidR="00980D3B" w:rsidRDefault="00980D3B">
      <w:pPr>
        <w:pStyle w:val="Heading4"/>
      </w:pPr>
      <w:bookmarkStart w:id="808" w:name="_Ref450698464"/>
      <w:bookmarkStart w:id="809" w:name="_Toc498145975"/>
      <w:bookmarkStart w:id="810" w:name="_Toc527864544"/>
      <w:bookmarkStart w:id="811" w:name="_Toc527866016"/>
      <w:r>
        <w:t>Namespace ID (IS)</w:t>
      </w:r>
      <w:bookmarkEnd w:id="807"/>
      <w:bookmarkEnd w:id="808"/>
      <w:bookmarkEnd w:id="809"/>
      <w:bookmarkEnd w:id="810"/>
      <w:bookmarkEnd w:id="811"/>
    </w:p>
    <w:p w14:paraId="2C097677" w14:textId="77777777" w:rsidR="00980D3B" w:rsidRDefault="00980D3B">
      <w:pPr>
        <w:pStyle w:val="NormalIndented"/>
      </w:pPr>
      <w:hyperlink w:anchor="HL70300" w:history="1">
        <w:r>
          <w:rPr>
            <w:rStyle w:val="HyperlinkText"/>
          </w:rPr>
          <w:t>User-defined Table 0300 - Namespace ID</w:t>
        </w:r>
      </w:hyperlink>
      <w:r>
        <w:t xml:space="preserve"> is used as the HL7 identifier for the user-defined table of va</w:t>
      </w:r>
      <w:r>
        <w:t>l</w:t>
      </w:r>
      <w:r>
        <w:t xml:space="preserve">ues for this component. </w:t>
      </w:r>
    </w:p>
    <w:p w14:paraId="02127698" w14:textId="77777777" w:rsidR="00980D3B" w:rsidRDefault="00980D3B">
      <w:pPr>
        <w:pStyle w:val="UserTableCaption"/>
      </w:pPr>
      <w:bookmarkStart w:id="812" w:name="_Hlt465494178"/>
      <w:bookmarkEnd w:id="812"/>
      <w:r>
        <w:t>User-defined Table 0300 – Namespace ID</w:t>
      </w:r>
      <w:bookmarkStart w:id="813" w:name="HL70300"/>
      <w:bookmarkEnd w:id="813"/>
      <w:r>
        <w:fldChar w:fldCharType="begin"/>
      </w:r>
      <w:r>
        <w:instrText xml:space="preserve"> XE "User-defined table 0300 – Namespace ID" </w:instrText>
      </w:r>
      <w:r>
        <w:fldChar w:fldCharType="end"/>
      </w:r>
      <w:r>
        <w:t xml:space="preserve"> </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6271CDFD"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195C6403" w14:textId="77777777" w:rsidR="00980D3B" w:rsidRDefault="00980D3B">
            <w:pPr>
              <w:pStyle w:val="UserTableHeader"/>
              <w:jc w:val="center"/>
              <w:rPr>
                <w:bCs/>
                <w:lang w:val="fr-FR"/>
              </w:rPr>
            </w:pPr>
            <w:r>
              <w:rPr>
                <w:bCs/>
                <w:lang w:val="fr-FR"/>
              </w:rPr>
              <w:t>Value</w:t>
            </w:r>
          </w:p>
        </w:tc>
        <w:tc>
          <w:tcPr>
            <w:tcW w:w="3600" w:type="dxa"/>
            <w:tcBorders>
              <w:top w:val="single" w:sz="12" w:space="0" w:color="auto"/>
              <w:bottom w:val="single" w:sz="6" w:space="0" w:color="auto"/>
            </w:tcBorders>
            <w:shd w:val="pct10" w:color="auto" w:fill="FFFFFF"/>
          </w:tcPr>
          <w:p w14:paraId="087582D0"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1F282721" w14:textId="77777777" w:rsidR="00980D3B" w:rsidRDefault="00980D3B">
            <w:pPr>
              <w:pStyle w:val="UserTableHeader"/>
              <w:rPr>
                <w:lang w:val="fr-FR"/>
              </w:rPr>
            </w:pPr>
            <w:r>
              <w:rPr>
                <w:lang w:val="fr-FR"/>
              </w:rPr>
              <w:t>Comment</w:t>
            </w:r>
          </w:p>
        </w:tc>
      </w:tr>
      <w:tr w:rsidR="00980D3B" w14:paraId="61C39DAC"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42F85B2C" w14:textId="77777777" w:rsidR="00980D3B" w:rsidRDefault="00980D3B">
            <w:pPr>
              <w:pStyle w:val="UserTableBody"/>
              <w:jc w:val="center"/>
              <w:rPr>
                <w:lang w:val="fr-FR"/>
              </w:rPr>
            </w:pPr>
          </w:p>
        </w:tc>
        <w:tc>
          <w:tcPr>
            <w:tcW w:w="3600" w:type="dxa"/>
            <w:tcBorders>
              <w:top w:val="single" w:sz="6" w:space="0" w:color="auto"/>
              <w:bottom w:val="single" w:sz="12" w:space="0" w:color="auto"/>
            </w:tcBorders>
          </w:tcPr>
          <w:p w14:paraId="4CCE6EEA"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2681EF3C" w14:textId="77777777" w:rsidR="00980D3B" w:rsidRDefault="00980D3B">
            <w:pPr>
              <w:pStyle w:val="UserTableBody"/>
            </w:pPr>
          </w:p>
        </w:tc>
      </w:tr>
    </w:tbl>
    <w:p w14:paraId="2884B743" w14:textId="77777777" w:rsidR="00980D3B" w:rsidRDefault="00980D3B">
      <w:pPr>
        <w:pStyle w:val="Note"/>
      </w:pPr>
      <w:r>
        <w:rPr>
          <w:rStyle w:val="Strong"/>
        </w:rPr>
        <w:t>Note:</w:t>
      </w:r>
      <w:r>
        <w:t xml:space="preserve"> When the HD is used in a given segment (either as a field or as a component of another data type) this table may be re-defined (given a different user-defined table number and name) by the technical committe</w:t>
      </w:r>
      <w:bookmarkStart w:id="814" w:name="_Ref370031431"/>
      <w:r>
        <w:t>e responsible for that segment.</w:t>
      </w:r>
    </w:p>
    <w:p w14:paraId="06774EC6" w14:textId="77777777" w:rsidR="00980D3B" w:rsidRDefault="00980D3B">
      <w:pPr>
        <w:pStyle w:val="Heading4"/>
      </w:pPr>
      <w:bookmarkStart w:id="815" w:name="_Ref450698656"/>
      <w:bookmarkStart w:id="816" w:name="_Toc498145976"/>
      <w:bookmarkStart w:id="817" w:name="_Toc527864545"/>
      <w:bookmarkStart w:id="818" w:name="_Toc527866017"/>
      <w:r>
        <w:t>Universal ID (ST)</w:t>
      </w:r>
      <w:bookmarkEnd w:id="814"/>
      <w:bookmarkEnd w:id="815"/>
      <w:bookmarkEnd w:id="816"/>
      <w:bookmarkEnd w:id="817"/>
      <w:bookmarkEnd w:id="818"/>
    </w:p>
    <w:p w14:paraId="2A15B5B5" w14:textId="77777777" w:rsidR="00980D3B" w:rsidRDefault="00980D3B">
      <w:pPr>
        <w:pStyle w:val="NormalIndented"/>
      </w:pPr>
      <w:r>
        <w:t>The HD’s second component, &lt;universal ID&gt; (UID), is a string formatted according to the scheme defined by the third component, &lt;universal ID type&gt; (UID type). The UID is intended to be unique over time within the UID type. It is rigorously defined. Each UID must belong to one of the specifically enumerated schemes for constructing UIDs (defined by the UID type). The UID (second component) must follow the syntactic rules of the particular universal identifier scheme (defined by the third component). Note that these syntactic rules are not defined within HL7 but are defined by the rules of the particular universal ident</w:t>
      </w:r>
      <w:r>
        <w:t>i</w:t>
      </w:r>
      <w:r>
        <w:t>fier scheme (defined by the third component).</w:t>
      </w:r>
    </w:p>
    <w:p w14:paraId="1DE8A7F0" w14:textId="77777777" w:rsidR="00980D3B" w:rsidRDefault="00980D3B">
      <w:pPr>
        <w:pStyle w:val="Heading4"/>
      </w:pPr>
      <w:bookmarkStart w:id="819" w:name="_Ref370031504"/>
      <w:bookmarkStart w:id="820" w:name="_Toc498145977"/>
      <w:bookmarkStart w:id="821" w:name="_Toc527864546"/>
      <w:bookmarkStart w:id="822" w:name="_Toc527866018"/>
      <w:r>
        <w:t>Universal ID Type (ID)</w:t>
      </w:r>
      <w:bookmarkEnd w:id="819"/>
      <w:bookmarkEnd w:id="820"/>
      <w:bookmarkEnd w:id="821"/>
      <w:bookmarkEnd w:id="822"/>
    </w:p>
    <w:p w14:paraId="017F6B19" w14:textId="77777777" w:rsidR="00980D3B" w:rsidRDefault="00980D3B">
      <w:pPr>
        <w:pStyle w:val="NormalIndented"/>
      </w:pPr>
      <w:r>
        <w:t xml:space="preserve">The third component governs the interpretation of the second component of the HD. If the third component is a known UID refer to </w:t>
      </w:r>
      <w:hyperlink w:anchor="HL70301" w:history="1">
        <w:r>
          <w:rPr>
            <w:rStyle w:val="HyperlinkText"/>
          </w:rPr>
          <w:t xml:space="preserve">HL7 Table 0301 - Universal </w:t>
        </w:r>
        <w:bookmarkStart w:id="823" w:name="_Hlt478367615"/>
        <w:r>
          <w:rPr>
            <w:rStyle w:val="HyperlinkText"/>
          </w:rPr>
          <w:t>I</w:t>
        </w:r>
        <w:bookmarkEnd w:id="823"/>
        <w:r>
          <w:rPr>
            <w:rStyle w:val="HyperlinkText"/>
          </w:rPr>
          <w:t>D type</w:t>
        </w:r>
      </w:hyperlink>
      <w:r>
        <w:t xml:space="preserve"> for valid values, then the second component is a universal ID of that type.</w:t>
      </w:r>
    </w:p>
    <w:p w14:paraId="103C4772" w14:textId="77777777" w:rsidR="00980D3B" w:rsidRDefault="00980D3B">
      <w:pPr>
        <w:pStyle w:val="HL7TableCaption"/>
      </w:pPr>
      <w:r>
        <w:lastRenderedPageBreak/>
        <w:t>HL7 Table 0301 - Universal ID type</w:t>
      </w:r>
      <w:bookmarkStart w:id="824" w:name="HL70301"/>
      <w:bookmarkEnd w:id="824"/>
      <w:r>
        <w:fldChar w:fldCharType="begin"/>
      </w:r>
      <w:r>
        <w:instrText xml:space="preserve"> XE "HL7 Table 0301 - Universal ID type"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194"/>
        <w:gridCol w:w="4712"/>
        <w:gridCol w:w="3208"/>
      </w:tblGrid>
      <w:tr w:rsidR="00980D3B" w14:paraId="282BC8C9" w14:textId="77777777">
        <w:tblPrEx>
          <w:tblCellMar>
            <w:top w:w="0" w:type="dxa"/>
            <w:bottom w:w="0" w:type="dxa"/>
          </w:tblCellMar>
        </w:tblPrEx>
        <w:trPr>
          <w:tblHeader/>
          <w:jc w:val="center"/>
        </w:trPr>
        <w:tc>
          <w:tcPr>
            <w:tcW w:w="1194" w:type="dxa"/>
            <w:tcBorders>
              <w:top w:val="double" w:sz="4" w:space="0" w:color="auto"/>
              <w:bottom w:val="single" w:sz="4" w:space="0" w:color="auto"/>
            </w:tcBorders>
            <w:shd w:val="pct10" w:color="auto" w:fill="FFFFFF"/>
          </w:tcPr>
          <w:p w14:paraId="738D9E14" w14:textId="77777777" w:rsidR="00980D3B" w:rsidRDefault="00980D3B">
            <w:pPr>
              <w:pStyle w:val="HL7TableHeader"/>
              <w:jc w:val="center"/>
            </w:pPr>
            <w:r>
              <w:t>Value</w:t>
            </w:r>
          </w:p>
        </w:tc>
        <w:tc>
          <w:tcPr>
            <w:tcW w:w="4712" w:type="dxa"/>
            <w:tcBorders>
              <w:top w:val="double" w:sz="4" w:space="0" w:color="auto"/>
              <w:bottom w:val="single" w:sz="4" w:space="0" w:color="auto"/>
            </w:tcBorders>
            <w:shd w:val="pct10" w:color="auto" w:fill="FFFFFF"/>
          </w:tcPr>
          <w:p w14:paraId="1AF65D6A" w14:textId="77777777" w:rsidR="00980D3B" w:rsidRDefault="00980D3B">
            <w:pPr>
              <w:pStyle w:val="HL7TableHeader"/>
              <w:rPr>
                <w:lang w:val="fr-FR"/>
              </w:rPr>
            </w:pPr>
            <w:r>
              <w:rPr>
                <w:lang w:val="fr-FR"/>
              </w:rPr>
              <w:t>Description</w:t>
            </w:r>
          </w:p>
        </w:tc>
        <w:tc>
          <w:tcPr>
            <w:tcW w:w="3208" w:type="dxa"/>
            <w:tcBorders>
              <w:top w:val="double" w:sz="4" w:space="0" w:color="auto"/>
              <w:bottom w:val="single" w:sz="4" w:space="0" w:color="auto"/>
            </w:tcBorders>
            <w:shd w:val="pct10" w:color="auto" w:fill="FFFFFF"/>
          </w:tcPr>
          <w:p w14:paraId="786A7C34" w14:textId="77777777" w:rsidR="00980D3B" w:rsidRDefault="00980D3B">
            <w:pPr>
              <w:pStyle w:val="HL7TableHeader"/>
              <w:rPr>
                <w:lang w:val="fr-FR"/>
              </w:rPr>
            </w:pPr>
            <w:r>
              <w:rPr>
                <w:lang w:val="fr-FR"/>
              </w:rPr>
              <w:t>Comment</w:t>
            </w:r>
          </w:p>
        </w:tc>
      </w:tr>
      <w:tr w:rsidR="00980D3B" w14:paraId="4CA8E1D0"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32C27E18" w14:textId="77777777" w:rsidR="00980D3B" w:rsidRDefault="00980D3B">
            <w:pPr>
              <w:pStyle w:val="HL7TableBody"/>
              <w:keepNext/>
              <w:jc w:val="center"/>
              <w:rPr>
                <w:lang w:val="fr-FR"/>
              </w:rPr>
            </w:pPr>
            <w:r>
              <w:rPr>
                <w:lang w:val="fr-FR"/>
              </w:rPr>
              <w:t>DNS</w:t>
            </w:r>
          </w:p>
        </w:tc>
        <w:tc>
          <w:tcPr>
            <w:tcW w:w="4712" w:type="dxa"/>
            <w:tcBorders>
              <w:top w:val="single" w:sz="4" w:space="0" w:color="auto"/>
              <w:bottom w:val="single" w:sz="4" w:space="0" w:color="auto"/>
            </w:tcBorders>
          </w:tcPr>
          <w:p w14:paraId="6A6C2599" w14:textId="77777777" w:rsidR="00980D3B" w:rsidRDefault="00980D3B">
            <w:pPr>
              <w:pStyle w:val="HL7TableBody"/>
              <w:keepNext/>
            </w:pPr>
            <w:r>
              <w:t>An Internet dotted name. Either in ASCII or as integers</w:t>
            </w:r>
          </w:p>
        </w:tc>
        <w:tc>
          <w:tcPr>
            <w:tcW w:w="3208" w:type="dxa"/>
            <w:tcBorders>
              <w:top w:val="single" w:sz="4" w:space="0" w:color="auto"/>
              <w:bottom w:val="single" w:sz="4" w:space="0" w:color="auto"/>
            </w:tcBorders>
          </w:tcPr>
          <w:p w14:paraId="51EB5857" w14:textId="77777777" w:rsidR="00980D3B" w:rsidRDefault="00980D3B">
            <w:pPr>
              <w:pStyle w:val="HL7TableBody"/>
              <w:keepNext/>
            </w:pPr>
          </w:p>
        </w:tc>
      </w:tr>
      <w:tr w:rsidR="00980D3B" w14:paraId="3121D722"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05EBCB19" w14:textId="77777777" w:rsidR="00980D3B" w:rsidRDefault="00980D3B">
            <w:pPr>
              <w:pStyle w:val="HL7TableBody"/>
              <w:jc w:val="center"/>
            </w:pPr>
            <w:r>
              <w:t>GUID</w:t>
            </w:r>
          </w:p>
        </w:tc>
        <w:tc>
          <w:tcPr>
            <w:tcW w:w="4712" w:type="dxa"/>
            <w:tcBorders>
              <w:top w:val="single" w:sz="4" w:space="0" w:color="auto"/>
              <w:bottom w:val="single" w:sz="4" w:space="0" w:color="auto"/>
            </w:tcBorders>
          </w:tcPr>
          <w:p w14:paraId="41DB2C17" w14:textId="77777777" w:rsidR="00980D3B" w:rsidRDefault="00980D3B">
            <w:pPr>
              <w:pStyle w:val="HL7TableBody"/>
            </w:pPr>
            <w:r>
              <w:t>Same as UUID.</w:t>
            </w:r>
          </w:p>
        </w:tc>
        <w:tc>
          <w:tcPr>
            <w:tcW w:w="3208" w:type="dxa"/>
            <w:tcBorders>
              <w:top w:val="single" w:sz="4" w:space="0" w:color="auto"/>
              <w:bottom w:val="single" w:sz="4" w:space="0" w:color="auto"/>
            </w:tcBorders>
          </w:tcPr>
          <w:p w14:paraId="10373611" w14:textId="77777777" w:rsidR="00980D3B" w:rsidRDefault="00980D3B">
            <w:pPr>
              <w:pStyle w:val="HL7TableBody"/>
            </w:pPr>
          </w:p>
        </w:tc>
      </w:tr>
      <w:tr w:rsidR="00980D3B" w14:paraId="4CE503AD"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7A470C97" w14:textId="77777777" w:rsidR="00980D3B" w:rsidRDefault="00980D3B">
            <w:pPr>
              <w:pStyle w:val="HL7TableBody"/>
              <w:jc w:val="center"/>
            </w:pPr>
            <w:r>
              <w:t>HCD</w:t>
            </w:r>
          </w:p>
        </w:tc>
        <w:tc>
          <w:tcPr>
            <w:tcW w:w="4712" w:type="dxa"/>
            <w:tcBorders>
              <w:top w:val="single" w:sz="4" w:space="0" w:color="auto"/>
              <w:bottom w:val="single" w:sz="4" w:space="0" w:color="auto"/>
            </w:tcBorders>
          </w:tcPr>
          <w:p w14:paraId="12BAE383" w14:textId="77777777" w:rsidR="00980D3B" w:rsidRDefault="00980D3B">
            <w:pPr>
              <w:pStyle w:val="HL7TableBody"/>
            </w:pPr>
            <w:r>
              <w:t>The CEN Healthcare Coding Scheme Designator. (Identifiers used in DICOM follow this assignment scheme.)</w:t>
            </w:r>
          </w:p>
        </w:tc>
        <w:tc>
          <w:tcPr>
            <w:tcW w:w="3208" w:type="dxa"/>
            <w:tcBorders>
              <w:top w:val="single" w:sz="4" w:space="0" w:color="auto"/>
              <w:bottom w:val="single" w:sz="4" w:space="0" w:color="auto"/>
            </w:tcBorders>
          </w:tcPr>
          <w:p w14:paraId="26B6C65F" w14:textId="77777777" w:rsidR="00980D3B" w:rsidRDefault="00980D3B">
            <w:pPr>
              <w:pStyle w:val="HL7TableBody"/>
            </w:pPr>
          </w:p>
        </w:tc>
      </w:tr>
      <w:tr w:rsidR="00980D3B" w14:paraId="78A57FDA"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08CAE389" w14:textId="77777777" w:rsidR="00980D3B" w:rsidRDefault="00980D3B">
            <w:pPr>
              <w:pStyle w:val="HL7TableBody"/>
              <w:jc w:val="center"/>
            </w:pPr>
            <w:r>
              <w:t>HL7</w:t>
            </w:r>
          </w:p>
        </w:tc>
        <w:tc>
          <w:tcPr>
            <w:tcW w:w="4712" w:type="dxa"/>
            <w:tcBorders>
              <w:top w:val="single" w:sz="4" w:space="0" w:color="auto"/>
              <w:bottom w:val="single" w:sz="4" w:space="0" w:color="auto"/>
            </w:tcBorders>
          </w:tcPr>
          <w:p w14:paraId="6A87B085" w14:textId="77777777" w:rsidR="00980D3B" w:rsidRDefault="00980D3B">
            <w:pPr>
              <w:pStyle w:val="HL7TableBody"/>
            </w:pPr>
            <w:r>
              <w:t>Reserved for future HL7 registration schemes</w:t>
            </w:r>
          </w:p>
        </w:tc>
        <w:tc>
          <w:tcPr>
            <w:tcW w:w="3208" w:type="dxa"/>
            <w:tcBorders>
              <w:top w:val="single" w:sz="4" w:space="0" w:color="auto"/>
              <w:bottom w:val="single" w:sz="4" w:space="0" w:color="auto"/>
            </w:tcBorders>
          </w:tcPr>
          <w:p w14:paraId="728BCF88" w14:textId="77777777" w:rsidR="00980D3B" w:rsidRDefault="00980D3B">
            <w:pPr>
              <w:pStyle w:val="HL7TableBody"/>
              <w:rPr>
                <w:rFonts w:ascii="Helv 8pt" w:hAnsi="Helv 8pt"/>
              </w:rPr>
            </w:pPr>
          </w:p>
        </w:tc>
      </w:tr>
      <w:tr w:rsidR="00980D3B" w14:paraId="08A37588"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0026BA52" w14:textId="77777777" w:rsidR="00980D3B" w:rsidRDefault="00980D3B">
            <w:pPr>
              <w:pStyle w:val="HL7TableBody"/>
              <w:jc w:val="center"/>
            </w:pPr>
            <w:r>
              <w:t>ISO</w:t>
            </w:r>
          </w:p>
        </w:tc>
        <w:tc>
          <w:tcPr>
            <w:tcW w:w="4712" w:type="dxa"/>
            <w:tcBorders>
              <w:top w:val="single" w:sz="4" w:space="0" w:color="auto"/>
              <w:bottom w:val="single" w:sz="4" w:space="0" w:color="auto"/>
            </w:tcBorders>
          </w:tcPr>
          <w:p w14:paraId="68C69375" w14:textId="77777777" w:rsidR="00980D3B" w:rsidRDefault="00980D3B">
            <w:pPr>
              <w:pStyle w:val="HL7TableBody"/>
            </w:pPr>
            <w:r>
              <w:t>An International Standards Organization Object Identifier</w:t>
            </w:r>
          </w:p>
        </w:tc>
        <w:tc>
          <w:tcPr>
            <w:tcW w:w="3208" w:type="dxa"/>
            <w:tcBorders>
              <w:top w:val="single" w:sz="4" w:space="0" w:color="auto"/>
              <w:bottom w:val="single" w:sz="4" w:space="0" w:color="auto"/>
            </w:tcBorders>
          </w:tcPr>
          <w:p w14:paraId="2513EE23" w14:textId="77777777" w:rsidR="00980D3B" w:rsidRDefault="00980D3B">
            <w:pPr>
              <w:pStyle w:val="HL7TableBody"/>
            </w:pPr>
          </w:p>
        </w:tc>
      </w:tr>
      <w:tr w:rsidR="00980D3B" w14:paraId="3F1DEC63"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01E09A75" w14:textId="77777777" w:rsidR="00980D3B" w:rsidRDefault="00980D3B">
            <w:pPr>
              <w:pStyle w:val="HL7TableBody"/>
              <w:jc w:val="center"/>
            </w:pPr>
            <w:r>
              <w:t>L,M,N</w:t>
            </w:r>
          </w:p>
        </w:tc>
        <w:tc>
          <w:tcPr>
            <w:tcW w:w="4712" w:type="dxa"/>
            <w:tcBorders>
              <w:top w:val="single" w:sz="4" w:space="0" w:color="auto"/>
              <w:bottom w:val="single" w:sz="4" w:space="0" w:color="auto"/>
            </w:tcBorders>
          </w:tcPr>
          <w:p w14:paraId="209228E3" w14:textId="77777777" w:rsidR="00980D3B" w:rsidRDefault="00980D3B">
            <w:pPr>
              <w:pStyle w:val="HL7TableBody"/>
              <w:rPr>
                <w:i/>
              </w:rPr>
            </w:pPr>
            <w:r>
              <w:t>These are reserved for locally defined coding schemes.</w:t>
            </w:r>
          </w:p>
        </w:tc>
        <w:tc>
          <w:tcPr>
            <w:tcW w:w="3208" w:type="dxa"/>
            <w:tcBorders>
              <w:top w:val="single" w:sz="4" w:space="0" w:color="auto"/>
              <w:bottom w:val="single" w:sz="4" w:space="0" w:color="auto"/>
            </w:tcBorders>
          </w:tcPr>
          <w:p w14:paraId="223750A7" w14:textId="77777777" w:rsidR="00980D3B" w:rsidRDefault="00980D3B">
            <w:pPr>
              <w:pStyle w:val="HL7TableBody"/>
            </w:pPr>
          </w:p>
        </w:tc>
      </w:tr>
      <w:tr w:rsidR="00980D3B" w14:paraId="11A38949"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7A026402" w14:textId="77777777" w:rsidR="00980D3B" w:rsidRDefault="00980D3B">
            <w:pPr>
              <w:pStyle w:val="HL7TableBody"/>
              <w:jc w:val="center"/>
            </w:pPr>
            <w:r>
              <w:t>Ra</w:t>
            </w:r>
            <w:r>
              <w:t>n</w:t>
            </w:r>
            <w:r>
              <w:t>dom</w:t>
            </w:r>
          </w:p>
        </w:tc>
        <w:tc>
          <w:tcPr>
            <w:tcW w:w="4712" w:type="dxa"/>
            <w:tcBorders>
              <w:top w:val="single" w:sz="4" w:space="0" w:color="auto"/>
              <w:bottom w:val="single" w:sz="4" w:space="0" w:color="auto"/>
            </w:tcBorders>
          </w:tcPr>
          <w:p w14:paraId="48C39CF5" w14:textId="77777777" w:rsidR="00980D3B" w:rsidRDefault="00980D3B">
            <w:pPr>
              <w:pStyle w:val="HL7TableBody"/>
            </w:pPr>
            <w:r>
              <w:t>Usually a base64 encoded string of random bits.</w:t>
            </w:r>
          </w:p>
          <w:p w14:paraId="13694324" w14:textId="77777777" w:rsidR="00980D3B" w:rsidRDefault="00980D3B">
            <w:pPr>
              <w:pStyle w:val="HL7TableBody"/>
            </w:pPr>
            <w:r>
              <w:t>The uniqueness depends on the length of the bits. Mail systems often generate ASCII string “unique names," from a combination of random bits and system names. Obviously, such identifiers will not be constrained to the base64 character set.</w:t>
            </w:r>
          </w:p>
        </w:tc>
        <w:tc>
          <w:tcPr>
            <w:tcW w:w="3208" w:type="dxa"/>
            <w:tcBorders>
              <w:top w:val="single" w:sz="4" w:space="0" w:color="auto"/>
              <w:bottom w:val="single" w:sz="4" w:space="0" w:color="auto"/>
            </w:tcBorders>
          </w:tcPr>
          <w:p w14:paraId="48417147" w14:textId="77777777" w:rsidR="00980D3B" w:rsidRDefault="00980D3B">
            <w:pPr>
              <w:pStyle w:val="HL7TableBody"/>
            </w:pPr>
          </w:p>
        </w:tc>
      </w:tr>
      <w:tr w:rsidR="00980D3B" w14:paraId="31908651"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49D67CDA" w14:textId="77777777" w:rsidR="00980D3B" w:rsidRDefault="00980D3B">
            <w:pPr>
              <w:pStyle w:val="HL7TableBody"/>
              <w:jc w:val="center"/>
            </w:pPr>
            <w:r>
              <w:t>URI</w:t>
            </w:r>
          </w:p>
        </w:tc>
        <w:tc>
          <w:tcPr>
            <w:tcW w:w="4712" w:type="dxa"/>
            <w:tcBorders>
              <w:top w:val="single" w:sz="4" w:space="0" w:color="auto"/>
              <w:bottom w:val="single" w:sz="4" w:space="0" w:color="auto"/>
            </w:tcBorders>
          </w:tcPr>
          <w:p w14:paraId="44808E0A" w14:textId="77777777" w:rsidR="00980D3B" w:rsidRDefault="00980D3B">
            <w:pPr>
              <w:pStyle w:val="HL7TableBody"/>
            </w:pPr>
            <w:r>
              <w:t>Uniform Resource Identifier</w:t>
            </w:r>
          </w:p>
        </w:tc>
        <w:tc>
          <w:tcPr>
            <w:tcW w:w="3208" w:type="dxa"/>
            <w:tcBorders>
              <w:top w:val="single" w:sz="4" w:space="0" w:color="auto"/>
              <w:bottom w:val="single" w:sz="4" w:space="0" w:color="auto"/>
            </w:tcBorders>
          </w:tcPr>
          <w:p w14:paraId="12D5DD1E" w14:textId="77777777" w:rsidR="00980D3B" w:rsidRDefault="00980D3B">
            <w:pPr>
              <w:pStyle w:val="HL7TableBody"/>
            </w:pPr>
          </w:p>
        </w:tc>
      </w:tr>
      <w:tr w:rsidR="00980D3B" w14:paraId="1CA77BF3"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107D90AB" w14:textId="77777777" w:rsidR="00980D3B" w:rsidRDefault="00980D3B">
            <w:pPr>
              <w:pStyle w:val="HL7TableBody"/>
              <w:jc w:val="center"/>
            </w:pPr>
            <w:r>
              <w:t>UUID</w:t>
            </w:r>
          </w:p>
        </w:tc>
        <w:tc>
          <w:tcPr>
            <w:tcW w:w="4712" w:type="dxa"/>
            <w:tcBorders>
              <w:top w:val="single" w:sz="4" w:space="0" w:color="auto"/>
              <w:bottom w:val="single" w:sz="4" w:space="0" w:color="auto"/>
            </w:tcBorders>
          </w:tcPr>
          <w:p w14:paraId="3C23AF49" w14:textId="77777777" w:rsidR="00980D3B" w:rsidRDefault="00980D3B">
            <w:pPr>
              <w:pStyle w:val="HL7TableBody"/>
            </w:pPr>
            <w:r>
              <w:t>The DCE Universal Unique Identifier</w:t>
            </w:r>
          </w:p>
        </w:tc>
        <w:tc>
          <w:tcPr>
            <w:tcW w:w="3208" w:type="dxa"/>
            <w:tcBorders>
              <w:top w:val="single" w:sz="4" w:space="0" w:color="auto"/>
              <w:bottom w:val="single" w:sz="4" w:space="0" w:color="auto"/>
            </w:tcBorders>
          </w:tcPr>
          <w:p w14:paraId="40086214" w14:textId="77777777" w:rsidR="00980D3B" w:rsidRDefault="00980D3B">
            <w:pPr>
              <w:pStyle w:val="HL7TableBody"/>
            </w:pPr>
          </w:p>
        </w:tc>
      </w:tr>
      <w:tr w:rsidR="00980D3B" w14:paraId="6B5C6A48" w14:textId="77777777">
        <w:tblPrEx>
          <w:tblCellMar>
            <w:top w:w="0" w:type="dxa"/>
            <w:bottom w:w="0" w:type="dxa"/>
          </w:tblCellMar>
        </w:tblPrEx>
        <w:trPr>
          <w:jc w:val="center"/>
        </w:trPr>
        <w:tc>
          <w:tcPr>
            <w:tcW w:w="1194" w:type="dxa"/>
            <w:tcBorders>
              <w:top w:val="single" w:sz="4" w:space="0" w:color="auto"/>
              <w:bottom w:val="single" w:sz="4" w:space="0" w:color="auto"/>
            </w:tcBorders>
          </w:tcPr>
          <w:p w14:paraId="604AD538" w14:textId="77777777" w:rsidR="00980D3B" w:rsidRDefault="00980D3B">
            <w:pPr>
              <w:pStyle w:val="HL7TableBody"/>
              <w:jc w:val="center"/>
            </w:pPr>
            <w:r>
              <w:t>x400</w:t>
            </w:r>
          </w:p>
        </w:tc>
        <w:tc>
          <w:tcPr>
            <w:tcW w:w="4712" w:type="dxa"/>
            <w:tcBorders>
              <w:top w:val="single" w:sz="4" w:space="0" w:color="auto"/>
              <w:bottom w:val="single" w:sz="4" w:space="0" w:color="auto"/>
            </w:tcBorders>
          </w:tcPr>
          <w:p w14:paraId="31E2AB2C" w14:textId="77777777" w:rsidR="00980D3B" w:rsidRDefault="00980D3B">
            <w:pPr>
              <w:pStyle w:val="HL7TableBody"/>
            </w:pPr>
            <w:r>
              <w:t>An X.400 MHS format identifier</w:t>
            </w:r>
          </w:p>
        </w:tc>
        <w:tc>
          <w:tcPr>
            <w:tcW w:w="3208" w:type="dxa"/>
            <w:tcBorders>
              <w:top w:val="single" w:sz="4" w:space="0" w:color="auto"/>
              <w:bottom w:val="single" w:sz="4" w:space="0" w:color="auto"/>
            </w:tcBorders>
          </w:tcPr>
          <w:p w14:paraId="5FCD8B0D" w14:textId="77777777" w:rsidR="00980D3B" w:rsidRDefault="00980D3B">
            <w:pPr>
              <w:pStyle w:val="HL7TableBody"/>
            </w:pPr>
          </w:p>
        </w:tc>
      </w:tr>
      <w:tr w:rsidR="00980D3B" w14:paraId="40ADDC8C" w14:textId="77777777">
        <w:tblPrEx>
          <w:tblCellMar>
            <w:top w:w="0" w:type="dxa"/>
            <w:bottom w:w="0" w:type="dxa"/>
          </w:tblCellMar>
        </w:tblPrEx>
        <w:trPr>
          <w:jc w:val="center"/>
        </w:trPr>
        <w:tc>
          <w:tcPr>
            <w:tcW w:w="1194" w:type="dxa"/>
            <w:tcBorders>
              <w:top w:val="single" w:sz="4" w:space="0" w:color="auto"/>
              <w:bottom w:val="double" w:sz="4" w:space="0" w:color="auto"/>
            </w:tcBorders>
          </w:tcPr>
          <w:p w14:paraId="53662FF6" w14:textId="77777777" w:rsidR="00980D3B" w:rsidRDefault="00980D3B">
            <w:pPr>
              <w:pStyle w:val="HL7TableBody"/>
              <w:jc w:val="center"/>
            </w:pPr>
            <w:r>
              <w:t>x500</w:t>
            </w:r>
          </w:p>
        </w:tc>
        <w:tc>
          <w:tcPr>
            <w:tcW w:w="4712" w:type="dxa"/>
            <w:tcBorders>
              <w:top w:val="single" w:sz="4" w:space="0" w:color="auto"/>
              <w:bottom w:val="double" w:sz="4" w:space="0" w:color="auto"/>
            </w:tcBorders>
          </w:tcPr>
          <w:p w14:paraId="124AC81D" w14:textId="77777777" w:rsidR="00980D3B" w:rsidRDefault="00980D3B">
            <w:pPr>
              <w:pStyle w:val="HL7TableBody"/>
            </w:pPr>
            <w:r>
              <w:t>An X.500 directory name</w:t>
            </w:r>
          </w:p>
        </w:tc>
        <w:tc>
          <w:tcPr>
            <w:tcW w:w="3208" w:type="dxa"/>
            <w:tcBorders>
              <w:top w:val="single" w:sz="4" w:space="0" w:color="auto"/>
              <w:bottom w:val="double" w:sz="4" w:space="0" w:color="auto"/>
            </w:tcBorders>
          </w:tcPr>
          <w:p w14:paraId="59EBA88C" w14:textId="77777777" w:rsidR="00980D3B" w:rsidRDefault="00980D3B">
            <w:pPr>
              <w:pStyle w:val="HL7TableBody"/>
            </w:pPr>
          </w:p>
        </w:tc>
      </w:tr>
    </w:tbl>
    <w:p w14:paraId="68F2D0F5" w14:textId="77777777" w:rsidR="00980D3B" w:rsidRDefault="00980D3B">
      <w:pPr>
        <w:pStyle w:val="Note"/>
      </w:pPr>
      <w:r>
        <w:rPr>
          <w:rStyle w:val="Strong"/>
        </w:rPr>
        <w:t>Note:</w:t>
      </w:r>
      <w:r>
        <w:tab/>
        <w:t>X400, X500, and DNS are not technically universally valid for all time. Names can be de-registered from an existing user and registered to a new user.</w:t>
      </w:r>
    </w:p>
    <w:p w14:paraId="464728A3" w14:textId="77777777" w:rsidR="00980D3B" w:rsidRDefault="00980D3B">
      <w:pPr>
        <w:pStyle w:val="Heading3"/>
      </w:pPr>
      <w:r>
        <w:fldChar w:fldCharType="begin"/>
      </w:r>
      <w:r>
        <w:instrText>xe "ICD"</w:instrText>
      </w:r>
      <w:r>
        <w:fldChar w:fldCharType="end"/>
      </w:r>
      <w:r>
        <w:fldChar w:fldCharType="begin"/>
      </w:r>
      <w:r>
        <w:instrText>xe "Data types: ICD"</w:instrText>
      </w:r>
      <w:r>
        <w:fldChar w:fldCharType="end"/>
      </w:r>
      <w:r>
        <w:t xml:space="preserve"> </w:t>
      </w:r>
      <w:bookmarkStart w:id="825" w:name="_Ref175852"/>
      <w:bookmarkStart w:id="826" w:name="_Toc496488"/>
      <w:bookmarkStart w:id="827" w:name="_Toc524835"/>
      <w:bookmarkStart w:id="828" w:name="_Toc1802418"/>
      <w:bookmarkStart w:id="829" w:name="_Toc22448413"/>
      <w:bookmarkStart w:id="830" w:name="_Toc22697605"/>
      <w:bookmarkStart w:id="831" w:name="_Toc24273640"/>
      <w:r>
        <w:t>ICD - insurance certification definition</w:t>
      </w:r>
      <w:bookmarkEnd w:id="825"/>
      <w:bookmarkEnd w:id="826"/>
      <w:bookmarkEnd w:id="827"/>
      <w:bookmarkEnd w:id="828"/>
      <w:bookmarkEnd w:id="829"/>
      <w:bookmarkEnd w:id="830"/>
      <w:bookmarkEnd w:id="831"/>
    </w:p>
    <w:p w14:paraId="32EEC2B1" w14:textId="77777777" w:rsidR="00980D3B" w:rsidRDefault="00980D3B">
      <w:pPr>
        <w:pStyle w:val="ComponentTableCaption"/>
      </w:pPr>
      <w:bookmarkStart w:id="832" w:name="ICD"/>
      <w:r>
        <w:t xml:space="preserve">HL7 Component Table - ICD – Insurance Certification Definition </w:t>
      </w:r>
      <w:r>
        <w:fldChar w:fldCharType="begin"/>
      </w:r>
      <w:r>
        <w:instrText xml:space="preserve"> XE "HL7 Comp</w:instrText>
      </w:r>
      <w:r>
        <w:instrText>o</w:instrText>
      </w:r>
      <w:r>
        <w:instrText xml:space="preserve">nent Table -ICD" </w:instrText>
      </w:r>
      <w:r>
        <w:fldChar w:fldCharType="end"/>
      </w:r>
      <w:bookmarkEnd w:id="83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918F413"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CAFD31A"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504234E8"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16F4856C"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3DAF2B3E"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41ACD68"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346C721"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D52073F"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6EECAF96" w14:textId="77777777" w:rsidR="00980D3B" w:rsidRDefault="00980D3B">
            <w:pPr>
              <w:pStyle w:val="ComponentTableHeader"/>
            </w:pPr>
            <w:r>
              <w:t>SEC.REF.</w:t>
            </w:r>
          </w:p>
        </w:tc>
      </w:tr>
      <w:tr w:rsidR="00980D3B" w14:paraId="2E5B6FC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D5823A5" w14:textId="77777777" w:rsidR="00980D3B" w:rsidRDefault="00980D3B">
            <w:pPr>
              <w:pStyle w:val="ComponentTableBody"/>
            </w:pPr>
            <w:r>
              <w:t>1</w:t>
            </w:r>
          </w:p>
        </w:tc>
        <w:tc>
          <w:tcPr>
            <w:tcW w:w="576" w:type="dxa"/>
            <w:tcBorders>
              <w:top w:val="single" w:sz="4" w:space="0" w:color="auto"/>
              <w:bottom w:val="single" w:sz="4" w:space="0" w:color="auto"/>
            </w:tcBorders>
          </w:tcPr>
          <w:p w14:paraId="595C20E5" w14:textId="77777777" w:rsidR="00980D3B" w:rsidRDefault="00980D3B">
            <w:pPr>
              <w:pStyle w:val="ComponentTableBody"/>
            </w:pPr>
            <w:r>
              <w:t>11</w:t>
            </w:r>
          </w:p>
        </w:tc>
        <w:tc>
          <w:tcPr>
            <w:tcW w:w="720" w:type="dxa"/>
            <w:tcBorders>
              <w:top w:val="single" w:sz="4" w:space="0" w:color="auto"/>
              <w:bottom w:val="single" w:sz="4" w:space="0" w:color="auto"/>
            </w:tcBorders>
          </w:tcPr>
          <w:p w14:paraId="3E66D49F" w14:textId="77777777" w:rsidR="00980D3B" w:rsidRDefault="00980D3B">
            <w:pPr>
              <w:pStyle w:val="ComponentTableBody"/>
            </w:pPr>
            <w:r>
              <w:t>IS</w:t>
            </w:r>
          </w:p>
        </w:tc>
        <w:tc>
          <w:tcPr>
            <w:tcW w:w="576" w:type="dxa"/>
            <w:tcBorders>
              <w:top w:val="single" w:sz="4" w:space="0" w:color="auto"/>
              <w:bottom w:val="single" w:sz="4" w:space="0" w:color="auto"/>
            </w:tcBorders>
          </w:tcPr>
          <w:p w14:paraId="09F7B307"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7E9BD028" w14:textId="77777777" w:rsidR="00980D3B" w:rsidRDefault="00980D3B">
            <w:pPr>
              <w:pStyle w:val="ComponentTableBody"/>
              <w:rPr>
                <w:lang w:val="fr-FR"/>
              </w:rPr>
            </w:pPr>
            <w:r>
              <w:rPr>
                <w:lang w:val="fr-FR"/>
              </w:rPr>
              <w:t>150</w:t>
            </w:r>
          </w:p>
        </w:tc>
        <w:tc>
          <w:tcPr>
            <w:tcW w:w="2880" w:type="dxa"/>
            <w:tcBorders>
              <w:top w:val="single" w:sz="4" w:space="0" w:color="auto"/>
              <w:bottom w:val="single" w:sz="4" w:space="0" w:color="auto"/>
            </w:tcBorders>
          </w:tcPr>
          <w:p w14:paraId="3A8D8CB6" w14:textId="77777777" w:rsidR="00980D3B" w:rsidRDefault="00980D3B">
            <w:pPr>
              <w:pStyle w:val="ComponentTableBody"/>
              <w:jc w:val="left"/>
              <w:rPr>
                <w:lang w:val="fr-FR"/>
              </w:rPr>
            </w:pPr>
            <w:r>
              <w:rPr>
                <w:snapToGrid w:val="0"/>
                <w:lang w:val="fr-FR"/>
              </w:rPr>
              <w:t>Certification Patient Type</w:t>
            </w:r>
          </w:p>
        </w:tc>
        <w:tc>
          <w:tcPr>
            <w:tcW w:w="1440" w:type="dxa"/>
            <w:tcBorders>
              <w:top w:val="single" w:sz="4" w:space="0" w:color="auto"/>
              <w:bottom w:val="single" w:sz="4" w:space="0" w:color="auto"/>
            </w:tcBorders>
          </w:tcPr>
          <w:p w14:paraId="635BF775" w14:textId="77777777" w:rsidR="00980D3B" w:rsidRDefault="00980D3B">
            <w:pPr>
              <w:pStyle w:val="ComponentTableBody"/>
              <w:jc w:val="left"/>
              <w:rPr>
                <w:szCs w:val="18"/>
                <w:lang w:val="fr-FR"/>
              </w:rPr>
            </w:pPr>
          </w:p>
        </w:tc>
        <w:tc>
          <w:tcPr>
            <w:tcW w:w="1008" w:type="dxa"/>
            <w:tcBorders>
              <w:top w:val="single" w:sz="4" w:space="0" w:color="auto"/>
              <w:bottom w:val="single" w:sz="4" w:space="0" w:color="auto"/>
            </w:tcBorders>
          </w:tcPr>
          <w:p w14:paraId="5A313F6F"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7D98860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4DCC339" w14:textId="77777777" w:rsidR="00980D3B" w:rsidRDefault="00980D3B">
            <w:pPr>
              <w:pStyle w:val="ComponentTableBody"/>
            </w:pPr>
            <w:r>
              <w:t>2</w:t>
            </w:r>
          </w:p>
        </w:tc>
        <w:tc>
          <w:tcPr>
            <w:tcW w:w="576" w:type="dxa"/>
            <w:tcBorders>
              <w:top w:val="single" w:sz="4" w:space="0" w:color="auto"/>
              <w:bottom w:val="single" w:sz="4" w:space="0" w:color="auto"/>
            </w:tcBorders>
          </w:tcPr>
          <w:p w14:paraId="243A1A94" w14:textId="77777777" w:rsidR="00980D3B" w:rsidRDefault="00980D3B">
            <w:pPr>
              <w:pStyle w:val="ComponentTableBody"/>
            </w:pPr>
            <w:r>
              <w:t>1</w:t>
            </w:r>
          </w:p>
        </w:tc>
        <w:tc>
          <w:tcPr>
            <w:tcW w:w="720" w:type="dxa"/>
            <w:tcBorders>
              <w:top w:val="single" w:sz="4" w:space="0" w:color="auto"/>
              <w:bottom w:val="single" w:sz="4" w:space="0" w:color="auto"/>
            </w:tcBorders>
          </w:tcPr>
          <w:p w14:paraId="641A746F" w14:textId="77777777" w:rsidR="00980D3B" w:rsidRDefault="00980D3B">
            <w:pPr>
              <w:pStyle w:val="ComponentTableBody"/>
            </w:pPr>
            <w:r>
              <w:t>ID</w:t>
            </w:r>
          </w:p>
        </w:tc>
        <w:tc>
          <w:tcPr>
            <w:tcW w:w="576" w:type="dxa"/>
            <w:tcBorders>
              <w:top w:val="single" w:sz="4" w:space="0" w:color="auto"/>
              <w:bottom w:val="single" w:sz="4" w:space="0" w:color="auto"/>
            </w:tcBorders>
          </w:tcPr>
          <w:p w14:paraId="65F1A9E7" w14:textId="77777777" w:rsidR="00980D3B" w:rsidRDefault="00980D3B">
            <w:pPr>
              <w:pStyle w:val="ComponentTableBody"/>
            </w:pPr>
            <w:r>
              <w:t>R</w:t>
            </w:r>
          </w:p>
        </w:tc>
        <w:tc>
          <w:tcPr>
            <w:tcW w:w="720" w:type="dxa"/>
            <w:tcBorders>
              <w:top w:val="single" w:sz="4" w:space="0" w:color="auto"/>
              <w:bottom w:val="single" w:sz="4" w:space="0" w:color="auto"/>
            </w:tcBorders>
          </w:tcPr>
          <w:p w14:paraId="030FEC1F" w14:textId="77777777" w:rsidR="00980D3B" w:rsidRDefault="00980D3B">
            <w:pPr>
              <w:pStyle w:val="ComponentTableBody"/>
            </w:pPr>
            <w:r>
              <w:t>136</w:t>
            </w:r>
          </w:p>
        </w:tc>
        <w:tc>
          <w:tcPr>
            <w:tcW w:w="2880" w:type="dxa"/>
            <w:tcBorders>
              <w:top w:val="single" w:sz="4" w:space="0" w:color="auto"/>
              <w:bottom w:val="single" w:sz="4" w:space="0" w:color="auto"/>
            </w:tcBorders>
          </w:tcPr>
          <w:p w14:paraId="14E215A4" w14:textId="77777777" w:rsidR="00980D3B" w:rsidRDefault="00980D3B">
            <w:pPr>
              <w:pStyle w:val="ComponentTableBody"/>
              <w:jc w:val="left"/>
            </w:pPr>
            <w:r>
              <w:rPr>
                <w:snapToGrid w:val="0"/>
              </w:rPr>
              <w:t>Certification Required</w:t>
            </w:r>
          </w:p>
        </w:tc>
        <w:tc>
          <w:tcPr>
            <w:tcW w:w="1440" w:type="dxa"/>
            <w:tcBorders>
              <w:top w:val="single" w:sz="4" w:space="0" w:color="auto"/>
              <w:bottom w:val="single" w:sz="4" w:space="0" w:color="auto"/>
            </w:tcBorders>
          </w:tcPr>
          <w:p w14:paraId="4064E6C8" w14:textId="77777777" w:rsidR="00980D3B" w:rsidRDefault="00980D3B">
            <w:pPr>
              <w:pStyle w:val="ComponentTableBody"/>
              <w:jc w:val="left"/>
              <w:rPr>
                <w:szCs w:val="18"/>
              </w:rPr>
            </w:pPr>
          </w:p>
        </w:tc>
        <w:tc>
          <w:tcPr>
            <w:tcW w:w="1008" w:type="dxa"/>
            <w:tcBorders>
              <w:top w:val="single" w:sz="4" w:space="0" w:color="auto"/>
              <w:bottom w:val="single" w:sz="4" w:space="0" w:color="auto"/>
            </w:tcBorders>
          </w:tcPr>
          <w:p w14:paraId="79F66BF5"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2C6F07F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F5A5CEF" w14:textId="77777777" w:rsidR="00980D3B" w:rsidRDefault="00980D3B">
            <w:pPr>
              <w:pStyle w:val="ComponentTableBody"/>
            </w:pPr>
            <w:r>
              <w:t>3</w:t>
            </w:r>
          </w:p>
        </w:tc>
        <w:tc>
          <w:tcPr>
            <w:tcW w:w="576" w:type="dxa"/>
            <w:tcBorders>
              <w:top w:val="single" w:sz="4" w:space="0" w:color="auto"/>
              <w:bottom w:val="double" w:sz="4" w:space="0" w:color="auto"/>
            </w:tcBorders>
          </w:tcPr>
          <w:p w14:paraId="28AC250D" w14:textId="77777777" w:rsidR="00980D3B" w:rsidRDefault="00980D3B">
            <w:pPr>
              <w:pStyle w:val="ComponentTableBody"/>
            </w:pPr>
            <w:r>
              <w:t>26</w:t>
            </w:r>
          </w:p>
        </w:tc>
        <w:tc>
          <w:tcPr>
            <w:tcW w:w="720" w:type="dxa"/>
            <w:tcBorders>
              <w:top w:val="single" w:sz="4" w:space="0" w:color="auto"/>
              <w:bottom w:val="double" w:sz="4" w:space="0" w:color="auto"/>
            </w:tcBorders>
          </w:tcPr>
          <w:p w14:paraId="6F163099" w14:textId="77777777" w:rsidR="00980D3B" w:rsidRDefault="00980D3B">
            <w:pPr>
              <w:pStyle w:val="ComponentTableBody"/>
            </w:pPr>
            <w:r>
              <w:t>TS</w:t>
            </w:r>
          </w:p>
        </w:tc>
        <w:tc>
          <w:tcPr>
            <w:tcW w:w="576" w:type="dxa"/>
            <w:tcBorders>
              <w:top w:val="single" w:sz="4" w:space="0" w:color="auto"/>
              <w:bottom w:val="double" w:sz="4" w:space="0" w:color="auto"/>
            </w:tcBorders>
          </w:tcPr>
          <w:p w14:paraId="4153455C" w14:textId="77777777" w:rsidR="00980D3B" w:rsidRDefault="00980D3B">
            <w:pPr>
              <w:pStyle w:val="ComponentTableBody"/>
            </w:pPr>
            <w:r>
              <w:t>O</w:t>
            </w:r>
          </w:p>
        </w:tc>
        <w:tc>
          <w:tcPr>
            <w:tcW w:w="720" w:type="dxa"/>
            <w:tcBorders>
              <w:top w:val="single" w:sz="4" w:space="0" w:color="auto"/>
              <w:bottom w:val="double" w:sz="4" w:space="0" w:color="auto"/>
            </w:tcBorders>
          </w:tcPr>
          <w:p w14:paraId="3298A3ED" w14:textId="77777777" w:rsidR="00980D3B" w:rsidRDefault="00980D3B">
            <w:pPr>
              <w:pStyle w:val="ComponentTableBody"/>
            </w:pPr>
          </w:p>
        </w:tc>
        <w:tc>
          <w:tcPr>
            <w:tcW w:w="2880" w:type="dxa"/>
            <w:tcBorders>
              <w:top w:val="single" w:sz="4" w:space="0" w:color="auto"/>
              <w:bottom w:val="double" w:sz="4" w:space="0" w:color="auto"/>
            </w:tcBorders>
          </w:tcPr>
          <w:p w14:paraId="24D59C35" w14:textId="77777777" w:rsidR="00980D3B" w:rsidRDefault="00980D3B">
            <w:pPr>
              <w:pStyle w:val="ComponentTableBody"/>
              <w:jc w:val="left"/>
            </w:pPr>
            <w:r>
              <w:rPr>
                <w:snapToGrid w:val="0"/>
              </w:rPr>
              <w:t>Date/Time Certification Required</w:t>
            </w:r>
          </w:p>
        </w:tc>
        <w:tc>
          <w:tcPr>
            <w:tcW w:w="1440" w:type="dxa"/>
            <w:tcBorders>
              <w:top w:val="single" w:sz="4" w:space="0" w:color="auto"/>
              <w:bottom w:val="double" w:sz="4" w:space="0" w:color="auto"/>
            </w:tcBorders>
          </w:tcPr>
          <w:p w14:paraId="31D66051" w14:textId="77777777" w:rsidR="00980D3B" w:rsidRDefault="00980D3B">
            <w:pPr>
              <w:pStyle w:val="ComponentTableBody"/>
              <w:jc w:val="left"/>
              <w:rPr>
                <w:szCs w:val="18"/>
              </w:rPr>
            </w:pPr>
          </w:p>
        </w:tc>
        <w:tc>
          <w:tcPr>
            <w:tcW w:w="1008" w:type="dxa"/>
            <w:tcBorders>
              <w:top w:val="single" w:sz="4" w:space="0" w:color="auto"/>
              <w:bottom w:val="double" w:sz="4" w:space="0" w:color="auto"/>
            </w:tcBorders>
          </w:tcPr>
          <w:p w14:paraId="0839CCB6"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bl>
    <w:p w14:paraId="3A91116E" w14:textId="77777777" w:rsidR="00980D3B" w:rsidRDefault="00980D3B">
      <w:pPr>
        <w:pStyle w:val="NormalIndented"/>
      </w:pPr>
      <w:r>
        <w:t xml:space="preserve">Definition: This data type specifies whether insurance certification is required for particular patient types, and the time window for obtaining the certification. </w:t>
      </w:r>
    </w:p>
    <w:p w14:paraId="6A56711D" w14:textId="77777777" w:rsidR="00980D3B" w:rsidRDefault="00980D3B">
      <w:pPr>
        <w:pStyle w:val="Note"/>
        <w:tabs>
          <w:tab w:val="left" w:pos="1440"/>
        </w:tabs>
        <w:rPr>
          <w:snapToGrid w:val="0"/>
        </w:rPr>
      </w:pPr>
      <w:r>
        <w:rPr>
          <w:rStyle w:val="Strong"/>
        </w:rPr>
        <w:t>Maximum Length:</w:t>
      </w:r>
      <w:r>
        <w:t xml:space="preserve"> 40</w:t>
      </w:r>
    </w:p>
    <w:p w14:paraId="113E62AB" w14:textId="77777777" w:rsidR="00980D3B" w:rsidRDefault="00980D3B"/>
    <w:p w14:paraId="215BFAA3" w14:textId="77777777" w:rsidR="00980D3B" w:rsidRDefault="00980D3B">
      <w:pPr>
        <w:pStyle w:val="Note"/>
        <w:tabs>
          <w:tab w:val="left" w:pos="1440"/>
        </w:tabs>
      </w:pPr>
      <w:r>
        <w:rPr>
          <w:rStyle w:val="Strong"/>
        </w:rPr>
        <w:t>Note:</w:t>
      </w:r>
      <w:r>
        <w:t xml:space="preserve"> Replaces the CM data type used in section 6.5.8.20 IN3-20, as of v 2.5.</w:t>
      </w:r>
    </w:p>
    <w:p w14:paraId="60AB01C0" w14:textId="77777777" w:rsidR="00980D3B" w:rsidRDefault="00980D3B">
      <w:pPr>
        <w:pStyle w:val="Heading4"/>
        <w:rPr>
          <w:vanish/>
        </w:rPr>
      </w:pPr>
    </w:p>
    <w:p w14:paraId="1B6F07FB" w14:textId="77777777" w:rsidR="00980D3B" w:rsidRDefault="00980D3B">
      <w:pPr>
        <w:pStyle w:val="Heading4"/>
      </w:pPr>
      <w:r>
        <w:rPr>
          <w:snapToGrid w:val="0"/>
        </w:rPr>
        <w:t>Certification Patient Type</w:t>
      </w:r>
      <w:r>
        <w:t xml:space="preserve"> (IS)</w:t>
      </w:r>
    </w:p>
    <w:p w14:paraId="0D91EAE0" w14:textId="77777777" w:rsidR="00980D3B" w:rsidRDefault="00980D3B">
      <w:pPr>
        <w:pStyle w:val="NormalIndented"/>
      </w:pPr>
      <w:r>
        <w:t xml:space="preserve">Definition: Specifies the category or type of patient for which this certification is requested. Refer to </w:t>
      </w:r>
      <w:hyperlink w:anchor="HL70150" w:history="1">
        <w:r>
          <w:rPr>
            <w:rStyle w:val="HyperlinkText"/>
          </w:rPr>
          <w:t>User-defined Table 01</w:t>
        </w:r>
        <w:bookmarkStart w:id="833" w:name="_Hlt536851551"/>
        <w:r>
          <w:rPr>
            <w:rStyle w:val="HyperlinkText"/>
          </w:rPr>
          <w:t>5</w:t>
        </w:r>
        <w:bookmarkEnd w:id="833"/>
        <w:r>
          <w:rPr>
            <w:rStyle w:val="HyperlinkText"/>
          </w:rPr>
          <w:t>0</w:t>
        </w:r>
        <w:bookmarkStart w:id="834" w:name="_Hlt536851472"/>
        <w:r>
          <w:rPr>
            <w:rStyle w:val="HyperlinkText"/>
          </w:rPr>
          <w:t xml:space="preserve"> </w:t>
        </w:r>
        <w:bookmarkEnd w:id="834"/>
        <w:r>
          <w:rPr>
            <w:rStyle w:val="HyperlinkText"/>
          </w:rPr>
          <w:t>- Certification patient typ</w:t>
        </w:r>
        <w:bookmarkStart w:id="835" w:name="_Hlt33418669"/>
        <w:r>
          <w:rPr>
            <w:rStyle w:val="HyperlinkText"/>
          </w:rPr>
          <w:t>e</w:t>
        </w:r>
        <w:bookmarkEnd w:id="835"/>
      </w:hyperlink>
      <w:r>
        <w:t xml:space="preserve"> for su</w:t>
      </w:r>
      <w:r>
        <w:t>g</w:t>
      </w:r>
      <w:r>
        <w:t>gested values.</w:t>
      </w:r>
    </w:p>
    <w:p w14:paraId="31EC39D0" w14:textId="77777777" w:rsidR="00980D3B" w:rsidRDefault="00980D3B">
      <w:pPr>
        <w:pStyle w:val="UserTableCaption"/>
      </w:pPr>
      <w:bookmarkStart w:id="836" w:name="HL70150"/>
      <w:r>
        <w:t>User-defined Table 0150 - Certification patient type</w:t>
      </w:r>
      <w:bookmarkEnd w:id="836"/>
      <w:r>
        <w:fldChar w:fldCharType="begin"/>
      </w:r>
      <w:r>
        <w:instrText>XE “User-defined Table 0150 - Certification patient type”</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199"/>
        <w:gridCol w:w="2838"/>
        <w:gridCol w:w="2598"/>
      </w:tblGrid>
      <w:tr w:rsidR="00980D3B" w14:paraId="29A97A79" w14:textId="77777777">
        <w:tblPrEx>
          <w:tblCellMar>
            <w:top w:w="0" w:type="dxa"/>
            <w:bottom w:w="0" w:type="dxa"/>
          </w:tblCellMar>
        </w:tblPrEx>
        <w:trPr>
          <w:cantSplit/>
          <w:tblHeader/>
          <w:jc w:val="center"/>
        </w:trPr>
        <w:tc>
          <w:tcPr>
            <w:tcW w:w="1199" w:type="dxa"/>
            <w:tcBorders>
              <w:top w:val="single" w:sz="12" w:space="0" w:color="auto"/>
              <w:bottom w:val="single" w:sz="6" w:space="0" w:color="auto"/>
            </w:tcBorders>
            <w:shd w:val="pct10" w:color="auto" w:fill="FFFFFF"/>
          </w:tcPr>
          <w:p w14:paraId="4E72C15F" w14:textId="77777777" w:rsidR="00980D3B" w:rsidRDefault="00980D3B">
            <w:pPr>
              <w:pStyle w:val="UserTableHeader"/>
              <w:jc w:val="center"/>
            </w:pPr>
            <w:r>
              <w:t>Value</w:t>
            </w:r>
          </w:p>
        </w:tc>
        <w:tc>
          <w:tcPr>
            <w:tcW w:w="2838" w:type="dxa"/>
            <w:tcBorders>
              <w:top w:val="single" w:sz="12" w:space="0" w:color="auto"/>
              <w:bottom w:val="single" w:sz="6" w:space="0" w:color="auto"/>
            </w:tcBorders>
            <w:shd w:val="pct10" w:color="auto" w:fill="FFFFFF"/>
          </w:tcPr>
          <w:p w14:paraId="23712711" w14:textId="77777777" w:rsidR="00980D3B" w:rsidRDefault="00980D3B">
            <w:pPr>
              <w:pStyle w:val="UserTableHeader"/>
            </w:pPr>
            <w:r>
              <w:t>Description</w:t>
            </w:r>
          </w:p>
        </w:tc>
        <w:tc>
          <w:tcPr>
            <w:tcW w:w="2598" w:type="dxa"/>
            <w:tcBorders>
              <w:top w:val="single" w:sz="12" w:space="0" w:color="auto"/>
              <w:bottom w:val="single" w:sz="6" w:space="0" w:color="auto"/>
            </w:tcBorders>
            <w:shd w:val="pct10" w:color="auto" w:fill="FFFFFF"/>
          </w:tcPr>
          <w:p w14:paraId="46F46A94" w14:textId="77777777" w:rsidR="00980D3B" w:rsidRDefault="00980D3B">
            <w:pPr>
              <w:pStyle w:val="UserTableHeader"/>
            </w:pPr>
            <w:r>
              <w:t>Comment</w:t>
            </w:r>
          </w:p>
        </w:tc>
      </w:tr>
      <w:tr w:rsidR="00980D3B" w14:paraId="281112B5" w14:textId="77777777">
        <w:tblPrEx>
          <w:tblCellMar>
            <w:top w:w="0" w:type="dxa"/>
            <w:bottom w:w="0" w:type="dxa"/>
          </w:tblCellMar>
        </w:tblPrEx>
        <w:trPr>
          <w:cantSplit/>
          <w:jc w:val="center"/>
        </w:trPr>
        <w:tc>
          <w:tcPr>
            <w:tcW w:w="1199" w:type="dxa"/>
            <w:tcBorders>
              <w:top w:val="single" w:sz="6" w:space="0" w:color="auto"/>
              <w:bottom w:val="single" w:sz="4" w:space="0" w:color="auto"/>
            </w:tcBorders>
          </w:tcPr>
          <w:p w14:paraId="65CC2B1A" w14:textId="77777777" w:rsidR="00980D3B" w:rsidRDefault="00980D3B">
            <w:pPr>
              <w:pStyle w:val="UserTableBody"/>
              <w:jc w:val="center"/>
            </w:pPr>
            <w:r>
              <w:t>ER</w:t>
            </w:r>
          </w:p>
        </w:tc>
        <w:tc>
          <w:tcPr>
            <w:tcW w:w="2838" w:type="dxa"/>
            <w:tcBorders>
              <w:top w:val="single" w:sz="6" w:space="0" w:color="auto"/>
              <w:bottom w:val="single" w:sz="4" w:space="0" w:color="auto"/>
            </w:tcBorders>
          </w:tcPr>
          <w:p w14:paraId="649E78A8" w14:textId="77777777" w:rsidR="00980D3B" w:rsidRDefault="00980D3B">
            <w:pPr>
              <w:pStyle w:val="UserTableBody"/>
            </w:pPr>
            <w:r>
              <w:t>Emergency</w:t>
            </w:r>
          </w:p>
        </w:tc>
        <w:tc>
          <w:tcPr>
            <w:tcW w:w="2598" w:type="dxa"/>
            <w:tcBorders>
              <w:top w:val="single" w:sz="6" w:space="0" w:color="auto"/>
              <w:bottom w:val="single" w:sz="4" w:space="0" w:color="auto"/>
            </w:tcBorders>
          </w:tcPr>
          <w:p w14:paraId="2E87BAAC" w14:textId="77777777" w:rsidR="00980D3B" w:rsidRDefault="00980D3B">
            <w:pPr>
              <w:pStyle w:val="UserTableBody"/>
            </w:pPr>
          </w:p>
        </w:tc>
      </w:tr>
      <w:tr w:rsidR="00980D3B" w14:paraId="105AC3BF" w14:textId="77777777">
        <w:tblPrEx>
          <w:tblCellMar>
            <w:top w:w="0" w:type="dxa"/>
            <w:bottom w:w="0" w:type="dxa"/>
          </w:tblCellMar>
        </w:tblPrEx>
        <w:trPr>
          <w:cantSplit/>
          <w:jc w:val="center"/>
        </w:trPr>
        <w:tc>
          <w:tcPr>
            <w:tcW w:w="1199" w:type="dxa"/>
            <w:tcBorders>
              <w:top w:val="single" w:sz="4" w:space="0" w:color="auto"/>
              <w:bottom w:val="single" w:sz="4" w:space="0" w:color="auto"/>
            </w:tcBorders>
          </w:tcPr>
          <w:p w14:paraId="32076267" w14:textId="77777777" w:rsidR="00980D3B" w:rsidRDefault="00980D3B">
            <w:pPr>
              <w:pStyle w:val="UserTableBody"/>
              <w:jc w:val="center"/>
            </w:pPr>
            <w:r>
              <w:t>IPE</w:t>
            </w:r>
          </w:p>
        </w:tc>
        <w:tc>
          <w:tcPr>
            <w:tcW w:w="2838" w:type="dxa"/>
            <w:tcBorders>
              <w:top w:val="single" w:sz="4" w:space="0" w:color="auto"/>
              <w:bottom w:val="single" w:sz="4" w:space="0" w:color="auto"/>
            </w:tcBorders>
          </w:tcPr>
          <w:p w14:paraId="6056C92E" w14:textId="77777777" w:rsidR="00980D3B" w:rsidRDefault="00980D3B">
            <w:pPr>
              <w:pStyle w:val="UserTableBody"/>
            </w:pPr>
            <w:r>
              <w:t>Inpatient elective</w:t>
            </w:r>
          </w:p>
        </w:tc>
        <w:tc>
          <w:tcPr>
            <w:tcW w:w="2598" w:type="dxa"/>
            <w:tcBorders>
              <w:top w:val="single" w:sz="4" w:space="0" w:color="auto"/>
              <w:bottom w:val="single" w:sz="4" w:space="0" w:color="auto"/>
            </w:tcBorders>
          </w:tcPr>
          <w:p w14:paraId="7C70D9A7" w14:textId="77777777" w:rsidR="00980D3B" w:rsidRDefault="00980D3B">
            <w:pPr>
              <w:pStyle w:val="UserTableBody"/>
            </w:pPr>
          </w:p>
        </w:tc>
      </w:tr>
      <w:tr w:rsidR="00980D3B" w14:paraId="0955F439" w14:textId="77777777">
        <w:tblPrEx>
          <w:tblCellMar>
            <w:top w:w="0" w:type="dxa"/>
            <w:bottom w:w="0" w:type="dxa"/>
          </w:tblCellMar>
        </w:tblPrEx>
        <w:trPr>
          <w:cantSplit/>
          <w:jc w:val="center"/>
        </w:trPr>
        <w:tc>
          <w:tcPr>
            <w:tcW w:w="1199" w:type="dxa"/>
            <w:tcBorders>
              <w:top w:val="single" w:sz="4" w:space="0" w:color="auto"/>
              <w:bottom w:val="single" w:sz="4" w:space="0" w:color="auto"/>
            </w:tcBorders>
          </w:tcPr>
          <w:p w14:paraId="05143568" w14:textId="77777777" w:rsidR="00980D3B" w:rsidRDefault="00980D3B">
            <w:pPr>
              <w:pStyle w:val="UserTableBody"/>
              <w:jc w:val="center"/>
            </w:pPr>
            <w:r>
              <w:t>OPE</w:t>
            </w:r>
          </w:p>
        </w:tc>
        <w:tc>
          <w:tcPr>
            <w:tcW w:w="2838" w:type="dxa"/>
            <w:tcBorders>
              <w:top w:val="single" w:sz="4" w:space="0" w:color="auto"/>
              <w:bottom w:val="single" w:sz="4" w:space="0" w:color="auto"/>
            </w:tcBorders>
          </w:tcPr>
          <w:p w14:paraId="7351810A" w14:textId="77777777" w:rsidR="00980D3B" w:rsidRDefault="00980D3B">
            <w:pPr>
              <w:pStyle w:val="UserTableBody"/>
            </w:pPr>
            <w:r>
              <w:t>Outpatient elective</w:t>
            </w:r>
          </w:p>
        </w:tc>
        <w:tc>
          <w:tcPr>
            <w:tcW w:w="2598" w:type="dxa"/>
            <w:tcBorders>
              <w:top w:val="single" w:sz="4" w:space="0" w:color="auto"/>
              <w:bottom w:val="single" w:sz="4" w:space="0" w:color="auto"/>
            </w:tcBorders>
          </w:tcPr>
          <w:p w14:paraId="18D0478F" w14:textId="77777777" w:rsidR="00980D3B" w:rsidRDefault="00980D3B">
            <w:pPr>
              <w:pStyle w:val="UserTableBody"/>
            </w:pPr>
          </w:p>
        </w:tc>
      </w:tr>
      <w:tr w:rsidR="00980D3B" w14:paraId="7F11AD0F" w14:textId="77777777">
        <w:tblPrEx>
          <w:tblCellMar>
            <w:top w:w="0" w:type="dxa"/>
            <w:bottom w:w="0" w:type="dxa"/>
          </w:tblCellMar>
        </w:tblPrEx>
        <w:trPr>
          <w:cantSplit/>
          <w:jc w:val="center"/>
        </w:trPr>
        <w:tc>
          <w:tcPr>
            <w:tcW w:w="1199" w:type="dxa"/>
            <w:tcBorders>
              <w:top w:val="single" w:sz="4" w:space="0" w:color="auto"/>
              <w:bottom w:val="single" w:sz="12" w:space="0" w:color="auto"/>
            </w:tcBorders>
          </w:tcPr>
          <w:p w14:paraId="4186D5D2" w14:textId="77777777" w:rsidR="00980D3B" w:rsidRDefault="00980D3B">
            <w:pPr>
              <w:pStyle w:val="UserTableBody"/>
              <w:jc w:val="center"/>
            </w:pPr>
            <w:r>
              <w:t>UR</w:t>
            </w:r>
          </w:p>
        </w:tc>
        <w:tc>
          <w:tcPr>
            <w:tcW w:w="2838" w:type="dxa"/>
            <w:tcBorders>
              <w:top w:val="single" w:sz="4" w:space="0" w:color="auto"/>
              <w:bottom w:val="single" w:sz="12" w:space="0" w:color="auto"/>
            </w:tcBorders>
          </w:tcPr>
          <w:p w14:paraId="6CC5AC15" w14:textId="77777777" w:rsidR="00980D3B" w:rsidRDefault="00980D3B">
            <w:pPr>
              <w:pStyle w:val="UserTableBody"/>
            </w:pPr>
            <w:r>
              <w:t>Urgent</w:t>
            </w:r>
          </w:p>
        </w:tc>
        <w:tc>
          <w:tcPr>
            <w:tcW w:w="2598" w:type="dxa"/>
            <w:tcBorders>
              <w:top w:val="single" w:sz="4" w:space="0" w:color="auto"/>
              <w:bottom w:val="single" w:sz="12" w:space="0" w:color="auto"/>
            </w:tcBorders>
          </w:tcPr>
          <w:p w14:paraId="766796D0" w14:textId="77777777" w:rsidR="00980D3B" w:rsidRDefault="00980D3B">
            <w:pPr>
              <w:pStyle w:val="UserTableBody"/>
            </w:pPr>
          </w:p>
        </w:tc>
      </w:tr>
    </w:tbl>
    <w:p w14:paraId="64291042" w14:textId="77777777" w:rsidR="00980D3B" w:rsidRDefault="00980D3B">
      <w:pPr>
        <w:pStyle w:val="Heading4"/>
      </w:pPr>
      <w:r>
        <w:rPr>
          <w:snapToGrid w:val="0"/>
        </w:rPr>
        <w:t>Certification Required</w:t>
      </w:r>
      <w:r>
        <w:t xml:space="preserve"> (ID)</w:t>
      </w:r>
    </w:p>
    <w:p w14:paraId="16619EE7" w14:textId="77777777" w:rsidR="00980D3B" w:rsidRDefault="00980D3B">
      <w:pPr>
        <w:pStyle w:val="NormalIndented"/>
      </w:pPr>
      <w:r>
        <w:t>Definition: Specifies whether or not a certification is required. Refer to HL7 table 0136 - Yes/no indicator for valid values.</w:t>
      </w:r>
    </w:p>
    <w:p w14:paraId="3A19BF1D" w14:textId="77777777" w:rsidR="00980D3B" w:rsidRDefault="00980D3B">
      <w:pPr>
        <w:pStyle w:val="Heading4"/>
      </w:pPr>
      <w:r>
        <w:rPr>
          <w:snapToGrid w:val="0"/>
        </w:rPr>
        <w:lastRenderedPageBreak/>
        <w:t xml:space="preserve"> Date/Time Certification </w:t>
      </w:r>
      <w:r>
        <w:t>Required (TS)</w:t>
      </w:r>
    </w:p>
    <w:p w14:paraId="08C5820C" w14:textId="77777777" w:rsidR="00980D3B" w:rsidRDefault="00980D3B">
      <w:pPr>
        <w:pStyle w:val="NormalIndented"/>
      </w:pPr>
      <w:r>
        <w:t xml:space="preserve">Definition: The date/time by which the certification must be obtained. </w:t>
      </w:r>
    </w:p>
    <w:p w14:paraId="1C1AB6EA" w14:textId="77777777" w:rsidR="00980D3B" w:rsidRDefault="00980D3B">
      <w:pPr>
        <w:pStyle w:val="Heading3"/>
      </w:pPr>
      <w:r>
        <w:fldChar w:fldCharType="begin"/>
      </w:r>
      <w:r>
        <w:instrText>xe "ID"</w:instrText>
      </w:r>
      <w:r>
        <w:fldChar w:fldCharType="end"/>
      </w:r>
      <w:r>
        <w:fldChar w:fldCharType="begin"/>
      </w:r>
      <w:r>
        <w:instrText>xe "Data types: ID"</w:instrText>
      </w:r>
      <w:r>
        <w:fldChar w:fldCharType="end"/>
      </w:r>
      <w:bookmarkStart w:id="837" w:name="_Ref358257769"/>
      <w:bookmarkStart w:id="838" w:name="_Toc359236021"/>
      <w:bookmarkStart w:id="839" w:name="_Toc498145978"/>
      <w:bookmarkStart w:id="840" w:name="_Toc527864547"/>
      <w:bookmarkStart w:id="841" w:name="_Toc527866019"/>
      <w:bookmarkStart w:id="842" w:name="_Toc528481890"/>
      <w:bookmarkStart w:id="843" w:name="_Toc528482395"/>
      <w:bookmarkStart w:id="844" w:name="_Toc528482694"/>
      <w:bookmarkStart w:id="845" w:name="_Toc528482819"/>
      <w:bookmarkStart w:id="846" w:name="_Toc528486127"/>
      <w:bookmarkStart w:id="847" w:name="_Toc536689744"/>
      <w:bookmarkStart w:id="848" w:name="_Toc496489"/>
      <w:bookmarkStart w:id="849" w:name="_Toc524836"/>
      <w:bookmarkStart w:id="850" w:name="_Toc1802419"/>
      <w:bookmarkStart w:id="851" w:name="_Toc22448414"/>
      <w:bookmarkStart w:id="852" w:name="_Toc22697606"/>
      <w:bookmarkStart w:id="853" w:name="_Toc24273641"/>
      <w:r>
        <w:t>ID - coded value for HL7 defined tables</w:t>
      </w:r>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p>
    <w:p w14:paraId="47E7FD75" w14:textId="77777777" w:rsidR="00980D3B" w:rsidRDefault="00980D3B">
      <w:pPr>
        <w:pStyle w:val="ComponentTableCaption"/>
      </w:pPr>
      <w:bookmarkStart w:id="854" w:name="ID"/>
      <w:r>
        <w:t>HL7 Component Table - ID – String Data</w:t>
      </w:r>
      <w:r>
        <w:fldChar w:fldCharType="begin"/>
      </w:r>
      <w:r>
        <w:instrText xml:space="preserve"> XE "HL7 Component Table - ID" </w:instrText>
      </w:r>
      <w:r>
        <w:fldChar w:fldCharType="end"/>
      </w:r>
      <w:bookmarkEnd w:id="85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8838044"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9F3522A"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6A3D4DE"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062A5106"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072F6C6"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571C81E"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9171DF6"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76E531F8"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51BADB7F" w14:textId="77777777" w:rsidR="00980D3B" w:rsidRDefault="00980D3B">
            <w:pPr>
              <w:pStyle w:val="ComponentTableHeader"/>
              <w:jc w:val="left"/>
              <w:rPr>
                <w:b w:val="0"/>
                <w:lang w:val="fr-FR"/>
              </w:rPr>
            </w:pPr>
            <w:r>
              <w:rPr>
                <w:lang w:val="fr-FR"/>
              </w:rPr>
              <w:t>SEC.REF.</w:t>
            </w:r>
          </w:p>
        </w:tc>
      </w:tr>
      <w:tr w:rsidR="00980D3B" w14:paraId="34C5DFCE"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7DC5E1C" w14:textId="77777777" w:rsidR="00980D3B" w:rsidRDefault="00980D3B">
            <w:pPr>
              <w:pStyle w:val="ComponentTableBody"/>
              <w:rPr>
                <w:lang w:val="fr-FR"/>
              </w:rPr>
            </w:pPr>
          </w:p>
        </w:tc>
        <w:tc>
          <w:tcPr>
            <w:tcW w:w="576" w:type="dxa"/>
            <w:tcBorders>
              <w:top w:val="single" w:sz="4" w:space="0" w:color="auto"/>
              <w:bottom w:val="double" w:sz="4" w:space="0" w:color="auto"/>
            </w:tcBorders>
          </w:tcPr>
          <w:p w14:paraId="1C1334DC" w14:textId="77777777" w:rsidR="00980D3B" w:rsidRDefault="00980D3B">
            <w:pPr>
              <w:pStyle w:val="ComponentTableBody"/>
              <w:rPr>
                <w:lang w:val="fr-FR"/>
              </w:rPr>
            </w:pPr>
          </w:p>
        </w:tc>
        <w:tc>
          <w:tcPr>
            <w:tcW w:w="720" w:type="dxa"/>
            <w:tcBorders>
              <w:top w:val="single" w:sz="4" w:space="0" w:color="auto"/>
              <w:bottom w:val="double" w:sz="4" w:space="0" w:color="auto"/>
            </w:tcBorders>
          </w:tcPr>
          <w:p w14:paraId="27DFA9D9" w14:textId="77777777" w:rsidR="00980D3B" w:rsidRDefault="00980D3B">
            <w:pPr>
              <w:pStyle w:val="ComponentTableBody"/>
              <w:rPr>
                <w:lang w:val="fr-FR"/>
              </w:rPr>
            </w:pPr>
          </w:p>
        </w:tc>
        <w:tc>
          <w:tcPr>
            <w:tcW w:w="576" w:type="dxa"/>
            <w:tcBorders>
              <w:top w:val="single" w:sz="4" w:space="0" w:color="auto"/>
              <w:bottom w:val="double" w:sz="4" w:space="0" w:color="auto"/>
            </w:tcBorders>
          </w:tcPr>
          <w:p w14:paraId="4A83C013" w14:textId="77777777" w:rsidR="00980D3B" w:rsidRDefault="00980D3B">
            <w:pPr>
              <w:pStyle w:val="ComponentTableBody"/>
              <w:rPr>
                <w:lang w:val="fr-FR"/>
              </w:rPr>
            </w:pPr>
          </w:p>
        </w:tc>
        <w:tc>
          <w:tcPr>
            <w:tcW w:w="720" w:type="dxa"/>
            <w:tcBorders>
              <w:top w:val="single" w:sz="4" w:space="0" w:color="auto"/>
              <w:bottom w:val="double" w:sz="4" w:space="0" w:color="auto"/>
            </w:tcBorders>
          </w:tcPr>
          <w:p w14:paraId="3B6C755D" w14:textId="77777777" w:rsidR="00980D3B" w:rsidRDefault="00980D3B">
            <w:pPr>
              <w:pStyle w:val="ComponentTableBody"/>
              <w:rPr>
                <w:lang w:val="fr-FR"/>
              </w:rPr>
            </w:pPr>
          </w:p>
        </w:tc>
        <w:tc>
          <w:tcPr>
            <w:tcW w:w="2880" w:type="dxa"/>
            <w:tcBorders>
              <w:top w:val="single" w:sz="4" w:space="0" w:color="auto"/>
              <w:bottom w:val="double" w:sz="4" w:space="0" w:color="auto"/>
            </w:tcBorders>
          </w:tcPr>
          <w:p w14:paraId="4ADF502B" w14:textId="77777777" w:rsidR="00980D3B" w:rsidRDefault="00980D3B">
            <w:pPr>
              <w:pStyle w:val="ComponentTableBody"/>
              <w:jc w:val="left"/>
            </w:pPr>
            <w:r>
              <w:t>Coded Value for HL7-Defined Tables</w:t>
            </w:r>
          </w:p>
        </w:tc>
        <w:tc>
          <w:tcPr>
            <w:tcW w:w="1440" w:type="dxa"/>
            <w:tcBorders>
              <w:top w:val="single" w:sz="4" w:space="0" w:color="auto"/>
              <w:bottom w:val="double" w:sz="4" w:space="0" w:color="auto"/>
            </w:tcBorders>
          </w:tcPr>
          <w:p w14:paraId="74136439" w14:textId="77777777" w:rsidR="00980D3B" w:rsidRDefault="00980D3B">
            <w:pPr>
              <w:pStyle w:val="ComponentTableBody"/>
              <w:jc w:val="left"/>
            </w:pPr>
          </w:p>
        </w:tc>
        <w:tc>
          <w:tcPr>
            <w:tcW w:w="1008" w:type="dxa"/>
            <w:tcBorders>
              <w:top w:val="single" w:sz="4" w:space="0" w:color="auto"/>
              <w:bottom w:val="double" w:sz="4" w:space="0" w:color="auto"/>
            </w:tcBorders>
          </w:tcPr>
          <w:p w14:paraId="26F8E069" w14:textId="77777777" w:rsidR="00980D3B" w:rsidRDefault="00980D3B">
            <w:pPr>
              <w:pStyle w:val="ComponentTableBody"/>
            </w:pPr>
          </w:p>
        </w:tc>
      </w:tr>
    </w:tbl>
    <w:p w14:paraId="2627BC80" w14:textId="77777777" w:rsidR="00980D3B" w:rsidRDefault="00980D3B">
      <w:pPr>
        <w:pStyle w:val="Note"/>
        <w:tabs>
          <w:tab w:val="left" w:pos="1440"/>
        </w:tabs>
        <w:rPr>
          <w:snapToGrid w:val="0"/>
        </w:rPr>
      </w:pPr>
      <w:r>
        <w:rPr>
          <w:rStyle w:val="Strong"/>
        </w:rPr>
        <w:t>Maximum Length:</w:t>
      </w:r>
      <w:r>
        <w:t xml:space="preserve"> Varies - dependent on length of longest code in code set.</w:t>
      </w:r>
    </w:p>
    <w:p w14:paraId="5D774C18" w14:textId="77777777" w:rsidR="00980D3B" w:rsidRDefault="00980D3B">
      <w:pPr>
        <w:pStyle w:val="NormalIndented"/>
      </w:pPr>
      <w:r>
        <w:t>The value of such a field follows the formatting rules for an ST field except that it is drawn from a table of legal values. There shall be an HL7 table number associated with ID data types. An example of an ID field is OBR-25-re</w:t>
      </w:r>
      <w:r>
        <w:rPr>
          <w:rStyle w:val="HyperlinkText"/>
        </w:rPr>
        <w:t>sult status</w:t>
      </w:r>
      <w:r>
        <w:t>. This data type should be used only for HL7 tables (see Section 2.5.3.6 -Table). The reverse is not true, since in some circumstances it is more appropriate to use the CNE or CWE data type for HL7 t</w:t>
      </w:r>
      <w:r>
        <w:t>a</w:t>
      </w:r>
      <w:r>
        <w:t>bles.</w:t>
      </w:r>
    </w:p>
    <w:bookmarkStart w:id="855" w:name="_Ref358257785"/>
    <w:bookmarkStart w:id="856" w:name="_Toc359236022"/>
    <w:p w14:paraId="44AF2D81" w14:textId="77777777" w:rsidR="00980D3B" w:rsidRDefault="00980D3B">
      <w:pPr>
        <w:pStyle w:val="Heading3"/>
      </w:pPr>
      <w:r>
        <w:fldChar w:fldCharType="begin"/>
      </w:r>
      <w:r>
        <w:instrText xml:space="preserve"> XE "IS" </w:instrText>
      </w:r>
      <w:r>
        <w:fldChar w:fldCharType="end"/>
      </w:r>
      <w:r>
        <w:fldChar w:fldCharType="begin"/>
      </w:r>
      <w:r>
        <w:instrText xml:space="preserve"> XE "Data types: IS" </w:instrText>
      </w:r>
      <w:r>
        <w:fldChar w:fldCharType="end"/>
      </w:r>
      <w:bookmarkStart w:id="857" w:name="_Ref485531394"/>
      <w:bookmarkStart w:id="858" w:name="_Toc498145979"/>
      <w:bookmarkStart w:id="859" w:name="_Toc527864548"/>
      <w:bookmarkStart w:id="860" w:name="_Toc527866020"/>
      <w:bookmarkStart w:id="861" w:name="_Toc528481891"/>
      <w:bookmarkStart w:id="862" w:name="_Toc528482396"/>
      <w:bookmarkStart w:id="863" w:name="_Toc528482695"/>
      <w:bookmarkStart w:id="864" w:name="_Toc528482820"/>
      <w:bookmarkStart w:id="865" w:name="_Toc528486128"/>
      <w:bookmarkStart w:id="866" w:name="_Toc536689745"/>
      <w:bookmarkStart w:id="867" w:name="_Toc496490"/>
      <w:bookmarkStart w:id="868" w:name="_Toc524837"/>
      <w:bookmarkStart w:id="869" w:name="_Toc1802420"/>
      <w:bookmarkStart w:id="870" w:name="_Toc22448415"/>
      <w:bookmarkStart w:id="871" w:name="_Toc22697607"/>
      <w:bookmarkStart w:id="872" w:name="_Toc24273642"/>
      <w:r>
        <w:t>IS - coded value for user-defined tables</w:t>
      </w:r>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p>
    <w:p w14:paraId="0F718036" w14:textId="77777777" w:rsidR="00980D3B" w:rsidRDefault="00980D3B">
      <w:pPr>
        <w:pStyle w:val="ComponentTableCaption"/>
      </w:pPr>
      <w:bookmarkStart w:id="873" w:name="IS"/>
      <w:r>
        <w:t>HL7 Component Table - IS – String Data</w:t>
      </w:r>
      <w:r>
        <w:fldChar w:fldCharType="begin"/>
      </w:r>
      <w:r>
        <w:instrText xml:space="preserve"> XE "HL7 Component Table - IS" </w:instrText>
      </w:r>
      <w:r>
        <w:fldChar w:fldCharType="end"/>
      </w:r>
      <w:bookmarkEnd w:id="87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D71947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0506300"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6F2A022"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54F62DD7"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034963C1"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3184A40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8947961"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30165D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7ADB124" w14:textId="77777777" w:rsidR="00980D3B" w:rsidRDefault="00980D3B">
            <w:pPr>
              <w:pStyle w:val="ComponentTableHeader"/>
              <w:jc w:val="left"/>
              <w:rPr>
                <w:b w:val="0"/>
                <w:lang w:val="fr-FR"/>
              </w:rPr>
            </w:pPr>
            <w:r>
              <w:rPr>
                <w:lang w:val="fr-FR"/>
              </w:rPr>
              <w:t>SEC.REF.</w:t>
            </w:r>
          </w:p>
        </w:tc>
      </w:tr>
      <w:tr w:rsidR="00980D3B" w14:paraId="1F44D08E"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959504D" w14:textId="77777777" w:rsidR="00980D3B" w:rsidRDefault="00980D3B">
            <w:pPr>
              <w:pStyle w:val="ComponentTableBody"/>
              <w:rPr>
                <w:lang w:val="fr-FR"/>
              </w:rPr>
            </w:pPr>
          </w:p>
        </w:tc>
        <w:tc>
          <w:tcPr>
            <w:tcW w:w="576" w:type="dxa"/>
            <w:tcBorders>
              <w:top w:val="single" w:sz="4" w:space="0" w:color="auto"/>
              <w:bottom w:val="double" w:sz="4" w:space="0" w:color="auto"/>
            </w:tcBorders>
          </w:tcPr>
          <w:p w14:paraId="526A8738" w14:textId="77777777" w:rsidR="00980D3B" w:rsidRDefault="00980D3B">
            <w:pPr>
              <w:pStyle w:val="ComponentTableBody"/>
            </w:pPr>
            <w:r>
              <w:t>20</w:t>
            </w:r>
          </w:p>
        </w:tc>
        <w:tc>
          <w:tcPr>
            <w:tcW w:w="720" w:type="dxa"/>
            <w:tcBorders>
              <w:top w:val="single" w:sz="4" w:space="0" w:color="auto"/>
              <w:bottom w:val="double" w:sz="4" w:space="0" w:color="auto"/>
            </w:tcBorders>
          </w:tcPr>
          <w:p w14:paraId="5BD242BD" w14:textId="77777777" w:rsidR="00980D3B" w:rsidRDefault="00980D3B">
            <w:pPr>
              <w:pStyle w:val="ComponentTableBody"/>
            </w:pPr>
          </w:p>
        </w:tc>
        <w:tc>
          <w:tcPr>
            <w:tcW w:w="576" w:type="dxa"/>
            <w:tcBorders>
              <w:top w:val="single" w:sz="4" w:space="0" w:color="auto"/>
              <w:bottom w:val="double" w:sz="4" w:space="0" w:color="auto"/>
            </w:tcBorders>
          </w:tcPr>
          <w:p w14:paraId="2C572CDF" w14:textId="77777777" w:rsidR="00980D3B" w:rsidRDefault="00980D3B">
            <w:pPr>
              <w:pStyle w:val="ComponentTableBody"/>
            </w:pPr>
          </w:p>
        </w:tc>
        <w:tc>
          <w:tcPr>
            <w:tcW w:w="720" w:type="dxa"/>
            <w:tcBorders>
              <w:top w:val="single" w:sz="4" w:space="0" w:color="auto"/>
              <w:bottom w:val="double" w:sz="4" w:space="0" w:color="auto"/>
            </w:tcBorders>
          </w:tcPr>
          <w:p w14:paraId="2761232E" w14:textId="77777777" w:rsidR="00980D3B" w:rsidRDefault="00980D3B">
            <w:pPr>
              <w:pStyle w:val="ComponentTableBody"/>
            </w:pPr>
          </w:p>
        </w:tc>
        <w:tc>
          <w:tcPr>
            <w:tcW w:w="2880" w:type="dxa"/>
            <w:tcBorders>
              <w:top w:val="single" w:sz="4" w:space="0" w:color="auto"/>
              <w:bottom w:val="double" w:sz="4" w:space="0" w:color="auto"/>
            </w:tcBorders>
          </w:tcPr>
          <w:p w14:paraId="548F7014" w14:textId="77777777" w:rsidR="00980D3B" w:rsidRDefault="00980D3B">
            <w:pPr>
              <w:pStyle w:val="ComponentTableBody"/>
              <w:jc w:val="left"/>
            </w:pPr>
            <w:r>
              <w:t>Coded Value for User-Defined Tables</w:t>
            </w:r>
          </w:p>
        </w:tc>
        <w:tc>
          <w:tcPr>
            <w:tcW w:w="1440" w:type="dxa"/>
            <w:tcBorders>
              <w:top w:val="single" w:sz="4" w:space="0" w:color="auto"/>
              <w:bottom w:val="double" w:sz="4" w:space="0" w:color="auto"/>
            </w:tcBorders>
          </w:tcPr>
          <w:p w14:paraId="1DCB9D56" w14:textId="77777777" w:rsidR="00980D3B" w:rsidRDefault="00980D3B">
            <w:pPr>
              <w:pStyle w:val="ComponentTableBody"/>
              <w:jc w:val="left"/>
            </w:pPr>
          </w:p>
        </w:tc>
        <w:tc>
          <w:tcPr>
            <w:tcW w:w="1008" w:type="dxa"/>
            <w:tcBorders>
              <w:top w:val="single" w:sz="4" w:space="0" w:color="auto"/>
              <w:bottom w:val="double" w:sz="4" w:space="0" w:color="auto"/>
            </w:tcBorders>
          </w:tcPr>
          <w:p w14:paraId="275FBF90" w14:textId="77777777" w:rsidR="00980D3B" w:rsidRDefault="00980D3B">
            <w:pPr>
              <w:pStyle w:val="ComponentTableBody"/>
            </w:pPr>
          </w:p>
        </w:tc>
      </w:tr>
    </w:tbl>
    <w:p w14:paraId="2E0197E0" w14:textId="77777777" w:rsidR="00980D3B" w:rsidRDefault="00980D3B">
      <w:pPr>
        <w:pStyle w:val="Note"/>
      </w:pPr>
      <w:r>
        <w:rPr>
          <w:rStyle w:val="Strong"/>
        </w:rPr>
        <w:t>Maximum Length:</w:t>
      </w:r>
      <w:r>
        <w:t xml:space="preserve"> 20</w:t>
      </w:r>
    </w:p>
    <w:p w14:paraId="0E2C405F" w14:textId="77777777" w:rsidR="00980D3B" w:rsidRDefault="00980D3B">
      <w:pPr>
        <w:pStyle w:val="NormalIndented"/>
      </w:pPr>
      <w:r>
        <w:t>The value of such a field follows the formatting rules for a ST field except that it is drawn from a site-defined (or user-defined) table of legal values. There shall be an HL7 table number associated with IS data types. An example of an IS field is the Event reason code defined in Section 3.3.1.4, "Event reason code". This data type should be used only for user-defined tables (see Section 2.5.3.6 - Table). The reverse is not true, since in some circumstances, it is more appropriate to use the CWE data type for user-defined t</w:t>
      </w:r>
      <w:r>
        <w:t>a</w:t>
      </w:r>
      <w:r>
        <w:t>bles.</w:t>
      </w:r>
    </w:p>
    <w:bookmarkStart w:id="874" w:name="_Ref371387450"/>
    <w:p w14:paraId="52AE47BD" w14:textId="77777777" w:rsidR="00980D3B" w:rsidRDefault="00980D3B">
      <w:pPr>
        <w:pStyle w:val="Heading3"/>
      </w:pPr>
      <w:r>
        <w:fldChar w:fldCharType="begin"/>
      </w:r>
      <w:r>
        <w:instrText xml:space="preserve"> XE "JCC" </w:instrText>
      </w:r>
      <w:r>
        <w:fldChar w:fldCharType="end"/>
      </w:r>
      <w:r>
        <w:fldChar w:fldCharType="begin"/>
      </w:r>
      <w:r>
        <w:instrText xml:space="preserve"> XE "Data types: JCC" </w:instrText>
      </w:r>
      <w:r>
        <w:fldChar w:fldCharType="end"/>
      </w:r>
      <w:bookmarkStart w:id="875" w:name="_Ref485531425"/>
      <w:bookmarkStart w:id="876" w:name="_Toc498145980"/>
      <w:bookmarkStart w:id="877" w:name="_Toc527864549"/>
      <w:bookmarkStart w:id="878" w:name="_Toc527866021"/>
      <w:bookmarkStart w:id="879" w:name="_Toc528481892"/>
      <w:bookmarkStart w:id="880" w:name="_Toc528482397"/>
      <w:bookmarkStart w:id="881" w:name="_Toc528482696"/>
      <w:bookmarkStart w:id="882" w:name="_Toc528482821"/>
      <w:bookmarkStart w:id="883" w:name="_Toc528486129"/>
      <w:bookmarkStart w:id="884" w:name="_Toc536689746"/>
      <w:bookmarkStart w:id="885" w:name="_Toc496491"/>
      <w:bookmarkStart w:id="886" w:name="_Toc524838"/>
      <w:bookmarkStart w:id="887" w:name="_Toc1802421"/>
      <w:bookmarkStart w:id="888" w:name="_Toc22448416"/>
      <w:bookmarkStart w:id="889" w:name="_Toc22697608"/>
      <w:bookmarkStart w:id="890" w:name="_Toc24273643"/>
      <w:r>
        <w:t>JCC - job code/class</w:t>
      </w:r>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03030597" w14:textId="77777777" w:rsidR="00980D3B" w:rsidRDefault="00980D3B">
      <w:pPr>
        <w:pStyle w:val="ComponentTableCaption"/>
      </w:pPr>
      <w:bookmarkStart w:id="891" w:name="JCC"/>
      <w:r>
        <w:t xml:space="preserve">HL7 Component Table - JCC– Job Code/Class </w:t>
      </w:r>
      <w:r>
        <w:fldChar w:fldCharType="begin"/>
      </w:r>
      <w:r>
        <w:instrText xml:space="preserve"> XE "HL7 Component Table - JCC" </w:instrText>
      </w:r>
      <w:r>
        <w:fldChar w:fldCharType="end"/>
      </w:r>
      <w:bookmarkEnd w:id="89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B51C6F9"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5FA22DC"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081823D3"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21230E3A"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58E57FDD"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7673559"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D767F08"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5F43EBB"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16176A32" w14:textId="77777777" w:rsidR="00980D3B" w:rsidRDefault="00980D3B">
            <w:pPr>
              <w:pStyle w:val="ComponentTableHeader"/>
              <w:rPr>
                <w:b w:val="0"/>
              </w:rPr>
            </w:pPr>
            <w:r>
              <w:t>SEC.REF.</w:t>
            </w:r>
          </w:p>
        </w:tc>
      </w:tr>
      <w:tr w:rsidR="00980D3B" w14:paraId="3309043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B4B0AE3" w14:textId="77777777" w:rsidR="00980D3B" w:rsidRDefault="00980D3B">
            <w:pPr>
              <w:pStyle w:val="ComponentTableBody"/>
            </w:pPr>
            <w:r>
              <w:t>1</w:t>
            </w:r>
          </w:p>
        </w:tc>
        <w:tc>
          <w:tcPr>
            <w:tcW w:w="576" w:type="dxa"/>
            <w:tcBorders>
              <w:top w:val="single" w:sz="4" w:space="0" w:color="auto"/>
              <w:bottom w:val="single" w:sz="4" w:space="0" w:color="auto"/>
            </w:tcBorders>
          </w:tcPr>
          <w:p w14:paraId="78ED646D" w14:textId="77777777" w:rsidR="00980D3B" w:rsidRDefault="00980D3B">
            <w:pPr>
              <w:pStyle w:val="ComponentTableBody"/>
            </w:pPr>
            <w:r>
              <w:t>20</w:t>
            </w:r>
          </w:p>
        </w:tc>
        <w:tc>
          <w:tcPr>
            <w:tcW w:w="720" w:type="dxa"/>
            <w:tcBorders>
              <w:top w:val="single" w:sz="4" w:space="0" w:color="auto"/>
              <w:bottom w:val="single" w:sz="4" w:space="0" w:color="auto"/>
            </w:tcBorders>
          </w:tcPr>
          <w:p w14:paraId="4632B21E" w14:textId="77777777" w:rsidR="00980D3B" w:rsidRDefault="00980D3B">
            <w:pPr>
              <w:pStyle w:val="ComponentTableBody"/>
            </w:pPr>
            <w:r>
              <w:t>IS</w:t>
            </w:r>
          </w:p>
        </w:tc>
        <w:tc>
          <w:tcPr>
            <w:tcW w:w="576" w:type="dxa"/>
            <w:tcBorders>
              <w:top w:val="single" w:sz="4" w:space="0" w:color="auto"/>
              <w:bottom w:val="single" w:sz="4" w:space="0" w:color="auto"/>
            </w:tcBorders>
          </w:tcPr>
          <w:p w14:paraId="21E800F1" w14:textId="77777777" w:rsidR="00980D3B" w:rsidRDefault="00980D3B">
            <w:pPr>
              <w:pStyle w:val="ComponentTableBody"/>
            </w:pPr>
            <w:r>
              <w:t>O</w:t>
            </w:r>
          </w:p>
        </w:tc>
        <w:tc>
          <w:tcPr>
            <w:tcW w:w="720" w:type="dxa"/>
            <w:tcBorders>
              <w:top w:val="single" w:sz="4" w:space="0" w:color="auto"/>
              <w:bottom w:val="single" w:sz="4" w:space="0" w:color="auto"/>
            </w:tcBorders>
          </w:tcPr>
          <w:p w14:paraId="5C78E16F" w14:textId="77777777" w:rsidR="00980D3B" w:rsidRDefault="00980D3B">
            <w:pPr>
              <w:pStyle w:val="ComponentTableBody"/>
            </w:pPr>
            <w:r>
              <w:t>0327</w:t>
            </w:r>
          </w:p>
        </w:tc>
        <w:tc>
          <w:tcPr>
            <w:tcW w:w="2880" w:type="dxa"/>
            <w:tcBorders>
              <w:top w:val="single" w:sz="4" w:space="0" w:color="auto"/>
              <w:bottom w:val="single" w:sz="4" w:space="0" w:color="auto"/>
            </w:tcBorders>
          </w:tcPr>
          <w:p w14:paraId="246D4EE5" w14:textId="77777777" w:rsidR="00980D3B" w:rsidRDefault="00980D3B">
            <w:pPr>
              <w:pStyle w:val="ComponentTableBody"/>
              <w:jc w:val="left"/>
            </w:pPr>
            <w:r>
              <w:t>Job Code</w:t>
            </w:r>
          </w:p>
        </w:tc>
        <w:tc>
          <w:tcPr>
            <w:tcW w:w="1440" w:type="dxa"/>
            <w:tcBorders>
              <w:top w:val="single" w:sz="4" w:space="0" w:color="auto"/>
              <w:bottom w:val="single" w:sz="4" w:space="0" w:color="auto"/>
            </w:tcBorders>
          </w:tcPr>
          <w:p w14:paraId="10786C6E" w14:textId="77777777" w:rsidR="00980D3B" w:rsidRDefault="00980D3B">
            <w:pPr>
              <w:pStyle w:val="ComponentTableBody"/>
              <w:jc w:val="left"/>
            </w:pPr>
          </w:p>
        </w:tc>
        <w:tc>
          <w:tcPr>
            <w:tcW w:w="1008" w:type="dxa"/>
            <w:tcBorders>
              <w:top w:val="single" w:sz="4" w:space="0" w:color="auto"/>
              <w:bottom w:val="single" w:sz="4" w:space="0" w:color="auto"/>
            </w:tcBorders>
          </w:tcPr>
          <w:p w14:paraId="76E46524"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00A745B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BF3D924" w14:textId="77777777" w:rsidR="00980D3B" w:rsidRDefault="00980D3B">
            <w:pPr>
              <w:pStyle w:val="ComponentTableBody"/>
            </w:pPr>
            <w:r>
              <w:t>2</w:t>
            </w:r>
          </w:p>
        </w:tc>
        <w:tc>
          <w:tcPr>
            <w:tcW w:w="576" w:type="dxa"/>
            <w:tcBorders>
              <w:top w:val="single" w:sz="4" w:space="0" w:color="auto"/>
              <w:bottom w:val="single" w:sz="4" w:space="0" w:color="auto"/>
            </w:tcBorders>
          </w:tcPr>
          <w:p w14:paraId="54DE437F" w14:textId="77777777" w:rsidR="00980D3B" w:rsidRDefault="00980D3B">
            <w:pPr>
              <w:pStyle w:val="ComponentTableBody"/>
            </w:pPr>
            <w:r>
              <w:t>20</w:t>
            </w:r>
          </w:p>
        </w:tc>
        <w:tc>
          <w:tcPr>
            <w:tcW w:w="720" w:type="dxa"/>
            <w:tcBorders>
              <w:top w:val="single" w:sz="4" w:space="0" w:color="auto"/>
              <w:bottom w:val="single" w:sz="4" w:space="0" w:color="auto"/>
            </w:tcBorders>
          </w:tcPr>
          <w:p w14:paraId="6DD03E12" w14:textId="77777777" w:rsidR="00980D3B" w:rsidRDefault="00980D3B">
            <w:pPr>
              <w:pStyle w:val="ComponentTableBody"/>
            </w:pPr>
            <w:r>
              <w:t>IS</w:t>
            </w:r>
          </w:p>
        </w:tc>
        <w:tc>
          <w:tcPr>
            <w:tcW w:w="576" w:type="dxa"/>
            <w:tcBorders>
              <w:top w:val="single" w:sz="4" w:space="0" w:color="auto"/>
              <w:bottom w:val="single" w:sz="4" w:space="0" w:color="auto"/>
            </w:tcBorders>
          </w:tcPr>
          <w:p w14:paraId="68EA17B2" w14:textId="77777777" w:rsidR="00980D3B" w:rsidRDefault="00980D3B">
            <w:pPr>
              <w:pStyle w:val="ComponentTableBody"/>
            </w:pPr>
            <w:r>
              <w:t>O</w:t>
            </w:r>
          </w:p>
        </w:tc>
        <w:tc>
          <w:tcPr>
            <w:tcW w:w="720" w:type="dxa"/>
            <w:tcBorders>
              <w:top w:val="single" w:sz="4" w:space="0" w:color="auto"/>
              <w:bottom w:val="single" w:sz="4" w:space="0" w:color="auto"/>
            </w:tcBorders>
          </w:tcPr>
          <w:p w14:paraId="779BFBE0" w14:textId="77777777" w:rsidR="00980D3B" w:rsidRDefault="00980D3B">
            <w:pPr>
              <w:pStyle w:val="ComponentTableBody"/>
            </w:pPr>
            <w:r>
              <w:t>0328</w:t>
            </w:r>
          </w:p>
        </w:tc>
        <w:tc>
          <w:tcPr>
            <w:tcW w:w="2880" w:type="dxa"/>
            <w:tcBorders>
              <w:top w:val="single" w:sz="4" w:space="0" w:color="auto"/>
              <w:bottom w:val="single" w:sz="4" w:space="0" w:color="auto"/>
            </w:tcBorders>
          </w:tcPr>
          <w:p w14:paraId="361AB603" w14:textId="77777777" w:rsidR="00980D3B" w:rsidRDefault="00980D3B">
            <w:pPr>
              <w:pStyle w:val="ComponentTableBody"/>
              <w:jc w:val="left"/>
            </w:pPr>
            <w:r>
              <w:t>Job Class</w:t>
            </w:r>
          </w:p>
        </w:tc>
        <w:tc>
          <w:tcPr>
            <w:tcW w:w="1440" w:type="dxa"/>
            <w:tcBorders>
              <w:top w:val="single" w:sz="4" w:space="0" w:color="auto"/>
              <w:bottom w:val="single" w:sz="4" w:space="0" w:color="auto"/>
            </w:tcBorders>
          </w:tcPr>
          <w:p w14:paraId="39C571D3" w14:textId="77777777" w:rsidR="00980D3B" w:rsidRDefault="00980D3B">
            <w:pPr>
              <w:pStyle w:val="ComponentTableBody"/>
              <w:jc w:val="left"/>
            </w:pPr>
          </w:p>
        </w:tc>
        <w:tc>
          <w:tcPr>
            <w:tcW w:w="1008" w:type="dxa"/>
            <w:tcBorders>
              <w:top w:val="single" w:sz="4" w:space="0" w:color="auto"/>
              <w:bottom w:val="single" w:sz="4" w:space="0" w:color="auto"/>
            </w:tcBorders>
          </w:tcPr>
          <w:p w14:paraId="66AC723C"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5F1E6131"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C2914E8" w14:textId="77777777" w:rsidR="00980D3B" w:rsidRDefault="00980D3B">
            <w:pPr>
              <w:pStyle w:val="ComponentTableBody"/>
            </w:pPr>
            <w:r>
              <w:t>3</w:t>
            </w:r>
          </w:p>
        </w:tc>
        <w:tc>
          <w:tcPr>
            <w:tcW w:w="576" w:type="dxa"/>
            <w:tcBorders>
              <w:top w:val="single" w:sz="4" w:space="0" w:color="auto"/>
              <w:bottom w:val="double" w:sz="4" w:space="0" w:color="auto"/>
            </w:tcBorders>
          </w:tcPr>
          <w:p w14:paraId="3F13C2F4" w14:textId="77777777" w:rsidR="00980D3B" w:rsidRDefault="00980D3B">
            <w:pPr>
              <w:pStyle w:val="ComponentTableBody"/>
            </w:pPr>
            <w:r>
              <w:t>250</w:t>
            </w:r>
          </w:p>
        </w:tc>
        <w:tc>
          <w:tcPr>
            <w:tcW w:w="720" w:type="dxa"/>
            <w:tcBorders>
              <w:top w:val="single" w:sz="4" w:space="0" w:color="auto"/>
              <w:bottom w:val="double" w:sz="4" w:space="0" w:color="auto"/>
            </w:tcBorders>
          </w:tcPr>
          <w:p w14:paraId="742AD23B" w14:textId="77777777" w:rsidR="00980D3B" w:rsidRDefault="00980D3B">
            <w:pPr>
              <w:pStyle w:val="ComponentTableBody"/>
            </w:pPr>
            <w:r>
              <w:t>TX</w:t>
            </w:r>
          </w:p>
        </w:tc>
        <w:tc>
          <w:tcPr>
            <w:tcW w:w="576" w:type="dxa"/>
            <w:tcBorders>
              <w:top w:val="single" w:sz="4" w:space="0" w:color="auto"/>
              <w:bottom w:val="double" w:sz="4" w:space="0" w:color="auto"/>
            </w:tcBorders>
          </w:tcPr>
          <w:p w14:paraId="29D023CF" w14:textId="77777777" w:rsidR="00980D3B" w:rsidRDefault="00980D3B">
            <w:pPr>
              <w:pStyle w:val="ComponentTableBody"/>
            </w:pPr>
            <w:r>
              <w:t>O</w:t>
            </w:r>
          </w:p>
        </w:tc>
        <w:tc>
          <w:tcPr>
            <w:tcW w:w="720" w:type="dxa"/>
            <w:tcBorders>
              <w:top w:val="single" w:sz="4" w:space="0" w:color="auto"/>
              <w:bottom w:val="double" w:sz="4" w:space="0" w:color="auto"/>
            </w:tcBorders>
          </w:tcPr>
          <w:p w14:paraId="30FA9823" w14:textId="77777777" w:rsidR="00980D3B" w:rsidRDefault="00980D3B">
            <w:pPr>
              <w:pStyle w:val="ComponentTableBody"/>
            </w:pPr>
          </w:p>
        </w:tc>
        <w:tc>
          <w:tcPr>
            <w:tcW w:w="2880" w:type="dxa"/>
            <w:tcBorders>
              <w:top w:val="single" w:sz="4" w:space="0" w:color="auto"/>
              <w:bottom w:val="double" w:sz="4" w:space="0" w:color="auto"/>
            </w:tcBorders>
          </w:tcPr>
          <w:p w14:paraId="18AB4BB0" w14:textId="77777777" w:rsidR="00980D3B" w:rsidRDefault="00980D3B">
            <w:pPr>
              <w:pStyle w:val="ComponentTableBody"/>
              <w:jc w:val="left"/>
            </w:pPr>
            <w:r>
              <w:t>Job Description Text</w:t>
            </w:r>
          </w:p>
        </w:tc>
        <w:tc>
          <w:tcPr>
            <w:tcW w:w="1440" w:type="dxa"/>
            <w:tcBorders>
              <w:top w:val="single" w:sz="4" w:space="0" w:color="auto"/>
              <w:bottom w:val="double" w:sz="4" w:space="0" w:color="auto"/>
            </w:tcBorders>
          </w:tcPr>
          <w:p w14:paraId="7E8351A9" w14:textId="77777777" w:rsidR="00980D3B" w:rsidRDefault="00980D3B">
            <w:pPr>
              <w:pStyle w:val="ComponentTableBody"/>
              <w:jc w:val="left"/>
            </w:pPr>
          </w:p>
        </w:tc>
        <w:tc>
          <w:tcPr>
            <w:tcW w:w="1008" w:type="dxa"/>
            <w:tcBorders>
              <w:top w:val="single" w:sz="4" w:space="0" w:color="auto"/>
              <w:bottom w:val="double" w:sz="4" w:space="0" w:color="auto"/>
            </w:tcBorders>
          </w:tcPr>
          <w:p w14:paraId="0EE0BF7A" w14:textId="77777777" w:rsidR="00980D3B" w:rsidRDefault="00980D3B">
            <w:pPr>
              <w:pStyle w:val="ComponentTableBody"/>
              <w:rPr>
                <w:rStyle w:val="Hyperlink"/>
              </w:rPr>
            </w:pPr>
            <w:r>
              <w:rPr>
                <w:rStyle w:val="Hyperlink"/>
              </w:rPr>
              <w:fldChar w:fldCharType="begin"/>
            </w:r>
            <w:r>
              <w:rPr>
                <w:rStyle w:val="Hyperlink"/>
              </w:rPr>
              <w:instrText xml:space="preserve"> REF _Ref358257603 \r \h </w:instrText>
            </w:r>
            <w:r>
              <w:rPr>
                <w:rStyle w:val="Hyperlink"/>
              </w:rPr>
            </w:r>
            <w:r>
              <w:rPr>
                <w:rStyle w:val="Hyperlink"/>
              </w:rPr>
              <w:instrText xml:space="preserve"> \* MERGEFORMAT </w:instrText>
            </w:r>
            <w:r>
              <w:rPr>
                <w:rStyle w:val="Hyperlink"/>
              </w:rPr>
              <w:fldChar w:fldCharType="separate"/>
            </w:r>
            <w:r>
              <w:rPr>
                <w:rStyle w:val="Hyperlink"/>
              </w:rPr>
              <w:t>2.A.78</w:t>
            </w:r>
            <w:r>
              <w:rPr>
                <w:rStyle w:val="Hyperlink"/>
              </w:rPr>
              <w:fldChar w:fldCharType="end"/>
            </w:r>
          </w:p>
        </w:tc>
      </w:tr>
    </w:tbl>
    <w:p w14:paraId="2B8385A5" w14:textId="77777777" w:rsidR="00980D3B" w:rsidRDefault="00980D3B">
      <w:pPr>
        <w:pStyle w:val="Note"/>
      </w:pPr>
      <w:r>
        <w:t>Maximum Length: 292</w:t>
      </w:r>
    </w:p>
    <w:p w14:paraId="6FAAD38B" w14:textId="77777777" w:rsidR="00980D3B" w:rsidRDefault="00980D3B">
      <w:pPr>
        <w:pStyle w:val="NormalIndented"/>
      </w:pPr>
      <w:r>
        <w:t>Example 1: Codified job (where 1 represents the code for Administrator and F repr</w:t>
      </w:r>
      <w:r>
        <w:t>e</w:t>
      </w:r>
      <w:r>
        <w:t>sents full time)</w:t>
      </w:r>
    </w:p>
    <w:p w14:paraId="07827C14" w14:textId="77777777" w:rsidR="00980D3B" w:rsidRDefault="00980D3B">
      <w:pPr>
        <w:pStyle w:val="Example"/>
        <w:rPr>
          <w:noProof w:val="0"/>
        </w:rPr>
      </w:pPr>
      <w:r>
        <w:rPr>
          <w:noProof w:val="0"/>
        </w:rPr>
        <w:t>|1^F^Administrator|</w:t>
      </w:r>
    </w:p>
    <w:p w14:paraId="33DEB30E" w14:textId="77777777" w:rsidR="00980D3B" w:rsidRDefault="00980D3B">
      <w:pPr>
        <w:pStyle w:val="NormalIndented"/>
      </w:pPr>
      <w:r>
        <w:t>Example 2: Uncodified job (where job codes are not codified and PT represents part time)</w:t>
      </w:r>
    </w:p>
    <w:p w14:paraId="0187E4E0" w14:textId="77777777" w:rsidR="00980D3B" w:rsidRDefault="00980D3B">
      <w:pPr>
        <w:pStyle w:val="Example"/>
        <w:rPr>
          <w:noProof w:val="0"/>
        </w:rPr>
      </w:pPr>
      <w:r>
        <w:rPr>
          <w:noProof w:val="0"/>
        </w:rPr>
        <w:t>|^PT^Analyst|.</w:t>
      </w:r>
    </w:p>
    <w:p w14:paraId="55640F1C" w14:textId="77777777" w:rsidR="00980D3B" w:rsidRDefault="00980D3B">
      <w:pPr>
        <w:pStyle w:val="Heading4"/>
        <w:rPr>
          <w:vanish/>
        </w:rPr>
      </w:pPr>
      <w:r>
        <w:rPr>
          <w:vanish/>
        </w:rPr>
        <w:t>hiddentext</w:t>
      </w:r>
    </w:p>
    <w:p w14:paraId="7AA485AD" w14:textId="77777777" w:rsidR="00980D3B" w:rsidRDefault="00980D3B">
      <w:pPr>
        <w:pStyle w:val="Heading4"/>
      </w:pPr>
      <w:bookmarkStart w:id="892" w:name="_Toc498145981"/>
      <w:bookmarkStart w:id="893" w:name="_Toc527864550"/>
      <w:bookmarkStart w:id="894" w:name="_Toc527866022"/>
      <w:r>
        <w:t>Job Code (IS)</w:t>
      </w:r>
      <w:bookmarkEnd w:id="892"/>
      <w:bookmarkEnd w:id="893"/>
      <w:bookmarkEnd w:id="894"/>
    </w:p>
    <w:p w14:paraId="14A947B8" w14:textId="77777777" w:rsidR="00980D3B" w:rsidRDefault="00980D3B">
      <w:pPr>
        <w:pStyle w:val="NormalIndented"/>
      </w:pPr>
      <w:r>
        <w:t xml:space="preserve">This component contains the person’s job code. </w:t>
      </w:r>
      <w:hyperlink w:anchor="HL70327" w:history="1">
        <w:r>
          <w:rPr>
            <w:rStyle w:val="HyperlinkText"/>
          </w:rPr>
          <w:t>User-defined Table 0</w:t>
        </w:r>
        <w:bookmarkStart w:id="895" w:name="_Hlt478464527"/>
        <w:r>
          <w:rPr>
            <w:rStyle w:val="HyperlinkText"/>
          </w:rPr>
          <w:t>327</w:t>
        </w:r>
        <w:bookmarkEnd w:id="895"/>
        <w:r>
          <w:rPr>
            <w:rStyle w:val="HyperlinkText"/>
          </w:rPr>
          <w:t xml:space="preserve"> - Job code</w:t>
        </w:r>
      </w:hyperlink>
      <w:r>
        <w:t xml:space="preserve"> is used as the HL7 identifier for the user-defined table of values for this component.</w:t>
      </w:r>
    </w:p>
    <w:p w14:paraId="3D3119B6" w14:textId="77777777" w:rsidR="00980D3B" w:rsidRDefault="00980D3B">
      <w:pPr>
        <w:pStyle w:val="UserTableCaption"/>
      </w:pPr>
      <w:r>
        <w:lastRenderedPageBreak/>
        <w:t>User-defined Table 0327 – Job code</w:t>
      </w:r>
      <w:bookmarkStart w:id="896" w:name="HL70327"/>
      <w:bookmarkEnd w:id="896"/>
      <w:r>
        <w:fldChar w:fldCharType="begin"/>
      </w:r>
      <w:r>
        <w:instrText xml:space="preserve"> XE "User-defined table 0327 – Job code"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3CF9A9F9"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1FB439FB"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60210402"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6DA3B8E9" w14:textId="77777777" w:rsidR="00980D3B" w:rsidRDefault="00980D3B">
            <w:pPr>
              <w:pStyle w:val="UserTableHeader"/>
              <w:rPr>
                <w:lang w:val="fr-FR"/>
              </w:rPr>
            </w:pPr>
            <w:r>
              <w:rPr>
                <w:lang w:val="fr-FR"/>
              </w:rPr>
              <w:t>Comment</w:t>
            </w:r>
          </w:p>
        </w:tc>
      </w:tr>
      <w:tr w:rsidR="00980D3B" w14:paraId="6FF6B28D"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50FA7B84" w14:textId="77777777" w:rsidR="00980D3B" w:rsidRDefault="00980D3B">
            <w:pPr>
              <w:pStyle w:val="UserTableBody"/>
              <w:jc w:val="center"/>
              <w:rPr>
                <w:lang w:val="fr-FR"/>
              </w:rPr>
            </w:pPr>
          </w:p>
        </w:tc>
        <w:tc>
          <w:tcPr>
            <w:tcW w:w="3600" w:type="dxa"/>
            <w:tcBorders>
              <w:top w:val="single" w:sz="6" w:space="0" w:color="auto"/>
              <w:bottom w:val="single" w:sz="12" w:space="0" w:color="auto"/>
            </w:tcBorders>
          </w:tcPr>
          <w:p w14:paraId="34614A6D"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1370F86A" w14:textId="77777777" w:rsidR="00980D3B" w:rsidRDefault="00980D3B">
            <w:pPr>
              <w:pStyle w:val="UserTableBody"/>
            </w:pPr>
          </w:p>
        </w:tc>
      </w:tr>
    </w:tbl>
    <w:p w14:paraId="662CC654" w14:textId="77777777" w:rsidR="00980D3B" w:rsidRDefault="00980D3B">
      <w:pPr>
        <w:pStyle w:val="Heading4"/>
      </w:pPr>
      <w:bookmarkStart w:id="897" w:name="_Toc498145982"/>
      <w:bookmarkStart w:id="898" w:name="_Toc527864551"/>
      <w:bookmarkStart w:id="899" w:name="_Toc527866023"/>
      <w:r>
        <w:t>Job Class (IS)</w:t>
      </w:r>
      <w:bookmarkEnd w:id="897"/>
      <w:bookmarkEnd w:id="898"/>
      <w:bookmarkEnd w:id="899"/>
    </w:p>
    <w:p w14:paraId="5EC16F23" w14:textId="77777777" w:rsidR="00980D3B" w:rsidRDefault="00980D3B">
      <w:pPr>
        <w:pStyle w:val="NormalIndented"/>
      </w:pPr>
      <w:r>
        <w:t xml:space="preserve">This component contains the person’s employee classification. Refer to </w:t>
      </w:r>
      <w:hyperlink w:anchor="HL70328" w:history="1">
        <w:r>
          <w:rPr>
            <w:rStyle w:val="HyperlinkText"/>
          </w:rPr>
          <w:t>User-defined Table 0328 - E</w:t>
        </w:r>
        <w:r>
          <w:rPr>
            <w:rStyle w:val="HyperlinkText"/>
          </w:rPr>
          <w:t>m</w:t>
        </w:r>
        <w:r>
          <w:rPr>
            <w:rStyle w:val="HyperlinkText"/>
          </w:rPr>
          <w:t>ployee classification</w:t>
        </w:r>
      </w:hyperlink>
      <w:r>
        <w:t xml:space="preserve"> for suggested values.</w:t>
      </w:r>
    </w:p>
    <w:p w14:paraId="3DD17DC3" w14:textId="77777777" w:rsidR="00980D3B" w:rsidRDefault="00980D3B">
      <w:pPr>
        <w:pStyle w:val="UserTableCaption"/>
      </w:pPr>
      <w:r>
        <w:t>User-defined Table 0328 – Employee classification</w:t>
      </w:r>
      <w:bookmarkStart w:id="900" w:name="HL70328"/>
      <w:bookmarkEnd w:id="900"/>
      <w:r>
        <w:fldChar w:fldCharType="begin"/>
      </w:r>
      <w:r>
        <w:instrText xml:space="preserve"> XE "User-defined table 0328 – Employee classification"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2DFFAE4B"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28D278D5"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2D7258CC"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16C566A6" w14:textId="77777777" w:rsidR="00980D3B" w:rsidRDefault="00980D3B">
            <w:pPr>
              <w:pStyle w:val="UserTableHeader"/>
              <w:rPr>
                <w:lang w:val="fr-FR"/>
              </w:rPr>
            </w:pPr>
            <w:r>
              <w:rPr>
                <w:lang w:val="fr-FR"/>
              </w:rPr>
              <w:t>Comment</w:t>
            </w:r>
          </w:p>
        </w:tc>
      </w:tr>
      <w:tr w:rsidR="00980D3B" w14:paraId="380B599A"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44CE51BB" w14:textId="77777777" w:rsidR="00980D3B" w:rsidRDefault="00980D3B">
            <w:pPr>
              <w:pStyle w:val="UserTableBody"/>
              <w:jc w:val="center"/>
              <w:rPr>
                <w:lang w:val="fr-FR"/>
              </w:rPr>
            </w:pPr>
          </w:p>
        </w:tc>
        <w:tc>
          <w:tcPr>
            <w:tcW w:w="3600" w:type="dxa"/>
            <w:tcBorders>
              <w:top w:val="single" w:sz="6" w:space="0" w:color="auto"/>
              <w:bottom w:val="single" w:sz="12" w:space="0" w:color="auto"/>
            </w:tcBorders>
          </w:tcPr>
          <w:p w14:paraId="3A224EA6"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512FF65E" w14:textId="77777777" w:rsidR="00980D3B" w:rsidRDefault="00980D3B">
            <w:pPr>
              <w:pStyle w:val="UserTableBody"/>
            </w:pPr>
          </w:p>
        </w:tc>
      </w:tr>
    </w:tbl>
    <w:p w14:paraId="2679408A" w14:textId="77777777" w:rsidR="00980D3B" w:rsidRDefault="00980D3B">
      <w:pPr>
        <w:pStyle w:val="Heading4"/>
      </w:pPr>
      <w:r>
        <w:t>Job Description Text (TX)</w:t>
      </w:r>
    </w:p>
    <w:p w14:paraId="14ADAE93" w14:textId="77777777" w:rsidR="00980D3B" w:rsidRDefault="00980D3B">
      <w:pPr>
        <w:pStyle w:val="NormalIndented"/>
      </w:pPr>
      <w:r>
        <w:t>This component contains the text of the job description. This will accommodate systems where job d</w:t>
      </w:r>
      <w:r>
        <w:t>e</w:t>
      </w:r>
      <w:r>
        <w:t>scriptions are not codified.</w:t>
      </w:r>
    </w:p>
    <w:p w14:paraId="660EF8F8" w14:textId="77777777" w:rsidR="00980D3B" w:rsidRDefault="00980D3B">
      <w:pPr>
        <w:pStyle w:val="Heading3"/>
      </w:pPr>
      <w:r>
        <w:fldChar w:fldCharType="begin"/>
      </w:r>
      <w:r>
        <w:instrText>XE "LA1"</w:instrText>
      </w:r>
      <w:r>
        <w:fldChar w:fldCharType="end"/>
      </w:r>
      <w:r>
        <w:fldChar w:fldCharType="begin"/>
      </w:r>
      <w:r>
        <w:instrText>XE "Data types: LA1"</w:instrText>
      </w:r>
      <w:r>
        <w:fldChar w:fldCharType="end"/>
      </w:r>
      <w:r>
        <w:t xml:space="preserve"> </w:t>
      </w:r>
      <w:bookmarkStart w:id="901" w:name="_Ref176056"/>
      <w:bookmarkStart w:id="902" w:name="_Toc496492"/>
      <w:bookmarkStart w:id="903" w:name="_Toc524839"/>
      <w:bookmarkStart w:id="904" w:name="_Toc1802422"/>
      <w:bookmarkStart w:id="905" w:name="_Toc22448417"/>
      <w:bookmarkStart w:id="906" w:name="_Toc22697609"/>
      <w:bookmarkStart w:id="907" w:name="_Toc24273644"/>
      <w:r>
        <w:t>LA1 - location with address variation 1</w:t>
      </w:r>
      <w:bookmarkEnd w:id="901"/>
      <w:bookmarkEnd w:id="902"/>
      <w:bookmarkEnd w:id="903"/>
      <w:bookmarkEnd w:id="904"/>
      <w:bookmarkEnd w:id="905"/>
      <w:bookmarkEnd w:id="906"/>
      <w:bookmarkEnd w:id="907"/>
    </w:p>
    <w:p w14:paraId="67722B71" w14:textId="77777777" w:rsidR="00980D3B" w:rsidRDefault="00980D3B">
      <w:pPr>
        <w:pStyle w:val="ComponentTableCaption"/>
        <w:rPr>
          <w:snapToGrid w:val="0"/>
        </w:rPr>
      </w:pPr>
      <w:bookmarkStart w:id="908" w:name="LA1"/>
      <w:r>
        <w:t xml:space="preserve">HL7 Component Table – LA1 – Location with Address Variation 1 </w:t>
      </w:r>
      <w:r>
        <w:fldChar w:fldCharType="begin"/>
      </w:r>
      <w:r>
        <w:instrText xml:space="preserve"> XE "HL7 Component Table – LA1" </w:instrText>
      </w:r>
      <w:r>
        <w:fldChar w:fldCharType="end"/>
      </w:r>
      <w:bookmarkEnd w:id="90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61179B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1F976BA"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7A4C8DE4"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65EC593D"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37286B47"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24A84EC6"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7E2BC72"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0645C4D"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2535A541" w14:textId="77777777" w:rsidR="00980D3B" w:rsidRDefault="00980D3B">
            <w:pPr>
              <w:pStyle w:val="ComponentTableHeader"/>
              <w:rPr>
                <w:lang w:val="fr-FR"/>
              </w:rPr>
            </w:pPr>
            <w:r>
              <w:rPr>
                <w:lang w:val="fr-FR"/>
              </w:rPr>
              <w:t>SEC.REF.</w:t>
            </w:r>
          </w:p>
        </w:tc>
      </w:tr>
      <w:tr w:rsidR="00980D3B" w14:paraId="1339B4C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77663AD" w14:textId="77777777" w:rsidR="00980D3B" w:rsidRDefault="00980D3B">
            <w:pPr>
              <w:pStyle w:val="ComponentTableBody"/>
            </w:pPr>
            <w:r>
              <w:t>1</w:t>
            </w:r>
          </w:p>
        </w:tc>
        <w:tc>
          <w:tcPr>
            <w:tcW w:w="576" w:type="dxa"/>
            <w:tcBorders>
              <w:top w:val="single" w:sz="4" w:space="0" w:color="auto"/>
              <w:bottom w:val="single" w:sz="4" w:space="0" w:color="auto"/>
            </w:tcBorders>
          </w:tcPr>
          <w:p w14:paraId="53DABEA9" w14:textId="77777777" w:rsidR="00980D3B" w:rsidRDefault="00980D3B">
            <w:pPr>
              <w:pStyle w:val="ComponentTableBody"/>
            </w:pPr>
            <w:r>
              <w:t>20</w:t>
            </w:r>
          </w:p>
        </w:tc>
        <w:tc>
          <w:tcPr>
            <w:tcW w:w="720" w:type="dxa"/>
            <w:tcBorders>
              <w:top w:val="single" w:sz="4" w:space="0" w:color="auto"/>
              <w:bottom w:val="single" w:sz="4" w:space="0" w:color="auto"/>
            </w:tcBorders>
          </w:tcPr>
          <w:p w14:paraId="09D138EF" w14:textId="77777777" w:rsidR="00980D3B" w:rsidRDefault="00980D3B">
            <w:pPr>
              <w:pStyle w:val="ComponentTableBody"/>
            </w:pPr>
            <w:r>
              <w:t>IS</w:t>
            </w:r>
          </w:p>
        </w:tc>
        <w:tc>
          <w:tcPr>
            <w:tcW w:w="576" w:type="dxa"/>
            <w:tcBorders>
              <w:top w:val="single" w:sz="4" w:space="0" w:color="auto"/>
              <w:bottom w:val="single" w:sz="4" w:space="0" w:color="auto"/>
            </w:tcBorders>
          </w:tcPr>
          <w:p w14:paraId="3A81CCA4" w14:textId="77777777" w:rsidR="00980D3B" w:rsidRDefault="00980D3B">
            <w:pPr>
              <w:pStyle w:val="ComponentTableBody"/>
            </w:pPr>
            <w:r>
              <w:t>O</w:t>
            </w:r>
          </w:p>
        </w:tc>
        <w:tc>
          <w:tcPr>
            <w:tcW w:w="720" w:type="dxa"/>
            <w:tcBorders>
              <w:top w:val="single" w:sz="4" w:space="0" w:color="auto"/>
              <w:bottom w:val="single" w:sz="4" w:space="0" w:color="auto"/>
            </w:tcBorders>
          </w:tcPr>
          <w:p w14:paraId="209482AD" w14:textId="77777777" w:rsidR="00980D3B" w:rsidRDefault="00980D3B">
            <w:pPr>
              <w:pStyle w:val="ComponentTableBody"/>
            </w:pPr>
            <w:r>
              <w:t>302</w:t>
            </w:r>
          </w:p>
        </w:tc>
        <w:tc>
          <w:tcPr>
            <w:tcW w:w="2880" w:type="dxa"/>
            <w:tcBorders>
              <w:top w:val="single" w:sz="4" w:space="0" w:color="auto"/>
              <w:bottom w:val="single" w:sz="4" w:space="0" w:color="auto"/>
            </w:tcBorders>
          </w:tcPr>
          <w:p w14:paraId="7C65EB2E" w14:textId="77777777" w:rsidR="00980D3B" w:rsidRDefault="00980D3B">
            <w:pPr>
              <w:pStyle w:val="ComponentTableBody"/>
              <w:jc w:val="left"/>
            </w:pPr>
            <w:r>
              <w:rPr>
                <w:snapToGrid w:val="0"/>
              </w:rPr>
              <w:t>Point of Care</w:t>
            </w:r>
          </w:p>
        </w:tc>
        <w:tc>
          <w:tcPr>
            <w:tcW w:w="1440" w:type="dxa"/>
            <w:tcBorders>
              <w:top w:val="single" w:sz="4" w:space="0" w:color="auto"/>
              <w:bottom w:val="single" w:sz="4" w:space="0" w:color="auto"/>
            </w:tcBorders>
          </w:tcPr>
          <w:p w14:paraId="6CFC36B9" w14:textId="77777777" w:rsidR="00980D3B" w:rsidRDefault="00980D3B">
            <w:pPr>
              <w:pStyle w:val="ComponentTableBody"/>
              <w:jc w:val="left"/>
            </w:pPr>
          </w:p>
        </w:tc>
        <w:tc>
          <w:tcPr>
            <w:tcW w:w="1008" w:type="dxa"/>
            <w:tcBorders>
              <w:top w:val="single" w:sz="4" w:space="0" w:color="auto"/>
              <w:bottom w:val="single" w:sz="4" w:space="0" w:color="auto"/>
            </w:tcBorders>
          </w:tcPr>
          <w:p w14:paraId="22CC5085"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C2B9FD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7D9853F" w14:textId="77777777" w:rsidR="00980D3B" w:rsidRDefault="00980D3B">
            <w:pPr>
              <w:pStyle w:val="ComponentTableBody"/>
            </w:pPr>
            <w:r>
              <w:t>2</w:t>
            </w:r>
          </w:p>
        </w:tc>
        <w:tc>
          <w:tcPr>
            <w:tcW w:w="576" w:type="dxa"/>
            <w:tcBorders>
              <w:top w:val="single" w:sz="4" w:space="0" w:color="auto"/>
              <w:bottom w:val="single" w:sz="4" w:space="0" w:color="auto"/>
            </w:tcBorders>
          </w:tcPr>
          <w:p w14:paraId="5ED98FE3" w14:textId="77777777" w:rsidR="00980D3B" w:rsidRDefault="00980D3B">
            <w:pPr>
              <w:pStyle w:val="ComponentTableBody"/>
            </w:pPr>
            <w:r>
              <w:t>20</w:t>
            </w:r>
          </w:p>
        </w:tc>
        <w:tc>
          <w:tcPr>
            <w:tcW w:w="720" w:type="dxa"/>
            <w:tcBorders>
              <w:top w:val="single" w:sz="4" w:space="0" w:color="auto"/>
              <w:bottom w:val="single" w:sz="4" w:space="0" w:color="auto"/>
            </w:tcBorders>
          </w:tcPr>
          <w:p w14:paraId="5B71D4AD" w14:textId="77777777" w:rsidR="00980D3B" w:rsidRDefault="00980D3B">
            <w:pPr>
              <w:pStyle w:val="ComponentTableBody"/>
            </w:pPr>
            <w:r>
              <w:t>IS</w:t>
            </w:r>
          </w:p>
        </w:tc>
        <w:tc>
          <w:tcPr>
            <w:tcW w:w="576" w:type="dxa"/>
            <w:tcBorders>
              <w:top w:val="single" w:sz="4" w:space="0" w:color="auto"/>
              <w:bottom w:val="single" w:sz="4" w:space="0" w:color="auto"/>
            </w:tcBorders>
          </w:tcPr>
          <w:p w14:paraId="38F8C930" w14:textId="77777777" w:rsidR="00980D3B" w:rsidRDefault="00980D3B">
            <w:pPr>
              <w:pStyle w:val="ComponentTableBody"/>
            </w:pPr>
            <w:r>
              <w:t>O</w:t>
            </w:r>
          </w:p>
        </w:tc>
        <w:tc>
          <w:tcPr>
            <w:tcW w:w="720" w:type="dxa"/>
            <w:tcBorders>
              <w:top w:val="single" w:sz="4" w:space="0" w:color="auto"/>
              <w:bottom w:val="single" w:sz="4" w:space="0" w:color="auto"/>
            </w:tcBorders>
          </w:tcPr>
          <w:p w14:paraId="3B4B1632" w14:textId="77777777" w:rsidR="00980D3B" w:rsidRDefault="00980D3B">
            <w:pPr>
              <w:pStyle w:val="ComponentTableBody"/>
            </w:pPr>
            <w:r>
              <w:t>303</w:t>
            </w:r>
          </w:p>
        </w:tc>
        <w:tc>
          <w:tcPr>
            <w:tcW w:w="2880" w:type="dxa"/>
            <w:tcBorders>
              <w:top w:val="single" w:sz="4" w:space="0" w:color="auto"/>
              <w:bottom w:val="single" w:sz="4" w:space="0" w:color="auto"/>
            </w:tcBorders>
          </w:tcPr>
          <w:p w14:paraId="4A9F5B3F" w14:textId="77777777" w:rsidR="00980D3B" w:rsidRDefault="00980D3B">
            <w:pPr>
              <w:pStyle w:val="ComponentTableBody"/>
              <w:jc w:val="left"/>
            </w:pPr>
            <w:r>
              <w:rPr>
                <w:snapToGrid w:val="0"/>
              </w:rPr>
              <w:t>Room</w:t>
            </w:r>
          </w:p>
        </w:tc>
        <w:tc>
          <w:tcPr>
            <w:tcW w:w="1440" w:type="dxa"/>
            <w:tcBorders>
              <w:top w:val="single" w:sz="4" w:space="0" w:color="auto"/>
              <w:bottom w:val="single" w:sz="4" w:space="0" w:color="auto"/>
            </w:tcBorders>
          </w:tcPr>
          <w:p w14:paraId="5E7C6CFB" w14:textId="77777777" w:rsidR="00980D3B" w:rsidRDefault="00980D3B">
            <w:pPr>
              <w:pStyle w:val="ComponentTableBody"/>
              <w:jc w:val="left"/>
            </w:pPr>
          </w:p>
        </w:tc>
        <w:tc>
          <w:tcPr>
            <w:tcW w:w="1008" w:type="dxa"/>
            <w:tcBorders>
              <w:top w:val="single" w:sz="4" w:space="0" w:color="auto"/>
              <w:bottom w:val="single" w:sz="4" w:space="0" w:color="auto"/>
            </w:tcBorders>
          </w:tcPr>
          <w:p w14:paraId="666DC501"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0CF0889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09ED058" w14:textId="77777777" w:rsidR="00980D3B" w:rsidRDefault="00980D3B">
            <w:pPr>
              <w:pStyle w:val="ComponentTableBody"/>
            </w:pPr>
            <w:r>
              <w:t>3</w:t>
            </w:r>
          </w:p>
        </w:tc>
        <w:tc>
          <w:tcPr>
            <w:tcW w:w="576" w:type="dxa"/>
            <w:tcBorders>
              <w:top w:val="single" w:sz="4" w:space="0" w:color="auto"/>
              <w:bottom w:val="single" w:sz="4" w:space="0" w:color="auto"/>
            </w:tcBorders>
          </w:tcPr>
          <w:p w14:paraId="77AB9B61" w14:textId="77777777" w:rsidR="00980D3B" w:rsidRDefault="00980D3B">
            <w:pPr>
              <w:pStyle w:val="ComponentTableBody"/>
            </w:pPr>
            <w:r>
              <w:t>20</w:t>
            </w:r>
          </w:p>
        </w:tc>
        <w:tc>
          <w:tcPr>
            <w:tcW w:w="720" w:type="dxa"/>
            <w:tcBorders>
              <w:top w:val="single" w:sz="4" w:space="0" w:color="auto"/>
              <w:bottom w:val="single" w:sz="4" w:space="0" w:color="auto"/>
            </w:tcBorders>
          </w:tcPr>
          <w:p w14:paraId="0D74C929" w14:textId="77777777" w:rsidR="00980D3B" w:rsidRDefault="00980D3B">
            <w:pPr>
              <w:pStyle w:val="ComponentTableBody"/>
            </w:pPr>
            <w:r>
              <w:t>IS</w:t>
            </w:r>
          </w:p>
        </w:tc>
        <w:tc>
          <w:tcPr>
            <w:tcW w:w="576" w:type="dxa"/>
            <w:tcBorders>
              <w:top w:val="single" w:sz="4" w:space="0" w:color="auto"/>
              <w:bottom w:val="single" w:sz="4" w:space="0" w:color="auto"/>
            </w:tcBorders>
          </w:tcPr>
          <w:p w14:paraId="5455D32E"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B9368C5" w14:textId="77777777" w:rsidR="00980D3B" w:rsidRDefault="00980D3B">
            <w:pPr>
              <w:pStyle w:val="ComponentTableBody"/>
              <w:rPr>
                <w:lang w:val="it-IT"/>
              </w:rPr>
            </w:pPr>
            <w:r>
              <w:rPr>
                <w:lang w:val="it-IT"/>
              </w:rPr>
              <w:t>304</w:t>
            </w:r>
          </w:p>
        </w:tc>
        <w:tc>
          <w:tcPr>
            <w:tcW w:w="2880" w:type="dxa"/>
            <w:tcBorders>
              <w:top w:val="single" w:sz="4" w:space="0" w:color="auto"/>
              <w:bottom w:val="single" w:sz="4" w:space="0" w:color="auto"/>
            </w:tcBorders>
          </w:tcPr>
          <w:p w14:paraId="61273E55" w14:textId="77777777" w:rsidR="00980D3B" w:rsidRDefault="00980D3B">
            <w:pPr>
              <w:pStyle w:val="ComponentTableBody"/>
              <w:jc w:val="left"/>
              <w:rPr>
                <w:lang w:val="it-IT"/>
              </w:rPr>
            </w:pPr>
            <w:r>
              <w:rPr>
                <w:snapToGrid w:val="0"/>
                <w:lang w:val="it-IT"/>
              </w:rPr>
              <w:t>Bed</w:t>
            </w:r>
          </w:p>
        </w:tc>
        <w:tc>
          <w:tcPr>
            <w:tcW w:w="1440" w:type="dxa"/>
            <w:tcBorders>
              <w:top w:val="single" w:sz="4" w:space="0" w:color="auto"/>
              <w:bottom w:val="single" w:sz="4" w:space="0" w:color="auto"/>
            </w:tcBorders>
          </w:tcPr>
          <w:p w14:paraId="398F2AF4" w14:textId="77777777" w:rsidR="00980D3B" w:rsidRDefault="00980D3B">
            <w:pPr>
              <w:pStyle w:val="ComponentTableBody"/>
              <w:jc w:val="left"/>
              <w:rPr>
                <w:lang w:val="it-IT"/>
              </w:rPr>
            </w:pPr>
          </w:p>
        </w:tc>
        <w:tc>
          <w:tcPr>
            <w:tcW w:w="1008" w:type="dxa"/>
            <w:tcBorders>
              <w:top w:val="single" w:sz="4" w:space="0" w:color="auto"/>
              <w:bottom w:val="single" w:sz="4" w:space="0" w:color="auto"/>
            </w:tcBorders>
          </w:tcPr>
          <w:p w14:paraId="446FB7F2"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08D088B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2B411B9"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5118A106"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38E65393"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77210A90"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99F2030" w14:textId="77777777" w:rsidR="00980D3B" w:rsidRDefault="00980D3B">
            <w:pPr>
              <w:pStyle w:val="ComponentTableBody"/>
              <w:rPr>
                <w:lang w:val="it-IT"/>
              </w:rPr>
            </w:pPr>
          </w:p>
        </w:tc>
        <w:tc>
          <w:tcPr>
            <w:tcW w:w="2880" w:type="dxa"/>
            <w:tcBorders>
              <w:top w:val="single" w:sz="4" w:space="0" w:color="auto"/>
              <w:bottom w:val="single" w:sz="4" w:space="0" w:color="auto"/>
            </w:tcBorders>
          </w:tcPr>
          <w:p w14:paraId="78A29E3C" w14:textId="77777777" w:rsidR="00980D3B" w:rsidRDefault="00980D3B">
            <w:pPr>
              <w:pStyle w:val="ComponentTableBody"/>
              <w:jc w:val="left"/>
              <w:rPr>
                <w:lang w:val="it-IT"/>
              </w:rPr>
            </w:pPr>
            <w:r>
              <w:rPr>
                <w:snapToGrid w:val="0"/>
                <w:lang w:val="it-IT"/>
              </w:rPr>
              <w:t>Facility</w:t>
            </w:r>
          </w:p>
        </w:tc>
        <w:tc>
          <w:tcPr>
            <w:tcW w:w="1440" w:type="dxa"/>
            <w:tcBorders>
              <w:top w:val="single" w:sz="4" w:space="0" w:color="auto"/>
              <w:bottom w:val="single" w:sz="4" w:space="0" w:color="auto"/>
            </w:tcBorders>
          </w:tcPr>
          <w:p w14:paraId="119D6AF8" w14:textId="77777777" w:rsidR="00980D3B" w:rsidRDefault="00980D3B">
            <w:pPr>
              <w:pStyle w:val="ComponentTableBody"/>
              <w:jc w:val="left"/>
              <w:rPr>
                <w:lang w:val="it-IT"/>
              </w:rPr>
            </w:pPr>
          </w:p>
        </w:tc>
        <w:tc>
          <w:tcPr>
            <w:tcW w:w="1008" w:type="dxa"/>
            <w:tcBorders>
              <w:top w:val="single" w:sz="4" w:space="0" w:color="auto"/>
              <w:bottom w:val="single" w:sz="4" w:space="0" w:color="auto"/>
            </w:tcBorders>
          </w:tcPr>
          <w:p w14:paraId="5F1D79A5"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2B30621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3195275" w14:textId="77777777" w:rsidR="00980D3B" w:rsidRDefault="00980D3B">
            <w:pPr>
              <w:pStyle w:val="ComponentTableBody"/>
            </w:pPr>
            <w:r>
              <w:t>5</w:t>
            </w:r>
          </w:p>
        </w:tc>
        <w:tc>
          <w:tcPr>
            <w:tcW w:w="576" w:type="dxa"/>
            <w:tcBorders>
              <w:top w:val="single" w:sz="4" w:space="0" w:color="auto"/>
              <w:bottom w:val="single" w:sz="4" w:space="0" w:color="auto"/>
            </w:tcBorders>
          </w:tcPr>
          <w:p w14:paraId="3D7D3004" w14:textId="77777777" w:rsidR="00980D3B" w:rsidRDefault="00980D3B">
            <w:pPr>
              <w:pStyle w:val="ComponentTableBody"/>
            </w:pPr>
            <w:r>
              <w:t>20</w:t>
            </w:r>
          </w:p>
        </w:tc>
        <w:tc>
          <w:tcPr>
            <w:tcW w:w="720" w:type="dxa"/>
            <w:tcBorders>
              <w:top w:val="single" w:sz="4" w:space="0" w:color="auto"/>
              <w:bottom w:val="single" w:sz="4" w:space="0" w:color="auto"/>
            </w:tcBorders>
          </w:tcPr>
          <w:p w14:paraId="06A7D74F" w14:textId="77777777" w:rsidR="00980D3B" w:rsidRDefault="00980D3B">
            <w:pPr>
              <w:pStyle w:val="ComponentTableBody"/>
            </w:pPr>
            <w:r>
              <w:t>IS</w:t>
            </w:r>
          </w:p>
        </w:tc>
        <w:tc>
          <w:tcPr>
            <w:tcW w:w="576" w:type="dxa"/>
            <w:tcBorders>
              <w:top w:val="single" w:sz="4" w:space="0" w:color="auto"/>
              <w:bottom w:val="single" w:sz="4" w:space="0" w:color="auto"/>
            </w:tcBorders>
          </w:tcPr>
          <w:p w14:paraId="6FFB9A9C" w14:textId="77777777" w:rsidR="00980D3B" w:rsidRDefault="00980D3B">
            <w:pPr>
              <w:pStyle w:val="ComponentTableBody"/>
            </w:pPr>
            <w:r>
              <w:t>O</w:t>
            </w:r>
          </w:p>
        </w:tc>
        <w:tc>
          <w:tcPr>
            <w:tcW w:w="720" w:type="dxa"/>
            <w:tcBorders>
              <w:top w:val="single" w:sz="4" w:space="0" w:color="auto"/>
              <w:bottom w:val="single" w:sz="4" w:space="0" w:color="auto"/>
            </w:tcBorders>
          </w:tcPr>
          <w:p w14:paraId="22673342" w14:textId="77777777" w:rsidR="00980D3B" w:rsidRDefault="00980D3B">
            <w:pPr>
              <w:pStyle w:val="ComponentTableBody"/>
              <w:rPr>
                <w:szCs w:val="18"/>
              </w:rPr>
            </w:pPr>
            <w:r>
              <w:rPr>
                <w:snapToGrid w:val="0"/>
                <w:szCs w:val="18"/>
              </w:rPr>
              <w:t>306</w:t>
            </w:r>
          </w:p>
        </w:tc>
        <w:tc>
          <w:tcPr>
            <w:tcW w:w="2880" w:type="dxa"/>
            <w:tcBorders>
              <w:top w:val="single" w:sz="4" w:space="0" w:color="auto"/>
              <w:bottom w:val="single" w:sz="4" w:space="0" w:color="auto"/>
            </w:tcBorders>
          </w:tcPr>
          <w:p w14:paraId="6C2623B2" w14:textId="77777777" w:rsidR="00980D3B" w:rsidRDefault="00980D3B">
            <w:pPr>
              <w:pStyle w:val="ComponentTableBody"/>
              <w:jc w:val="left"/>
            </w:pPr>
            <w:r>
              <w:rPr>
                <w:snapToGrid w:val="0"/>
              </w:rPr>
              <w:t>Location Status</w:t>
            </w:r>
          </w:p>
        </w:tc>
        <w:tc>
          <w:tcPr>
            <w:tcW w:w="1440" w:type="dxa"/>
            <w:tcBorders>
              <w:top w:val="single" w:sz="4" w:space="0" w:color="auto"/>
              <w:bottom w:val="single" w:sz="4" w:space="0" w:color="auto"/>
            </w:tcBorders>
          </w:tcPr>
          <w:p w14:paraId="0E3450C3" w14:textId="77777777" w:rsidR="00980D3B" w:rsidRDefault="00980D3B">
            <w:pPr>
              <w:pStyle w:val="ComponentTableBody"/>
              <w:jc w:val="left"/>
            </w:pPr>
          </w:p>
        </w:tc>
        <w:tc>
          <w:tcPr>
            <w:tcW w:w="1008" w:type="dxa"/>
            <w:tcBorders>
              <w:top w:val="single" w:sz="4" w:space="0" w:color="auto"/>
              <w:bottom w:val="single" w:sz="4" w:space="0" w:color="auto"/>
            </w:tcBorders>
          </w:tcPr>
          <w:p w14:paraId="080B0E4D"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56475F7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A2EBB3A" w14:textId="77777777" w:rsidR="00980D3B" w:rsidRDefault="00980D3B">
            <w:pPr>
              <w:pStyle w:val="ComponentTableBody"/>
            </w:pPr>
            <w:r>
              <w:t>6</w:t>
            </w:r>
          </w:p>
        </w:tc>
        <w:tc>
          <w:tcPr>
            <w:tcW w:w="576" w:type="dxa"/>
            <w:tcBorders>
              <w:top w:val="single" w:sz="4" w:space="0" w:color="auto"/>
              <w:bottom w:val="single" w:sz="4" w:space="0" w:color="auto"/>
            </w:tcBorders>
          </w:tcPr>
          <w:p w14:paraId="6DD1A1D8" w14:textId="77777777" w:rsidR="00980D3B" w:rsidRDefault="00980D3B">
            <w:pPr>
              <w:pStyle w:val="ComponentTableBody"/>
            </w:pPr>
            <w:r>
              <w:t>20</w:t>
            </w:r>
          </w:p>
        </w:tc>
        <w:tc>
          <w:tcPr>
            <w:tcW w:w="720" w:type="dxa"/>
            <w:tcBorders>
              <w:top w:val="single" w:sz="4" w:space="0" w:color="auto"/>
              <w:bottom w:val="single" w:sz="4" w:space="0" w:color="auto"/>
            </w:tcBorders>
          </w:tcPr>
          <w:p w14:paraId="1E3ACC63" w14:textId="77777777" w:rsidR="00980D3B" w:rsidRDefault="00980D3B">
            <w:pPr>
              <w:pStyle w:val="ComponentTableBody"/>
            </w:pPr>
            <w:r>
              <w:t>IS</w:t>
            </w:r>
          </w:p>
        </w:tc>
        <w:tc>
          <w:tcPr>
            <w:tcW w:w="576" w:type="dxa"/>
            <w:tcBorders>
              <w:top w:val="single" w:sz="4" w:space="0" w:color="auto"/>
              <w:bottom w:val="single" w:sz="4" w:space="0" w:color="auto"/>
            </w:tcBorders>
          </w:tcPr>
          <w:p w14:paraId="50BFC19D"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67738118" w14:textId="77777777" w:rsidR="00980D3B" w:rsidRDefault="00980D3B">
            <w:pPr>
              <w:pStyle w:val="ComponentTableBody"/>
              <w:rPr>
                <w:lang w:val="fr-FR"/>
              </w:rPr>
            </w:pPr>
            <w:r>
              <w:rPr>
                <w:lang w:val="fr-FR"/>
              </w:rPr>
              <w:t>305</w:t>
            </w:r>
          </w:p>
        </w:tc>
        <w:tc>
          <w:tcPr>
            <w:tcW w:w="2880" w:type="dxa"/>
            <w:tcBorders>
              <w:top w:val="single" w:sz="4" w:space="0" w:color="auto"/>
              <w:bottom w:val="single" w:sz="4" w:space="0" w:color="auto"/>
            </w:tcBorders>
          </w:tcPr>
          <w:p w14:paraId="552C667C" w14:textId="77777777" w:rsidR="00980D3B" w:rsidRDefault="00980D3B">
            <w:pPr>
              <w:pStyle w:val="ComponentTableBody"/>
              <w:jc w:val="left"/>
              <w:rPr>
                <w:lang w:val="fr-FR"/>
              </w:rPr>
            </w:pPr>
            <w:r>
              <w:rPr>
                <w:snapToGrid w:val="0"/>
                <w:lang w:val="fr-FR"/>
              </w:rPr>
              <w:t>Patient Location Type</w:t>
            </w:r>
          </w:p>
        </w:tc>
        <w:tc>
          <w:tcPr>
            <w:tcW w:w="1440" w:type="dxa"/>
            <w:tcBorders>
              <w:top w:val="single" w:sz="4" w:space="0" w:color="auto"/>
              <w:bottom w:val="single" w:sz="4" w:space="0" w:color="auto"/>
            </w:tcBorders>
          </w:tcPr>
          <w:p w14:paraId="23648B0D" w14:textId="77777777" w:rsidR="00980D3B" w:rsidRDefault="00980D3B">
            <w:pPr>
              <w:pStyle w:val="ComponentTableBody"/>
              <w:jc w:val="left"/>
              <w:rPr>
                <w:lang w:val="fr-FR"/>
              </w:rPr>
            </w:pPr>
          </w:p>
        </w:tc>
        <w:tc>
          <w:tcPr>
            <w:tcW w:w="1008" w:type="dxa"/>
            <w:tcBorders>
              <w:top w:val="single" w:sz="4" w:space="0" w:color="auto"/>
              <w:bottom w:val="single" w:sz="4" w:space="0" w:color="auto"/>
            </w:tcBorders>
          </w:tcPr>
          <w:p w14:paraId="633729B1"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21E1D22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B253A5C" w14:textId="77777777" w:rsidR="00980D3B" w:rsidRDefault="00980D3B">
            <w:pPr>
              <w:pStyle w:val="ComponentTableBody"/>
            </w:pPr>
            <w:r>
              <w:t>7</w:t>
            </w:r>
          </w:p>
        </w:tc>
        <w:tc>
          <w:tcPr>
            <w:tcW w:w="576" w:type="dxa"/>
            <w:tcBorders>
              <w:top w:val="single" w:sz="4" w:space="0" w:color="auto"/>
              <w:bottom w:val="single" w:sz="4" w:space="0" w:color="auto"/>
            </w:tcBorders>
          </w:tcPr>
          <w:p w14:paraId="2E3C99C3" w14:textId="77777777" w:rsidR="00980D3B" w:rsidRDefault="00980D3B">
            <w:pPr>
              <w:pStyle w:val="ComponentTableBody"/>
            </w:pPr>
            <w:r>
              <w:t>20</w:t>
            </w:r>
          </w:p>
        </w:tc>
        <w:tc>
          <w:tcPr>
            <w:tcW w:w="720" w:type="dxa"/>
            <w:tcBorders>
              <w:top w:val="single" w:sz="4" w:space="0" w:color="auto"/>
              <w:bottom w:val="single" w:sz="4" w:space="0" w:color="auto"/>
            </w:tcBorders>
          </w:tcPr>
          <w:p w14:paraId="65E3AC79" w14:textId="77777777" w:rsidR="00980D3B" w:rsidRDefault="00980D3B">
            <w:pPr>
              <w:pStyle w:val="ComponentTableBody"/>
            </w:pPr>
            <w:r>
              <w:t>IS</w:t>
            </w:r>
          </w:p>
        </w:tc>
        <w:tc>
          <w:tcPr>
            <w:tcW w:w="576" w:type="dxa"/>
            <w:tcBorders>
              <w:top w:val="single" w:sz="4" w:space="0" w:color="auto"/>
              <w:bottom w:val="single" w:sz="4" w:space="0" w:color="auto"/>
            </w:tcBorders>
          </w:tcPr>
          <w:p w14:paraId="6A5C879B" w14:textId="77777777" w:rsidR="00980D3B" w:rsidRDefault="00980D3B">
            <w:pPr>
              <w:pStyle w:val="ComponentTableBody"/>
            </w:pPr>
            <w:r>
              <w:t>O</w:t>
            </w:r>
          </w:p>
        </w:tc>
        <w:tc>
          <w:tcPr>
            <w:tcW w:w="720" w:type="dxa"/>
            <w:tcBorders>
              <w:top w:val="single" w:sz="4" w:space="0" w:color="auto"/>
              <w:bottom w:val="single" w:sz="4" w:space="0" w:color="auto"/>
            </w:tcBorders>
          </w:tcPr>
          <w:p w14:paraId="7ACB237D" w14:textId="77777777" w:rsidR="00980D3B" w:rsidRDefault="00980D3B">
            <w:pPr>
              <w:pStyle w:val="ComponentTableBody"/>
              <w:rPr>
                <w:szCs w:val="18"/>
              </w:rPr>
            </w:pPr>
            <w:r>
              <w:rPr>
                <w:snapToGrid w:val="0"/>
                <w:szCs w:val="18"/>
              </w:rPr>
              <w:t>307</w:t>
            </w:r>
          </w:p>
        </w:tc>
        <w:tc>
          <w:tcPr>
            <w:tcW w:w="2880" w:type="dxa"/>
            <w:tcBorders>
              <w:top w:val="single" w:sz="4" w:space="0" w:color="auto"/>
              <w:bottom w:val="single" w:sz="4" w:space="0" w:color="auto"/>
            </w:tcBorders>
          </w:tcPr>
          <w:p w14:paraId="5E1D7EF9" w14:textId="77777777" w:rsidR="00980D3B" w:rsidRDefault="00980D3B">
            <w:pPr>
              <w:pStyle w:val="ComponentTableBody"/>
              <w:jc w:val="left"/>
            </w:pPr>
            <w:r>
              <w:rPr>
                <w:snapToGrid w:val="0"/>
              </w:rPr>
              <w:t>Building</w:t>
            </w:r>
          </w:p>
        </w:tc>
        <w:tc>
          <w:tcPr>
            <w:tcW w:w="1440" w:type="dxa"/>
            <w:tcBorders>
              <w:top w:val="single" w:sz="4" w:space="0" w:color="auto"/>
              <w:bottom w:val="single" w:sz="4" w:space="0" w:color="auto"/>
            </w:tcBorders>
          </w:tcPr>
          <w:p w14:paraId="2C9D0D5F" w14:textId="77777777" w:rsidR="00980D3B" w:rsidRDefault="00980D3B">
            <w:pPr>
              <w:pStyle w:val="ComponentTableBody"/>
              <w:jc w:val="left"/>
            </w:pPr>
          </w:p>
        </w:tc>
        <w:tc>
          <w:tcPr>
            <w:tcW w:w="1008" w:type="dxa"/>
            <w:tcBorders>
              <w:top w:val="single" w:sz="4" w:space="0" w:color="auto"/>
              <w:bottom w:val="single" w:sz="4" w:space="0" w:color="auto"/>
            </w:tcBorders>
          </w:tcPr>
          <w:p w14:paraId="2016B31B"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524A2BA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F46DBC1" w14:textId="77777777" w:rsidR="00980D3B" w:rsidRDefault="00980D3B">
            <w:pPr>
              <w:pStyle w:val="ComponentTableBody"/>
            </w:pPr>
            <w:r>
              <w:t>8</w:t>
            </w:r>
          </w:p>
        </w:tc>
        <w:tc>
          <w:tcPr>
            <w:tcW w:w="576" w:type="dxa"/>
            <w:tcBorders>
              <w:top w:val="single" w:sz="4" w:space="0" w:color="auto"/>
              <w:bottom w:val="single" w:sz="4" w:space="0" w:color="auto"/>
            </w:tcBorders>
          </w:tcPr>
          <w:p w14:paraId="0C697BEB" w14:textId="77777777" w:rsidR="00980D3B" w:rsidRDefault="00980D3B">
            <w:pPr>
              <w:pStyle w:val="ComponentTableBody"/>
            </w:pPr>
            <w:r>
              <w:t>20</w:t>
            </w:r>
          </w:p>
        </w:tc>
        <w:tc>
          <w:tcPr>
            <w:tcW w:w="720" w:type="dxa"/>
            <w:tcBorders>
              <w:top w:val="single" w:sz="4" w:space="0" w:color="auto"/>
              <w:bottom w:val="single" w:sz="4" w:space="0" w:color="auto"/>
            </w:tcBorders>
          </w:tcPr>
          <w:p w14:paraId="45C3A323" w14:textId="77777777" w:rsidR="00980D3B" w:rsidRDefault="00980D3B">
            <w:pPr>
              <w:pStyle w:val="ComponentTableBody"/>
            </w:pPr>
            <w:r>
              <w:t>IS</w:t>
            </w:r>
          </w:p>
        </w:tc>
        <w:tc>
          <w:tcPr>
            <w:tcW w:w="576" w:type="dxa"/>
            <w:tcBorders>
              <w:top w:val="single" w:sz="4" w:space="0" w:color="auto"/>
              <w:bottom w:val="single" w:sz="4" w:space="0" w:color="auto"/>
            </w:tcBorders>
          </w:tcPr>
          <w:p w14:paraId="7D565B77" w14:textId="77777777" w:rsidR="00980D3B" w:rsidRDefault="00980D3B">
            <w:pPr>
              <w:pStyle w:val="ComponentTableBody"/>
            </w:pPr>
            <w:r>
              <w:t>O</w:t>
            </w:r>
          </w:p>
        </w:tc>
        <w:tc>
          <w:tcPr>
            <w:tcW w:w="720" w:type="dxa"/>
            <w:tcBorders>
              <w:top w:val="single" w:sz="4" w:space="0" w:color="auto"/>
              <w:bottom w:val="single" w:sz="4" w:space="0" w:color="auto"/>
            </w:tcBorders>
          </w:tcPr>
          <w:p w14:paraId="74FFD7B1" w14:textId="77777777" w:rsidR="00980D3B" w:rsidRDefault="00980D3B">
            <w:pPr>
              <w:pStyle w:val="ComponentTableBody"/>
              <w:rPr>
                <w:szCs w:val="18"/>
              </w:rPr>
            </w:pPr>
            <w:r>
              <w:rPr>
                <w:snapToGrid w:val="0"/>
                <w:szCs w:val="18"/>
              </w:rPr>
              <w:t>308</w:t>
            </w:r>
          </w:p>
        </w:tc>
        <w:tc>
          <w:tcPr>
            <w:tcW w:w="2880" w:type="dxa"/>
            <w:tcBorders>
              <w:top w:val="single" w:sz="4" w:space="0" w:color="auto"/>
              <w:bottom w:val="single" w:sz="4" w:space="0" w:color="auto"/>
            </w:tcBorders>
          </w:tcPr>
          <w:p w14:paraId="16029E0F" w14:textId="77777777" w:rsidR="00980D3B" w:rsidRDefault="00980D3B">
            <w:pPr>
              <w:pStyle w:val="ComponentTableBody"/>
              <w:jc w:val="left"/>
            </w:pPr>
            <w:r>
              <w:rPr>
                <w:snapToGrid w:val="0"/>
              </w:rPr>
              <w:t>Floor</w:t>
            </w:r>
          </w:p>
        </w:tc>
        <w:tc>
          <w:tcPr>
            <w:tcW w:w="1440" w:type="dxa"/>
            <w:tcBorders>
              <w:top w:val="single" w:sz="4" w:space="0" w:color="auto"/>
              <w:bottom w:val="single" w:sz="4" w:space="0" w:color="auto"/>
            </w:tcBorders>
          </w:tcPr>
          <w:p w14:paraId="7D76698E" w14:textId="77777777" w:rsidR="00980D3B" w:rsidRDefault="00980D3B">
            <w:pPr>
              <w:pStyle w:val="ComponentTableBody"/>
              <w:jc w:val="left"/>
            </w:pPr>
          </w:p>
        </w:tc>
        <w:tc>
          <w:tcPr>
            <w:tcW w:w="1008" w:type="dxa"/>
            <w:tcBorders>
              <w:top w:val="single" w:sz="4" w:space="0" w:color="auto"/>
              <w:bottom w:val="single" w:sz="4" w:space="0" w:color="auto"/>
            </w:tcBorders>
          </w:tcPr>
          <w:p w14:paraId="42BC710F"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2230B551"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27AAD3F" w14:textId="77777777" w:rsidR="00980D3B" w:rsidRDefault="00980D3B">
            <w:pPr>
              <w:pStyle w:val="ComponentTableBody"/>
              <w:rPr>
                <w:lang w:val="it-IT"/>
              </w:rPr>
            </w:pPr>
            <w:r>
              <w:rPr>
                <w:lang w:val="it-IT"/>
              </w:rPr>
              <w:t>9</w:t>
            </w:r>
          </w:p>
        </w:tc>
        <w:tc>
          <w:tcPr>
            <w:tcW w:w="576" w:type="dxa"/>
            <w:tcBorders>
              <w:top w:val="single" w:sz="4" w:space="0" w:color="auto"/>
              <w:bottom w:val="double" w:sz="4" w:space="0" w:color="auto"/>
            </w:tcBorders>
          </w:tcPr>
          <w:p w14:paraId="3755071B" w14:textId="77777777" w:rsidR="00980D3B" w:rsidRDefault="00980D3B">
            <w:pPr>
              <w:pStyle w:val="ComponentTableBody"/>
              <w:rPr>
                <w:lang w:val="it-IT"/>
              </w:rPr>
            </w:pPr>
            <w:r>
              <w:rPr>
                <w:lang w:val="it-IT"/>
              </w:rPr>
              <w:t>415</w:t>
            </w:r>
          </w:p>
        </w:tc>
        <w:tc>
          <w:tcPr>
            <w:tcW w:w="720" w:type="dxa"/>
            <w:tcBorders>
              <w:top w:val="single" w:sz="4" w:space="0" w:color="auto"/>
              <w:bottom w:val="double" w:sz="4" w:space="0" w:color="auto"/>
            </w:tcBorders>
          </w:tcPr>
          <w:p w14:paraId="53FE59A5" w14:textId="77777777" w:rsidR="00980D3B" w:rsidRDefault="00980D3B">
            <w:pPr>
              <w:pStyle w:val="ComponentTableBody"/>
              <w:rPr>
                <w:lang w:val="it-IT"/>
              </w:rPr>
            </w:pPr>
            <w:r>
              <w:rPr>
                <w:lang w:val="it-IT"/>
              </w:rPr>
              <w:t>AD</w:t>
            </w:r>
          </w:p>
        </w:tc>
        <w:tc>
          <w:tcPr>
            <w:tcW w:w="576" w:type="dxa"/>
            <w:tcBorders>
              <w:top w:val="single" w:sz="4" w:space="0" w:color="auto"/>
              <w:bottom w:val="double" w:sz="4" w:space="0" w:color="auto"/>
            </w:tcBorders>
          </w:tcPr>
          <w:p w14:paraId="5FC200AE"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30A10913" w14:textId="77777777" w:rsidR="00980D3B" w:rsidRDefault="00980D3B">
            <w:pPr>
              <w:pStyle w:val="ComponentTableBody"/>
              <w:rPr>
                <w:lang w:val="it-IT"/>
              </w:rPr>
            </w:pPr>
          </w:p>
        </w:tc>
        <w:tc>
          <w:tcPr>
            <w:tcW w:w="2880" w:type="dxa"/>
            <w:tcBorders>
              <w:top w:val="single" w:sz="4" w:space="0" w:color="auto"/>
              <w:bottom w:val="double" w:sz="4" w:space="0" w:color="auto"/>
            </w:tcBorders>
          </w:tcPr>
          <w:p w14:paraId="2CE5ED07" w14:textId="77777777" w:rsidR="00980D3B" w:rsidRDefault="00980D3B">
            <w:pPr>
              <w:pStyle w:val="ComponentTableBody"/>
              <w:jc w:val="left"/>
              <w:rPr>
                <w:lang w:val="it-IT"/>
              </w:rPr>
            </w:pPr>
            <w:r>
              <w:rPr>
                <w:snapToGrid w:val="0"/>
                <w:lang w:val="it-IT"/>
              </w:rPr>
              <w:t>Address</w:t>
            </w:r>
          </w:p>
        </w:tc>
        <w:tc>
          <w:tcPr>
            <w:tcW w:w="1440" w:type="dxa"/>
            <w:tcBorders>
              <w:top w:val="single" w:sz="4" w:space="0" w:color="auto"/>
              <w:bottom w:val="double" w:sz="4" w:space="0" w:color="auto"/>
            </w:tcBorders>
          </w:tcPr>
          <w:p w14:paraId="0BC2F831" w14:textId="77777777" w:rsidR="00980D3B" w:rsidRDefault="00980D3B">
            <w:pPr>
              <w:pStyle w:val="ComponentTableBody"/>
              <w:jc w:val="left"/>
              <w:rPr>
                <w:lang w:val="it-IT"/>
              </w:rPr>
            </w:pPr>
          </w:p>
        </w:tc>
        <w:tc>
          <w:tcPr>
            <w:tcW w:w="1008" w:type="dxa"/>
            <w:tcBorders>
              <w:top w:val="single" w:sz="4" w:space="0" w:color="auto"/>
              <w:bottom w:val="double" w:sz="4" w:space="0" w:color="auto"/>
            </w:tcBorders>
          </w:tcPr>
          <w:p w14:paraId="51B830B0" w14:textId="77777777" w:rsidR="00980D3B" w:rsidRDefault="00980D3B">
            <w:pPr>
              <w:pStyle w:val="ComponentTableBody"/>
              <w:rPr>
                <w:rStyle w:val="Hyperlink"/>
              </w:rPr>
            </w:pPr>
            <w:r>
              <w:rPr>
                <w:rStyle w:val="Hyperlink"/>
              </w:rPr>
              <w:fldChar w:fldCharType="begin"/>
            </w:r>
            <w:r>
              <w:rPr>
                <w:rStyle w:val="Hyperlink"/>
              </w:rPr>
              <w:instrText xml:space="preserve"> REF _Ref358258050 \r \h </w:instrText>
            </w:r>
            <w:r>
              <w:rPr>
                <w:rStyle w:val="Hyperlink"/>
              </w:rPr>
            </w:r>
            <w:r>
              <w:rPr>
                <w:rStyle w:val="Hyperlink"/>
              </w:rPr>
              <w:instrText xml:space="preserve"> \* MERGEFORMAT </w:instrText>
            </w:r>
            <w:r>
              <w:rPr>
                <w:rStyle w:val="Hyperlink"/>
              </w:rPr>
              <w:fldChar w:fldCharType="separate"/>
            </w:r>
            <w:r>
              <w:rPr>
                <w:rStyle w:val="Hyperlink"/>
              </w:rPr>
              <w:t>2.A.1</w:t>
            </w:r>
            <w:r>
              <w:rPr>
                <w:rStyle w:val="Hyperlink"/>
              </w:rPr>
              <w:fldChar w:fldCharType="end"/>
            </w:r>
          </w:p>
        </w:tc>
      </w:tr>
    </w:tbl>
    <w:p w14:paraId="41A8B50D" w14:textId="77777777" w:rsidR="00980D3B" w:rsidRDefault="00980D3B">
      <w:pPr>
        <w:pStyle w:val="NormalIndented"/>
        <w:rPr>
          <w:snapToGrid w:val="0"/>
        </w:rPr>
      </w:pPr>
      <w:r>
        <w:rPr>
          <w:snapToGrid w:val="0"/>
        </w:rPr>
        <w:t>Definition: Specifies a location and its address.</w:t>
      </w:r>
    </w:p>
    <w:p w14:paraId="00367849" w14:textId="77777777" w:rsidR="00980D3B" w:rsidRDefault="00980D3B">
      <w:pPr>
        <w:pStyle w:val="Note"/>
        <w:tabs>
          <w:tab w:val="left" w:pos="1440"/>
        </w:tabs>
        <w:rPr>
          <w:snapToGrid w:val="0"/>
        </w:rPr>
      </w:pPr>
      <w:r>
        <w:rPr>
          <w:rStyle w:val="Strong"/>
        </w:rPr>
        <w:t>Maximum Length:</w:t>
      </w:r>
      <w:r>
        <w:t xml:space="preserve"> 790</w:t>
      </w:r>
    </w:p>
    <w:p w14:paraId="44B143B7" w14:textId="77777777" w:rsidR="00980D3B" w:rsidRDefault="00980D3B">
      <w:pPr>
        <w:rPr>
          <w:snapToGrid w:val="0"/>
        </w:rPr>
      </w:pPr>
    </w:p>
    <w:p w14:paraId="5F7F89FD" w14:textId="77777777" w:rsidR="00980D3B" w:rsidRDefault="00980D3B">
      <w:pPr>
        <w:pStyle w:val="Note"/>
        <w:tabs>
          <w:tab w:val="left" w:pos="1440"/>
        </w:tabs>
        <w:rPr>
          <w:snapToGrid w:val="0"/>
        </w:rPr>
      </w:pPr>
      <w:r>
        <w:rPr>
          <w:rStyle w:val="Strong"/>
        </w:rPr>
        <w:t>Note:</w:t>
      </w:r>
      <w:r>
        <w:t xml:space="preserve"> Replaces the CM data type used in 4.14.1.8 RXO-8 and 4.14.4.8 RXE-8 as of v 2.5. Retained for backward compatibility only as of v 2.5,</w:t>
      </w:r>
    </w:p>
    <w:p w14:paraId="3ADD9437" w14:textId="77777777" w:rsidR="00980D3B" w:rsidRDefault="00980D3B">
      <w:pPr>
        <w:pStyle w:val="Heading4"/>
        <w:rPr>
          <w:vanish/>
        </w:rPr>
      </w:pPr>
    </w:p>
    <w:p w14:paraId="618BCBA2" w14:textId="77777777" w:rsidR="00980D3B" w:rsidRDefault="00980D3B">
      <w:pPr>
        <w:pStyle w:val="Heading4"/>
      </w:pPr>
      <w:r>
        <w:t>Point of Care (IS)</w:t>
      </w:r>
    </w:p>
    <w:p w14:paraId="4B0FF4E5" w14:textId="77777777" w:rsidR="00980D3B" w:rsidRDefault="00980D3B">
      <w:pPr>
        <w:pStyle w:val="NormalIndented"/>
      </w:pPr>
      <w:r>
        <w:t>Definition: This component specifies the code for the point where patient care is administered. It is co</w:t>
      </w:r>
      <w:r>
        <w:t>n</w:t>
      </w:r>
      <w:r>
        <w:t>ditional on person location type (e.g., nursing unit or department or clinic). After floor, it is the most ge</w:t>
      </w:r>
      <w:r>
        <w:t>n</w:t>
      </w:r>
      <w:r>
        <w:t xml:space="preserve">eral patient location designation. Refer to </w:t>
      </w:r>
      <w:hyperlink w:anchor="HL70302" w:history="1">
        <w:r>
          <w:rPr>
            <w:rStyle w:val="HyperlinkText"/>
          </w:rPr>
          <w:t>User-defined Table 0302 - Point of care</w:t>
        </w:r>
      </w:hyperlink>
      <w:r>
        <w:t xml:space="preserve"> for suggested values.</w:t>
      </w:r>
    </w:p>
    <w:p w14:paraId="3E32D660" w14:textId="77777777" w:rsidR="00980D3B" w:rsidRDefault="00980D3B">
      <w:pPr>
        <w:pStyle w:val="Heading4"/>
      </w:pPr>
      <w:r>
        <w:t>Room (IS)</w:t>
      </w:r>
    </w:p>
    <w:p w14:paraId="3F56EAE8" w14:textId="77777777" w:rsidR="00980D3B" w:rsidRDefault="00980D3B">
      <w:pPr>
        <w:pStyle w:val="NormalIndented"/>
      </w:pPr>
      <w:r>
        <w:t>Definition: This component specifies the code for the patient room. After point of care, it is the most ge</w:t>
      </w:r>
      <w:r>
        <w:t>n</w:t>
      </w:r>
      <w:r>
        <w:t xml:space="preserve">eral person location designation. Refer to </w:t>
      </w:r>
      <w:hyperlink w:anchor="HL70303" w:history="1">
        <w:r>
          <w:rPr>
            <w:rStyle w:val="HyperlinkText"/>
          </w:rPr>
          <w:t>User-defined Table 0303 - Room</w:t>
        </w:r>
      </w:hyperlink>
      <w:r>
        <w:t xml:space="preserve"> for suggested values.</w:t>
      </w:r>
    </w:p>
    <w:p w14:paraId="047E8B72" w14:textId="77777777" w:rsidR="00980D3B" w:rsidRDefault="00980D3B">
      <w:pPr>
        <w:pStyle w:val="Heading4"/>
      </w:pPr>
      <w:r>
        <w:t>Bed (IS)</w:t>
      </w:r>
    </w:p>
    <w:p w14:paraId="05B83AA2" w14:textId="77777777" w:rsidR="00980D3B" w:rsidRDefault="00980D3B">
      <w:pPr>
        <w:pStyle w:val="NormalIndented"/>
      </w:pPr>
      <w:r>
        <w:t>Definition: This component specifies the code for the patient bed. After room, it is the most general pe</w:t>
      </w:r>
      <w:r>
        <w:t>r</w:t>
      </w:r>
      <w:r>
        <w:t xml:space="preserve">son location designation. Refer to </w:t>
      </w:r>
      <w:hyperlink w:anchor="HL70304" w:history="1">
        <w:r>
          <w:rPr>
            <w:rStyle w:val="HyperlinkText"/>
          </w:rPr>
          <w:t>User-defined Table 0304 - Bed</w:t>
        </w:r>
      </w:hyperlink>
      <w:r>
        <w:t xml:space="preserve"> for suggested values.</w:t>
      </w:r>
    </w:p>
    <w:p w14:paraId="07ADFE65" w14:textId="77777777" w:rsidR="00980D3B" w:rsidRDefault="00980D3B">
      <w:pPr>
        <w:pStyle w:val="Heading4"/>
      </w:pPr>
      <w:r>
        <w:lastRenderedPageBreak/>
        <w:t>Facility (HD)</w:t>
      </w:r>
    </w:p>
    <w:p w14:paraId="39051C3E" w14:textId="77777777" w:rsidR="00980D3B" w:rsidRDefault="00980D3B">
      <w:pPr>
        <w:pStyle w:val="NormalIndented"/>
      </w:pPr>
      <w:r>
        <w:t>Definition: This component is subject to site interpretation but generally describes the highest level phys</w:t>
      </w:r>
      <w:r>
        <w:t>i</w:t>
      </w:r>
      <w:r>
        <w:t>cal designation of an institution, medical center or enterprise. It is the most general person location de</w:t>
      </w:r>
      <w:r>
        <w:t>s</w:t>
      </w:r>
      <w:r>
        <w:t>ignation.</w:t>
      </w:r>
    </w:p>
    <w:p w14:paraId="14194F2B" w14:textId="77777777" w:rsidR="00980D3B" w:rsidRDefault="00980D3B">
      <w:pPr>
        <w:pStyle w:val="Heading4"/>
      </w:pPr>
      <w:r>
        <w:t>Location Status (IS)</w:t>
      </w:r>
    </w:p>
    <w:p w14:paraId="29FED387" w14:textId="77777777" w:rsidR="00980D3B" w:rsidRDefault="00980D3B">
      <w:pPr>
        <w:pStyle w:val="NormalIndented"/>
      </w:pPr>
      <w:r>
        <w:t>Definition: This component specifies the code for the status or availability of the location. For example, it may co</w:t>
      </w:r>
      <w:bookmarkStart w:id="909" w:name="_Hlt19358729"/>
      <w:r>
        <w:t xml:space="preserve">nvey bed status. Refer to </w:t>
      </w:r>
      <w:hyperlink w:anchor="HL70306" w:history="1">
        <w:r>
          <w:rPr>
            <w:rStyle w:val="HyperlinkText"/>
          </w:rPr>
          <w:t>User-d</w:t>
        </w:r>
        <w:bookmarkStart w:id="910" w:name="_Hlt34280410"/>
        <w:r>
          <w:rPr>
            <w:rStyle w:val="HyperlinkText"/>
          </w:rPr>
          <w:t>e</w:t>
        </w:r>
        <w:bookmarkEnd w:id="910"/>
        <w:r>
          <w:rPr>
            <w:rStyle w:val="HyperlinkText"/>
          </w:rPr>
          <w:t>fi</w:t>
        </w:r>
        <w:bookmarkStart w:id="911" w:name="_Hlt34280267"/>
        <w:r>
          <w:rPr>
            <w:rStyle w:val="HyperlinkText"/>
          </w:rPr>
          <w:t>n</w:t>
        </w:r>
        <w:bookmarkEnd w:id="911"/>
        <w:r>
          <w:rPr>
            <w:rStyle w:val="HyperlinkText"/>
          </w:rPr>
          <w:t>ed Table 0306 - Locatio</w:t>
        </w:r>
        <w:bookmarkStart w:id="912" w:name="_Hlt34280546"/>
        <w:r>
          <w:rPr>
            <w:rStyle w:val="HyperlinkText"/>
          </w:rPr>
          <w:t>n</w:t>
        </w:r>
        <w:bookmarkEnd w:id="912"/>
        <w:r>
          <w:rPr>
            <w:rStyle w:val="HyperlinkText"/>
          </w:rPr>
          <w:t xml:space="preserve"> status</w:t>
        </w:r>
      </w:hyperlink>
      <w:bookmarkEnd w:id="909"/>
      <w:r>
        <w:t xml:space="preserve"> for suggested values.</w:t>
      </w:r>
    </w:p>
    <w:p w14:paraId="3005B0A5" w14:textId="77777777" w:rsidR="00980D3B" w:rsidRDefault="00980D3B">
      <w:pPr>
        <w:pStyle w:val="Heading4"/>
      </w:pPr>
      <w:r>
        <w:t>Patient Location Type (IS)</w:t>
      </w:r>
    </w:p>
    <w:p w14:paraId="6556722C" w14:textId="77777777" w:rsidR="00980D3B" w:rsidRDefault="00980D3B">
      <w:pPr>
        <w:pStyle w:val="NormalIndented"/>
      </w:pPr>
      <w:r>
        <w:t xml:space="preserve">Definition: Person location type is the categorization of the person’s location defined by facility, building, floor, point of care, room or bed. Although not a required field, when used, it may be the only populated field. It usually includes values such as nursing unit, department, clinic, SNF, physician’s office. Refer to </w:t>
      </w:r>
      <w:hyperlink w:anchor="HL70305" w:history="1">
        <w:r>
          <w:rPr>
            <w:rStyle w:val="HyperlinkText"/>
          </w:rPr>
          <w:t>User-defined Table 0305 - Person location type</w:t>
        </w:r>
      </w:hyperlink>
      <w:r>
        <w:t xml:space="preserve"> for suggested values.</w:t>
      </w:r>
    </w:p>
    <w:p w14:paraId="4066DFB8" w14:textId="77777777" w:rsidR="00980D3B" w:rsidRDefault="00980D3B">
      <w:pPr>
        <w:pStyle w:val="Heading4"/>
      </w:pPr>
      <w:r>
        <w:t>Building (IS)</w:t>
      </w:r>
    </w:p>
    <w:p w14:paraId="45A17899" w14:textId="77777777" w:rsidR="00980D3B" w:rsidRDefault="00980D3B">
      <w:pPr>
        <w:pStyle w:val="NormalIndented"/>
      </w:pPr>
      <w:r>
        <w:t xml:space="preserve">Definition: This component specifies the code for the building where the person is located. After facility, it is the most general person location designation. Refer to </w:t>
      </w:r>
      <w:hyperlink w:anchor="HL70307" w:history="1">
        <w:r>
          <w:rPr>
            <w:rStyle w:val="HyperlinkText"/>
          </w:rPr>
          <w:t>User-defined Table 0307 - Building</w:t>
        </w:r>
      </w:hyperlink>
      <w:r>
        <w:t xml:space="preserve"> for su</w:t>
      </w:r>
      <w:r>
        <w:t>g</w:t>
      </w:r>
      <w:r>
        <w:t>gested va</w:t>
      </w:r>
      <w:r>
        <w:t>l</w:t>
      </w:r>
      <w:r>
        <w:t>ues.</w:t>
      </w:r>
    </w:p>
    <w:p w14:paraId="5E9C6EDB" w14:textId="77777777" w:rsidR="00980D3B" w:rsidRDefault="00980D3B">
      <w:pPr>
        <w:pStyle w:val="Heading4"/>
      </w:pPr>
      <w:r>
        <w:t>Floor (IS)</w:t>
      </w:r>
    </w:p>
    <w:p w14:paraId="3255A944" w14:textId="77777777" w:rsidR="00980D3B" w:rsidRDefault="00980D3B">
      <w:pPr>
        <w:pStyle w:val="NormalIndented"/>
      </w:pPr>
      <w:r>
        <w:t xml:space="preserve">Definition: This component specifies the code for the floor where the person is located. After building, it is the most general person location designation. Refer to </w:t>
      </w:r>
      <w:hyperlink w:anchor="HL70308" w:history="1">
        <w:r>
          <w:rPr>
            <w:rStyle w:val="HyperlinkText"/>
          </w:rPr>
          <w:t>User-defined Table 0308 - Floor</w:t>
        </w:r>
      </w:hyperlink>
      <w:r>
        <w:t xml:space="preserve"> for suggested values.</w:t>
      </w:r>
    </w:p>
    <w:p w14:paraId="1B4B6A26" w14:textId="77777777" w:rsidR="00980D3B" w:rsidRDefault="00980D3B">
      <w:pPr>
        <w:pStyle w:val="Heading4"/>
      </w:pPr>
      <w:r>
        <w:t>Location Description (ST)</w:t>
      </w:r>
    </w:p>
    <w:p w14:paraId="3734027B" w14:textId="77777777" w:rsidR="00980D3B" w:rsidRDefault="00980D3B">
      <w:pPr>
        <w:pStyle w:val="NormalIndented"/>
      </w:pPr>
      <w:r>
        <w:t>Definition: This component describes the location in free text.</w:t>
      </w:r>
    </w:p>
    <w:p w14:paraId="614FF7E2" w14:textId="77777777" w:rsidR="00980D3B" w:rsidRDefault="00980D3B">
      <w:pPr>
        <w:pStyle w:val="Heading4"/>
      </w:pPr>
      <w:r>
        <w:t>Address (AD)</w:t>
      </w:r>
    </w:p>
    <w:p w14:paraId="53E572B7" w14:textId="77777777" w:rsidR="00980D3B" w:rsidRDefault="00980D3B">
      <w:pPr>
        <w:pStyle w:val="NormalIndented"/>
      </w:pPr>
      <w:r>
        <w:t>Definition: This component specifies the address of a l</w:t>
      </w:r>
      <w:r>
        <w:t>o</w:t>
      </w:r>
      <w:r>
        <w:t>cation.</w:t>
      </w:r>
    </w:p>
    <w:p w14:paraId="246EB99D" w14:textId="77777777" w:rsidR="00980D3B" w:rsidRDefault="00980D3B">
      <w:pPr>
        <w:pStyle w:val="Heading3"/>
      </w:pPr>
      <w:r>
        <w:fldChar w:fldCharType="begin"/>
      </w:r>
      <w:r>
        <w:instrText>XE "LA2"</w:instrText>
      </w:r>
      <w:r>
        <w:fldChar w:fldCharType="end"/>
      </w:r>
      <w:r>
        <w:fldChar w:fldCharType="begin"/>
      </w:r>
      <w:r>
        <w:instrText>XE "Data types: LA2"</w:instrText>
      </w:r>
      <w:r>
        <w:fldChar w:fldCharType="end"/>
      </w:r>
      <w:r>
        <w:t xml:space="preserve"> </w:t>
      </w:r>
      <w:bookmarkStart w:id="913" w:name="_Ref176110"/>
      <w:bookmarkStart w:id="914" w:name="_Toc496493"/>
      <w:bookmarkStart w:id="915" w:name="_Toc524840"/>
      <w:bookmarkStart w:id="916" w:name="_Toc1802423"/>
      <w:bookmarkStart w:id="917" w:name="_Toc22448418"/>
      <w:bookmarkStart w:id="918" w:name="_Toc22697610"/>
      <w:bookmarkStart w:id="919" w:name="_Toc24273645"/>
      <w:r>
        <w:t>LA2 - location with address variation 2</w:t>
      </w:r>
      <w:bookmarkEnd w:id="913"/>
      <w:bookmarkEnd w:id="914"/>
      <w:bookmarkEnd w:id="915"/>
      <w:bookmarkEnd w:id="916"/>
      <w:bookmarkEnd w:id="917"/>
      <w:bookmarkEnd w:id="918"/>
      <w:bookmarkEnd w:id="919"/>
    </w:p>
    <w:p w14:paraId="46D37B6D" w14:textId="77777777" w:rsidR="00980D3B" w:rsidRDefault="00980D3B">
      <w:pPr>
        <w:pStyle w:val="ComponentTableCaption"/>
        <w:rPr>
          <w:snapToGrid w:val="0"/>
        </w:rPr>
      </w:pPr>
      <w:bookmarkStart w:id="920" w:name="LA2"/>
      <w:r>
        <w:t xml:space="preserve">HL7 Component Table – LA2 – Location with Address Variation 2 </w:t>
      </w:r>
      <w:r>
        <w:fldChar w:fldCharType="begin"/>
      </w:r>
      <w:r>
        <w:instrText xml:space="preserve"> XE "HL7 Component Table – LA2" </w:instrText>
      </w:r>
      <w:r>
        <w:fldChar w:fldCharType="end"/>
      </w:r>
      <w:bookmarkEnd w:id="92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E157169"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A32D1B3"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4AA39658"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00CB9167"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1C95D152"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3A8BF368"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605C01A"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5A76309"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18F35F3" w14:textId="77777777" w:rsidR="00980D3B" w:rsidRDefault="00980D3B">
            <w:pPr>
              <w:pStyle w:val="ComponentTableHeader"/>
              <w:rPr>
                <w:lang w:val="fr-FR"/>
              </w:rPr>
            </w:pPr>
            <w:r>
              <w:rPr>
                <w:lang w:val="fr-FR"/>
              </w:rPr>
              <w:t>SEC.REF.</w:t>
            </w:r>
          </w:p>
        </w:tc>
      </w:tr>
      <w:tr w:rsidR="00980D3B" w14:paraId="5BA5134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7ACA396" w14:textId="77777777" w:rsidR="00980D3B" w:rsidRDefault="00980D3B">
            <w:pPr>
              <w:pStyle w:val="ComponentTableBody"/>
            </w:pPr>
            <w:bookmarkStart w:id="921" w:name="_Hlk19781950"/>
            <w:r>
              <w:t>1</w:t>
            </w:r>
          </w:p>
        </w:tc>
        <w:tc>
          <w:tcPr>
            <w:tcW w:w="576" w:type="dxa"/>
            <w:tcBorders>
              <w:top w:val="single" w:sz="4" w:space="0" w:color="auto"/>
              <w:bottom w:val="single" w:sz="4" w:space="0" w:color="auto"/>
            </w:tcBorders>
          </w:tcPr>
          <w:p w14:paraId="050C6E30" w14:textId="77777777" w:rsidR="00980D3B" w:rsidRDefault="00980D3B">
            <w:pPr>
              <w:pStyle w:val="ComponentTableBody"/>
            </w:pPr>
            <w:r>
              <w:t>20</w:t>
            </w:r>
          </w:p>
        </w:tc>
        <w:tc>
          <w:tcPr>
            <w:tcW w:w="720" w:type="dxa"/>
            <w:tcBorders>
              <w:top w:val="single" w:sz="4" w:space="0" w:color="auto"/>
              <w:bottom w:val="single" w:sz="4" w:space="0" w:color="auto"/>
            </w:tcBorders>
          </w:tcPr>
          <w:p w14:paraId="48EBDFDC" w14:textId="77777777" w:rsidR="00980D3B" w:rsidRDefault="00980D3B">
            <w:pPr>
              <w:pStyle w:val="ComponentTableBody"/>
            </w:pPr>
            <w:r>
              <w:t>IS</w:t>
            </w:r>
          </w:p>
        </w:tc>
        <w:tc>
          <w:tcPr>
            <w:tcW w:w="576" w:type="dxa"/>
            <w:tcBorders>
              <w:top w:val="single" w:sz="4" w:space="0" w:color="auto"/>
              <w:bottom w:val="single" w:sz="4" w:space="0" w:color="auto"/>
            </w:tcBorders>
          </w:tcPr>
          <w:p w14:paraId="1BF7CC26" w14:textId="77777777" w:rsidR="00980D3B" w:rsidRDefault="00980D3B">
            <w:pPr>
              <w:pStyle w:val="ComponentTableBody"/>
            </w:pPr>
            <w:r>
              <w:t>O</w:t>
            </w:r>
          </w:p>
        </w:tc>
        <w:tc>
          <w:tcPr>
            <w:tcW w:w="720" w:type="dxa"/>
            <w:tcBorders>
              <w:top w:val="single" w:sz="4" w:space="0" w:color="auto"/>
              <w:bottom w:val="single" w:sz="4" w:space="0" w:color="auto"/>
            </w:tcBorders>
          </w:tcPr>
          <w:p w14:paraId="0C5F7D63" w14:textId="77777777" w:rsidR="00980D3B" w:rsidRDefault="00980D3B">
            <w:pPr>
              <w:pStyle w:val="ComponentTableBody"/>
            </w:pPr>
            <w:r>
              <w:t>302</w:t>
            </w:r>
          </w:p>
        </w:tc>
        <w:tc>
          <w:tcPr>
            <w:tcW w:w="2880" w:type="dxa"/>
            <w:tcBorders>
              <w:top w:val="single" w:sz="4" w:space="0" w:color="auto"/>
              <w:bottom w:val="single" w:sz="4" w:space="0" w:color="auto"/>
            </w:tcBorders>
          </w:tcPr>
          <w:p w14:paraId="4659FF8E" w14:textId="77777777" w:rsidR="00980D3B" w:rsidRDefault="00980D3B">
            <w:pPr>
              <w:pStyle w:val="ComponentTableBody"/>
              <w:jc w:val="left"/>
            </w:pPr>
            <w:r>
              <w:rPr>
                <w:snapToGrid w:val="0"/>
              </w:rPr>
              <w:t>Point of Care</w:t>
            </w:r>
          </w:p>
        </w:tc>
        <w:tc>
          <w:tcPr>
            <w:tcW w:w="1440" w:type="dxa"/>
            <w:tcBorders>
              <w:top w:val="single" w:sz="4" w:space="0" w:color="auto"/>
              <w:bottom w:val="single" w:sz="4" w:space="0" w:color="auto"/>
            </w:tcBorders>
          </w:tcPr>
          <w:p w14:paraId="05ADB418" w14:textId="77777777" w:rsidR="00980D3B" w:rsidRDefault="00980D3B">
            <w:pPr>
              <w:pStyle w:val="ComponentTableBody"/>
              <w:jc w:val="left"/>
            </w:pPr>
          </w:p>
        </w:tc>
        <w:tc>
          <w:tcPr>
            <w:tcW w:w="1008" w:type="dxa"/>
            <w:tcBorders>
              <w:top w:val="single" w:sz="4" w:space="0" w:color="auto"/>
              <w:bottom w:val="single" w:sz="4" w:space="0" w:color="auto"/>
            </w:tcBorders>
          </w:tcPr>
          <w:p w14:paraId="73E2B776"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605EA4B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6E1ED99" w14:textId="77777777" w:rsidR="00980D3B" w:rsidRDefault="00980D3B">
            <w:pPr>
              <w:pStyle w:val="ComponentTableBody"/>
            </w:pPr>
            <w:r>
              <w:t>2</w:t>
            </w:r>
          </w:p>
        </w:tc>
        <w:tc>
          <w:tcPr>
            <w:tcW w:w="576" w:type="dxa"/>
            <w:tcBorders>
              <w:top w:val="single" w:sz="4" w:space="0" w:color="auto"/>
              <w:bottom w:val="single" w:sz="4" w:space="0" w:color="auto"/>
            </w:tcBorders>
          </w:tcPr>
          <w:p w14:paraId="0465001F" w14:textId="77777777" w:rsidR="00980D3B" w:rsidRDefault="00980D3B">
            <w:pPr>
              <w:pStyle w:val="ComponentTableBody"/>
            </w:pPr>
            <w:r>
              <w:t>20</w:t>
            </w:r>
          </w:p>
        </w:tc>
        <w:tc>
          <w:tcPr>
            <w:tcW w:w="720" w:type="dxa"/>
            <w:tcBorders>
              <w:top w:val="single" w:sz="4" w:space="0" w:color="auto"/>
              <w:bottom w:val="single" w:sz="4" w:space="0" w:color="auto"/>
            </w:tcBorders>
          </w:tcPr>
          <w:p w14:paraId="31C24A34" w14:textId="77777777" w:rsidR="00980D3B" w:rsidRDefault="00980D3B">
            <w:pPr>
              <w:pStyle w:val="ComponentTableBody"/>
            </w:pPr>
            <w:r>
              <w:t>IS</w:t>
            </w:r>
          </w:p>
        </w:tc>
        <w:tc>
          <w:tcPr>
            <w:tcW w:w="576" w:type="dxa"/>
            <w:tcBorders>
              <w:top w:val="single" w:sz="4" w:space="0" w:color="auto"/>
              <w:bottom w:val="single" w:sz="4" w:space="0" w:color="auto"/>
            </w:tcBorders>
          </w:tcPr>
          <w:p w14:paraId="05A5756D" w14:textId="77777777" w:rsidR="00980D3B" w:rsidRDefault="00980D3B">
            <w:pPr>
              <w:pStyle w:val="ComponentTableBody"/>
            </w:pPr>
            <w:r>
              <w:t>O</w:t>
            </w:r>
          </w:p>
        </w:tc>
        <w:tc>
          <w:tcPr>
            <w:tcW w:w="720" w:type="dxa"/>
            <w:tcBorders>
              <w:top w:val="single" w:sz="4" w:space="0" w:color="auto"/>
              <w:bottom w:val="single" w:sz="4" w:space="0" w:color="auto"/>
            </w:tcBorders>
          </w:tcPr>
          <w:p w14:paraId="3796837B" w14:textId="77777777" w:rsidR="00980D3B" w:rsidRDefault="00980D3B">
            <w:pPr>
              <w:pStyle w:val="ComponentTableBody"/>
            </w:pPr>
            <w:r>
              <w:t>303</w:t>
            </w:r>
          </w:p>
        </w:tc>
        <w:tc>
          <w:tcPr>
            <w:tcW w:w="2880" w:type="dxa"/>
            <w:tcBorders>
              <w:top w:val="single" w:sz="4" w:space="0" w:color="auto"/>
              <w:bottom w:val="single" w:sz="4" w:space="0" w:color="auto"/>
            </w:tcBorders>
          </w:tcPr>
          <w:p w14:paraId="243ED7F5" w14:textId="77777777" w:rsidR="00980D3B" w:rsidRDefault="00980D3B">
            <w:pPr>
              <w:pStyle w:val="ComponentTableBody"/>
              <w:jc w:val="left"/>
            </w:pPr>
            <w:r>
              <w:rPr>
                <w:snapToGrid w:val="0"/>
              </w:rPr>
              <w:t>Room</w:t>
            </w:r>
          </w:p>
        </w:tc>
        <w:tc>
          <w:tcPr>
            <w:tcW w:w="1440" w:type="dxa"/>
            <w:tcBorders>
              <w:top w:val="single" w:sz="4" w:space="0" w:color="auto"/>
              <w:bottom w:val="single" w:sz="4" w:space="0" w:color="auto"/>
            </w:tcBorders>
          </w:tcPr>
          <w:p w14:paraId="19EF966B" w14:textId="77777777" w:rsidR="00980D3B" w:rsidRDefault="00980D3B">
            <w:pPr>
              <w:pStyle w:val="ComponentTableBody"/>
              <w:jc w:val="left"/>
            </w:pPr>
          </w:p>
        </w:tc>
        <w:tc>
          <w:tcPr>
            <w:tcW w:w="1008" w:type="dxa"/>
            <w:tcBorders>
              <w:top w:val="single" w:sz="4" w:space="0" w:color="auto"/>
              <w:bottom w:val="single" w:sz="4" w:space="0" w:color="auto"/>
            </w:tcBorders>
          </w:tcPr>
          <w:p w14:paraId="176A3421"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5AC9D8E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9E2BCD4" w14:textId="77777777" w:rsidR="00980D3B" w:rsidRDefault="00980D3B">
            <w:pPr>
              <w:pStyle w:val="ComponentTableBody"/>
            </w:pPr>
            <w:r>
              <w:t>3</w:t>
            </w:r>
          </w:p>
        </w:tc>
        <w:tc>
          <w:tcPr>
            <w:tcW w:w="576" w:type="dxa"/>
            <w:tcBorders>
              <w:top w:val="single" w:sz="4" w:space="0" w:color="auto"/>
              <w:bottom w:val="single" w:sz="4" w:space="0" w:color="auto"/>
            </w:tcBorders>
          </w:tcPr>
          <w:p w14:paraId="7A72E681" w14:textId="77777777" w:rsidR="00980D3B" w:rsidRDefault="00980D3B">
            <w:pPr>
              <w:pStyle w:val="ComponentTableBody"/>
            </w:pPr>
            <w:r>
              <w:t>20</w:t>
            </w:r>
          </w:p>
        </w:tc>
        <w:tc>
          <w:tcPr>
            <w:tcW w:w="720" w:type="dxa"/>
            <w:tcBorders>
              <w:top w:val="single" w:sz="4" w:space="0" w:color="auto"/>
              <w:bottom w:val="single" w:sz="4" w:space="0" w:color="auto"/>
            </w:tcBorders>
          </w:tcPr>
          <w:p w14:paraId="2501ECBC" w14:textId="77777777" w:rsidR="00980D3B" w:rsidRDefault="00980D3B">
            <w:pPr>
              <w:pStyle w:val="ComponentTableBody"/>
            </w:pPr>
            <w:r>
              <w:t>IS</w:t>
            </w:r>
          </w:p>
        </w:tc>
        <w:tc>
          <w:tcPr>
            <w:tcW w:w="576" w:type="dxa"/>
            <w:tcBorders>
              <w:top w:val="single" w:sz="4" w:space="0" w:color="auto"/>
              <w:bottom w:val="single" w:sz="4" w:space="0" w:color="auto"/>
            </w:tcBorders>
          </w:tcPr>
          <w:p w14:paraId="55E3A42A"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91DBE1F" w14:textId="77777777" w:rsidR="00980D3B" w:rsidRDefault="00980D3B">
            <w:pPr>
              <w:pStyle w:val="ComponentTableBody"/>
              <w:rPr>
                <w:lang w:val="it-IT"/>
              </w:rPr>
            </w:pPr>
            <w:r>
              <w:rPr>
                <w:lang w:val="it-IT"/>
              </w:rPr>
              <w:t>304</w:t>
            </w:r>
          </w:p>
        </w:tc>
        <w:tc>
          <w:tcPr>
            <w:tcW w:w="2880" w:type="dxa"/>
            <w:tcBorders>
              <w:top w:val="single" w:sz="4" w:space="0" w:color="auto"/>
              <w:bottom w:val="single" w:sz="4" w:space="0" w:color="auto"/>
            </w:tcBorders>
          </w:tcPr>
          <w:p w14:paraId="25135D17" w14:textId="77777777" w:rsidR="00980D3B" w:rsidRDefault="00980D3B">
            <w:pPr>
              <w:pStyle w:val="ComponentTableBody"/>
              <w:jc w:val="left"/>
              <w:rPr>
                <w:lang w:val="it-IT"/>
              </w:rPr>
            </w:pPr>
            <w:r>
              <w:rPr>
                <w:snapToGrid w:val="0"/>
                <w:lang w:val="it-IT"/>
              </w:rPr>
              <w:t>Bed</w:t>
            </w:r>
          </w:p>
        </w:tc>
        <w:tc>
          <w:tcPr>
            <w:tcW w:w="1440" w:type="dxa"/>
            <w:tcBorders>
              <w:top w:val="single" w:sz="4" w:space="0" w:color="auto"/>
              <w:bottom w:val="single" w:sz="4" w:space="0" w:color="auto"/>
            </w:tcBorders>
          </w:tcPr>
          <w:p w14:paraId="72E70D2D" w14:textId="77777777" w:rsidR="00980D3B" w:rsidRDefault="00980D3B">
            <w:pPr>
              <w:pStyle w:val="ComponentTableBody"/>
              <w:jc w:val="left"/>
              <w:rPr>
                <w:lang w:val="it-IT"/>
              </w:rPr>
            </w:pPr>
          </w:p>
        </w:tc>
        <w:tc>
          <w:tcPr>
            <w:tcW w:w="1008" w:type="dxa"/>
            <w:tcBorders>
              <w:top w:val="single" w:sz="4" w:space="0" w:color="auto"/>
              <w:bottom w:val="single" w:sz="4" w:space="0" w:color="auto"/>
            </w:tcBorders>
          </w:tcPr>
          <w:p w14:paraId="24F15EAD"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4245409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C930FC1"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00D01FEE"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4B65A582"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158B40F9"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A48601C" w14:textId="77777777" w:rsidR="00980D3B" w:rsidRDefault="00980D3B">
            <w:pPr>
              <w:pStyle w:val="ComponentTableBody"/>
              <w:rPr>
                <w:lang w:val="it-IT"/>
              </w:rPr>
            </w:pPr>
          </w:p>
        </w:tc>
        <w:tc>
          <w:tcPr>
            <w:tcW w:w="2880" w:type="dxa"/>
            <w:tcBorders>
              <w:top w:val="single" w:sz="4" w:space="0" w:color="auto"/>
              <w:bottom w:val="single" w:sz="4" w:space="0" w:color="auto"/>
            </w:tcBorders>
          </w:tcPr>
          <w:p w14:paraId="659BC8DE" w14:textId="77777777" w:rsidR="00980D3B" w:rsidRDefault="00980D3B">
            <w:pPr>
              <w:pStyle w:val="ComponentTableBody"/>
              <w:jc w:val="left"/>
              <w:rPr>
                <w:lang w:val="it-IT"/>
              </w:rPr>
            </w:pPr>
            <w:r>
              <w:rPr>
                <w:snapToGrid w:val="0"/>
                <w:lang w:val="it-IT"/>
              </w:rPr>
              <w:t>Facility</w:t>
            </w:r>
          </w:p>
        </w:tc>
        <w:tc>
          <w:tcPr>
            <w:tcW w:w="1440" w:type="dxa"/>
            <w:tcBorders>
              <w:top w:val="single" w:sz="4" w:space="0" w:color="auto"/>
              <w:bottom w:val="single" w:sz="4" w:space="0" w:color="auto"/>
            </w:tcBorders>
          </w:tcPr>
          <w:p w14:paraId="2475DD6B" w14:textId="77777777" w:rsidR="00980D3B" w:rsidRDefault="00980D3B">
            <w:pPr>
              <w:pStyle w:val="ComponentTableBody"/>
              <w:jc w:val="left"/>
              <w:rPr>
                <w:lang w:val="it-IT"/>
              </w:rPr>
            </w:pPr>
          </w:p>
        </w:tc>
        <w:tc>
          <w:tcPr>
            <w:tcW w:w="1008" w:type="dxa"/>
            <w:tcBorders>
              <w:top w:val="single" w:sz="4" w:space="0" w:color="auto"/>
              <w:bottom w:val="single" w:sz="4" w:space="0" w:color="auto"/>
            </w:tcBorders>
          </w:tcPr>
          <w:p w14:paraId="58BC1382"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3B16704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5CAA216" w14:textId="77777777" w:rsidR="00980D3B" w:rsidRDefault="00980D3B">
            <w:pPr>
              <w:pStyle w:val="ComponentTableBody"/>
            </w:pPr>
            <w:r>
              <w:t>5</w:t>
            </w:r>
          </w:p>
        </w:tc>
        <w:tc>
          <w:tcPr>
            <w:tcW w:w="576" w:type="dxa"/>
            <w:tcBorders>
              <w:top w:val="single" w:sz="4" w:space="0" w:color="auto"/>
              <w:bottom w:val="single" w:sz="4" w:space="0" w:color="auto"/>
            </w:tcBorders>
          </w:tcPr>
          <w:p w14:paraId="79B914A8" w14:textId="77777777" w:rsidR="00980D3B" w:rsidRDefault="00980D3B">
            <w:pPr>
              <w:pStyle w:val="ComponentTableBody"/>
            </w:pPr>
            <w:r>
              <w:t>20</w:t>
            </w:r>
          </w:p>
        </w:tc>
        <w:tc>
          <w:tcPr>
            <w:tcW w:w="720" w:type="dxa"/>
            <w:tcBorders>
              <w:top w:val="single" w:sz="4" w:space="0" w:color="auto"/>
              <w:bottom w:val="single" w:sz="4" w:space="0" w:color="auto"/>
            </w:tcBorders>
          </w:tcPr>
          <w:p w14:paraId="4C5A7C2C" w14:textId="77777777" w:rsidR="00980D3B" w:rsidRDefault="00980D3B">
            <w:pPr>
              <w:pStyle w:val="ComponentTableBody"/>
            </w:pPr>
            <w:r>
              <w:t>IS</w:t>
            </w:r>
          </w:p>
        </w:tc>
        <w:tc>
          <w:tcPr>
            <w:tcW w:w="576" w:type="dxa"/>
            <w:tcBorders>
              <w:top w:val="single" w:sz="4" w:space="0" w:color="auto"/>
              <w:bottom w:val="single" w:sz="4" w:space="0" w:color="auto"/>
            </w:tcBorders>
          </w:tcPr>
          <w:p w14:paraId="465A89A9" w14:textId="77777777" w:rsidR="00980D3B" w:rsidRDefault="00980D3B">
            <w:pPr>
              <w:pStyle w:val="ComponentTableBody"/>
            </w:pPr>
            <w:r>
              <w:t>O</w:t>
            </w:r>
          </w:p>
        </w:tc>
        <w:tc>
          <w:tcPr>
            <w:tcW w:w="720" w:type="dxa"/>
            <w:tcBorders>
              <w:top w:val="single" w:sz="4" w:space="0" w:color="auto"/>
              <w:bottom w:val="single" w:sz="4" w:space="0" w:color="auto"/>
            </w:tcBorders>
          </w:tcPr>
          <w:p w14:paraId="1A6004E5" w14:textId="77777777" w:rsidR="00980D3B" w:rsidRDefault="00980D3B">
            <w:pPr>
              <w:pStyle w:val="ComponentTableBody"/>
              <w:rPr>
                <w:szCs w:val="18"/>
              </w:rPr>
            </w:pPr>
            <w:r>
              <w:rPr>
                <w:snapToGrid w:val="0"/>
                <w:szCs w:val="18"/>
              </w:rPr>
              <w:t>306</w:t>
            </w:r>
          </w:p>
        </w:tc>
        <w:tc>
          <w:tcPr>
            <w:tcW w:w="2880" w:type="dxa"/>
            <w:tcBorders>
              <w:top w:val="single" w:sz="4" w:space="0" w:color="auto"/>
              <w:bottom w:val="single" w:sz="4" w:space="0" w:color="auto"/>
            </w:tcBorders>
          </w:tcPr>
          <w:p w14:paraId="70A87944" w14:textId="77777777" w:rsidR="00980D3B" w:rsidRDefault="00980D3B">
            <w:pPr>
              <w:pStyle w:val="ComponentTableBody"/>
              <w:jc w:val="left"/>
            </w:pPr>
            <w:r>
              <w:rPr>
                <w:snapToGrid w:val="0"/>
              </w:rPr>
              <w:t>Location Status</w:t>
            </w:r>
          </w:p>
        </w:tc>
        <w:tc>
          <w:tcPr>
            <w:tcW w:w="1440" w:type="dxa"/>
            <w:tcBorders>
              <w:top w:val="single" w:sz="4" w:space="0" w:color="auto"/>
              <w:bottom w:val="single" w:sz="4" w:space="0" w:color="auto"/>
            </w:tcBorders>
          </w:tcPr>
          <w:p w14:paraId="0A4108C3" w14:textId="77777777" w:rsidR="00980D3B" w:rsidRDefault="00980D3B">
            <w:pPr>
              <w:pStyle w:val="ComponentTableBody"/>
              <w:jc w:val="left"/>
            </w:pPr>
          </w:p>
        </w:tc>
        <w:tc>
          <w:tcPr>
            <w:tcW w:w="1008" w:type="dxa"/>
            <w:tcBorders>
              <w:top w:val="single" w:sz="4" w:space="0" w:color="auto"/>
              <w:bottom w:val="single" w:sz="4" w:space="0" w:color="auto"/>
            </w:tcBorders>
          </w:tcPr>
          <w:p w14:paraId="7BF9D968"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6C19B31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6DF2E2F" w14:textId="77777777" w:rsidR="00980D3B" w:rsidRDefault="00980D3B">
            <w:pPr>
              <w:pStyle w:val="ComponentTableBody"/>
            </w:pPr>
            <w:r>
              <w:t>6</w:t>
            </w:r>
          </w:p>
        </w:tc>
        <w:tc>
          <w:tcPr>
            <w:tcW w:w="576" w:type="dxa"/>
            <w:tcBorders>
              <w:top w:val="single" w:sz="4" w:space="0" w:color="auto"/>
              <w:bottom w:val="single" w:sz="4" w:space="0" w:color="auto"/>
            </w:tcBorders>
          </w:tcPr>
          <w:p w14:paraId="1AFBB6B7" w14:textId="77777777" w:rsidR="00980D3B" w:rsidRDefault="00980D3B">
            <w:pPr>
              <w:pStyle w:val="ComponentTableBody"/>
            </w:pPr>
            <w:r>
              <w:t>20</w:t>
            </w:r>
          </w:p>
        </w:tc>
        <w:tc>
          <w:tcPr>
            <w:tcW w:w="720" w:type="dxa"/>
            <w:tcBorders>
              <w:top w:val="single" w:sz="4" w:space="0" w:color="auto"/>
              <w:bottom w:val="single" w:sz="4" w:space="0" w:color="auto"/>
            </w:tcBorders>
          </w:tcPr>
          <w:p w14:paraId="459D44B3" w14:textId="77777777" w:rsidR="00980D3B" w:rsidRDefault="00980D3B">
            <w:pPr>
              <w:pStyle w:val="ComponentTableBody"/>
            </w:pPr>
            <w:r>
              <w:t>IS</w:t>
            </w:r>
          </w:p>
        </w:tc>
        <w:tc>
          <w:tcPr>
            <w:tcW w:w="576" w:type="dxa"/>
            <w:tcBorders>
              <w:top w:val="single" w:sz="4" w:space="0" w:color="auto"/>
              <w:bottom w:val="single" w:sz="4" w:space="0" w:color="auto"/>
            </w:tcBorders>
          </w:tcPr>
          <w:p w14:paraId="3D616609"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5C944D65" w14:textId="77777777" w:rsidR="00980D3B" w:rsidRDefault="00980D3B">
            <w:pPr>
              <w:pStyle w:val="ComponentTableBody"/>
              <w:rPr>
                <w:lang w:val="fr-FR"/>
              </w:rPr>
            </w:pPr>
            <w:r>
              <w:rPr>
                <w:lang w:val="fr-FR"/>
              </w:rPr>
              <w:t>305</w:t>
            </w:r>
          </w:p>
        </w:tc>
        <w:tc>
          <w:tcPr>
            <w:tcW w:w="2880" w:type="dxa"/>
            <w:tcBorders>
              <w:top w:val="single" w:sz="4" w:space="0" w:color="auto"/>
              <w:bottom w:val="single" w:sz="4" w:space="0" w:color="auto"/>
            </w:tcBorders>
          </w:tcPr>
          <w:p w14:paraId="406A0BA2" w14:textId="77777777" w:rsidR="00980D3B" w:rsidRDefault="00980D3B">
            <w:pPr>
              <w:pStyle w:val="ComponentTableBody"/>
              <w:jc w:val="left"/>
              <w:rPr>
                <w:lang w:val="fr-FR"/>
              </w:rPr>
            </w:pPr>
            <w:r>
              <w:rPr>
                <w:snapToGrid w:val="0"/>
                <w:lang w:val="fr-FR"/>
              </w:rPr>
              <w:t>Patient Location Type</w:t>
            </w:r>
          </w:p>
        </w:tc>
        <w:tc>
          <w:tcPr>
            <w:tcW w:w="1440" w:type="dxa"/>
            <w:tcBorders>
              <w:top w:val="single" w:sz="4" w:space="0" w:color="auto"/>
              <w:bottom w:val="single" w:sz="4" w:space="0" w:color="auto"/>
            </w:tcBorders>
          </w:tcPr>
          <w:p w14:paraId="3F4D2DED" w14:textId="77777777" w:rsidR="00980D3B" w:rsidRDefault="00980D3B">
            <w:pPr>
              <w:pStyle w:val="ComponentTableBody"/>
              <w:jc w:val="left"/>
              <w:rPr>
                <w:lang w:val="fr-FR"/>
              </w:rPr>
            </w:pPr>
          </w:p>
        </w:tc>
        <w:tc>
          <w:tcPr>
            <w:tcW w:w="1008" w:type="dxa"/>
            <w:tcBorders>
              <w:top w:val="single" w:sz="4" w:space="0" w:color="auto"/>
              <w:bottom w:val="single" w:sz="4" w:space="0" w:color="auto"/>
            </w:tcBorders>
          </w:tcPr>
          <w:p w14:paraId="0EE7C267"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EA2AF1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0F7A896" w14:textId="77777777" w:rsidR="00980D3B" w:rsidRDefault="00980D3B">
            <w:pPr>
              <w:pStyle w:val="ComponentTableBody"/>
            </w:pPr>
            <w:r>
              <w:t>7</w:t>
            </w:r>
          </w:p>
        </w:tc>
        <w:tc>
          <w:tcPr>
            <w:tcW w:w="576" w:type="dxa"/>
            <w:tcBorders>
              <w:top w:val="single" w:sz="4" w:space="0" w:color="auto"/>
              <w:bottom w:val="single" w:sz="4" w:space="0" w:color="auto"/>
            </w:tcBorders>
          </w:tcPr>
          <w:p w14:paraId="280B3D76" w14:textId="77777777" w:rsidR="00980D3B" w:rsidRDefault="00980D3B">
            <w:pPr>
              <w:pStyle w:val="ComponentTableBody"/>
            </w:pPr>
            <w:r>
              <w:t>20</w:t>
            </w:r>
          </w:p>
        </w:tc>
        <w:tc>
          <w:tcPr>
            <w:tcW w:w="720" w:type="dxa"/>
            <w:tcBorders>
              <w:top w:val="single" w:sz="4" w:space="0" w:color="auto"/>
              <w:bottom w:val="single" w:sz="4" w:space="0" w:color="auto"/>
            </w:tcBorders>
          </w:tcPr>
          <w:p w14:paraId="5241AFD5" w14:textId="77777777" w:rsidR="00980D3B" w:rsidRDefault="00980D3B">
            <w:pPr>
              <w:pStyle w:val="ComponentTableBody"/>
            </w:pPr>
            <w:r>
              <w:t>IS</w:t>
            </w:r>
          </w:p>
        </w:tc>
        <w:tc>
          <w:tcPr>
            <w:tcW w:w="576" w:type="dxa"/>
            <w:tcBorders>
              <w:top w:val="single" w:sz="4" w:space="0" w:color="auto"/>
              <w:bottom w:val="single" w:sz="4" w:space="0" w:color="auto"/>
            </w:tcBorders>
          </w:tcPr>
          <w:p w14:paraId="3D0361A9" w14:textId="77777777" w:rsidR="00980D3B" w:rsidRDefault="00980D3B">
            <w:pPr>
              <w:pStyle w:val="ComponentTableBody"/>
            </w:pPr>
            <w:r>
              <w:t>O</w:t>
            </w:r>
          </w:p>
        </w:tc>
        <w:tc>
          <w:tcPr>
            <w:tcW w:w="720" w:type="dxa"/>
            <w:tcBorders>
              <w:top w:val="single" w:sz="4" w:space="0" w:color="auto"/>
              <w:bottom w:val="single" w:sz="4" w:space="0" w:color="auto"/>
            </w:tcBorders>
          </w:tcPr>
          <w:p w14:paraId="45C65DB8" w14:textId="77777777" w:rsidR="00980D3B" w:rsidRDefault="00980D3B">
            <w:pPr>
              <w:pStyle w:val="ComponentTableBody"/>
              <w:rPr>
                <w:szCs w:val="18"/>
              </w:rPr>
            </w:pPr>
            <w:r>
              <w:rPr>
                <w:snapToGrid w:val="0"/>
                <w:szCs w:val="18"/>
              </w:rPr>
              <w:t>307</w:t>
            </w:r>
          </w:p>
        </w:tc>
        <w:tc>
          <w:tcPr>
            <w:tcW w:w="2880" w:type="dxa"/>
            <w:tcBorders>
              <w:top w:val="single" w:sz="4" w:space="0" w:color="auto"/>
              <w:bottom w:val="single" w:sz="4" w:space="0" w:color="auto"/>
            </w:tcBorders>
          </w:tcPr>
          <w:p w14:paraId="66064710" w14:textId="77777777" w:rsidR="00980D3B" w:rsidRDefault="00980D3B">
            <w:pPr>
              <w:pStyle w:val="ComponentTableBody"/>
              <w:jc w:val="left"/>
            </w:pPr>
            <w:r>
              <w:rPr>
                <w:snapToGrid w:val="0"/>
              </w:rPr>
              <w:t>Building</w:t>
            </w:r>
          </w:p>
        </w:tc>
        <w:tc>
          <w:tcPr>
            <w:tcW w:w="1440" w:type="dxa"/>
            <w:tcBorders>
              <w:top w:val="single" w:sz="4" w:space="0" w:color="auto"/>
              <w:bottom w:val="single" w:sz="4" w:space="0" w:color="auto"/>
            </w:tcBorders>
          </w:tcPr>
          <w:p w14:paraId="19E12E3F" w14:textId="77777777" w:rsidR="00980D3B" w:rsidRDefault="00980D3B">
            <w:pPr>
              <w:pStyle w:val="ComponentTableBody"/>
              <w:jc w:val="left"/>
            </w:pPr>
          </w:p>
        </w:tc>
        <w:tc>
          <w:tcPr>
            <w:tcW w:w="1008" w:type="dxa"/>
            <w:tcBorders>
              <w:top w:val="single" w:sz="4" w:space="0" w:color="auto"/>
              <w:bottom w:val="single" w:sz="4" w:space="0" w:color="auto"/>
            </w:tcBorders>
          </w:tcPr>
          <w:p w14:paraId="6EB7DCE8"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215BF43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222B92D" w14:textId="77777777" w:rsidR="00980D3B" w:rsidRDefault="00980D3B">
            <w:pPr>
              <w:pStyle w:val="ComponentTableBody"/>
            </w:pPr>
            <w:r>
              <w:t>8</w:t>
            </w:r>
          </w:p>
        </w:tc>
        <w:tc>
          <w:tcPr>
            <w:tcW w:w="576" w:type="dxa"/>
            <w:tcBorders>
              <w:top w:val="single" w:sz="4" w:space="0" w:color="auto"/>
              <w:bottom w:val="single" w:sz="4" w:space="0" w:color="auto"/>
            </w:tcBorders>
          </w:tcPr>
          <w:p w14:paraId="6926CE4F" w14:textId="77777777" w:rsidR="00980D3B" w:rsidRDefault="00980D3B">
            <w:pPr>
              <w:pStyle w:val="ComponentTableBody"/>
            </w:pPr>
            <w:r>
              <w:t>20</w:t>
            </w:r>
          </w:p>
        </w:tc>
        <w:tc>
          <w:tcPr>
            <w:tcW w:w="720" w:type="dxa"/>
            <w:tcBorders>
              <w:top w:val="single" w:sz="4" w:space="0" w:color="auto"/>
              <w:bottom w:val="single" w:sz="4" w:space="0" w:color="auto"/>
            </w:tcBorders>
          </w:tcPr>
          <w:p w14:paraId="10C59A2C" w14:textId="77777777" w:rsidR="00980D3B" w:rsidRDefault="00980D3B">
            <w:pPr>
              <w:pStyle w:val="ComponentTableBody"/>
            </w:pPr>
            <w:r>
              <w:t>IS</w:t>
            </w:r>
          </w:p>
        </w:tc>
        <w:tc>
          <w:tcPr>
            <w:tcW w:w="576" w:type="dxa"/>
            <w:tcBorders>
              <w:top w:val="single" w:sz="4" w:space="0" w:color="auto"/>
              <w:bottom w:val="single" w:sz="4" w:space="0" w:color="auto"/>
            </w:tcBorders>
          </w:tcPr>
          <w:p w14:paraId="07B84BED" w14:textId="77777777" w:rsidR="00980D3B" w:rsidRDefault="00980D3B">
            <w:pPr>
              <w:pStyle w:val="ComponentTableBody"/>
            </w:pPr>
            <w:r>
              <w:t>O</w:t>
            </w:r>
          </w:p>
        </w:tc>
        <w:tc>
          <w:tcPr>
            <w:tcW w:w="720" w:type="dxa"/>
            <w:tcBorders>
              <w:top w:val="single" w:sz="4" w:space="0" w:color="auto"/>
              <w:bottom w:val="single" w:sz="4" w:space="0" w:color="auto"/>
            </w:tcBorders>
          </w:tcPr>
          <w:p w14:paraId="44457094" w14:textId="77777777" w:rsidR="00980D3B" w:rsidRDefault="00980D3B">
            <w:pPr>
              <w:pStyle w:val="ComponentTableBody"/>
              <w:rPr>
                <w:szCs w:val="18"/>
              </w:rPr>
            </w:pPr>
            <w:r>
              <w:rPr>
                <w:snapToGrid w:val="0"/>
                <w:szCs w:val="18"/>
              </w:rPr>
              <w:t>308</w:t>
            </w:r>
          </w:p>
        </w:tc>
        <w:tc>
          <w:tcPr>
            <w:tcW w:w="2880" w:type="dxa"/>
            <w:tcBorders>
              <w:top w:val="single" w:sz="4" w:space="0" w:color="auto"/>
              <w:bottom w:val="single" w:sz="4" w:space="0" w:color="auto"/>
            </w:tcBorders>
          </w:tcPr>
          <w:p w14:paraId="36FCC16C" w14:textId="77777777" w:rsidR="00980D3B" w:rsidRDefault="00980D3B">
            <w:pPr>
              <w:pStyle w:val="ComponentTableBody"/>
              <w:jc w:val="left"/>
            </w:pPr>
            <w:r>
              <w:rPr>
                <w:snapToGrid w:val="0"/>
              </w:rPr>
              <w:t>Floor</w:t>
            </w:r>
          </w:p>
        </w:tc>
        <w:tc>
          <w:tcPr>
            <w:tcW w:w="1440" w:type="dxa"/>
            <w:tcBorders>
              <w:top w:val="single" w:sz="4" w:space="0" w:color="auto"/>
              <w:bottom w:val="single" w:sz="4" w:space="0" w:color="auto"/>
            </w:tcBorders>
          </w:tcPr>
          <w:p w14:paraId="1995160B" w14:textId="77777777" w:rsidR="00980D3B" w:rsidRDefault="00980D3B">
            <w:pPr>
              <w:pStyle w:val="ComponentTableBody"/>
              <w:jc w:val="left"/>
            </w:pPr>
          </w:p>
        </w:tc>
        <w:tc>
          <w:tcPr>
            <w:tcW w:w="1008" w:type="dxa"/>
            <w:tcBorders>
              <w:top w:val="single" w:sz="4" w:space="0" w:color="auto"/>
              <w:bottom w:val="single" w:sz="4" w:space="0" w:color="auto"/>
            </w:tcBorders>
          </w:tcPr>
          <w:p w14:paraId="077B5441"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5B7A133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FB3C694" w14:textId="77777777" w:rsidR="00980D3B" w:rsidRDefault="00980D3B">
            <w:pPr>
              <w:pStyle w:val="ComponentTableBody"/>
            </w:pPr>
            <w:r>
              <w:t>9</w:t>
            </w:r>
          </w:p>
        </w:tc>
        <w:tc>
          <w:tcPr>
            <w:tcW w:w="576" w:type="dxa"/>
            <w:tcBorders>
              <w:top w:val="single" w:sz="4" w:space="0" w:color="auto"/>
              <w:bottom w:val="single" w:sz="4" w:space="0" w:color="auto"/>
            </w:tcBorders>
          </w:tcPr>
          <w:p w14:paraId="0ED6003F" w14:textId="77777777" w:rsidR="00980D3B" w:rsidRDefault="00980D3B">
            <w:pPr>
              <w:pStyle w:val="ComponentTableBody"/>
            </w:pPr>
            <w:r>
              <w:t>120</w:t>
            </w:r>
          </w:p>
        </w:tc>
        <w:tc>
          <w:tcPr>
            <w:tcW w:w="720" w:type="dxa"/>
            <w:tcBorders>
              <w:top w:val="single" w:sz="4" w:space="0" w:color="auto"/>
              <w:bottom w:val="single" w:sz="4" w:space="0" w:color="auto"/>
            </w:tcBorders>
          </w:tcPr>
          <w:p w14:paraId="42D43A9E" w14:textId="77777777" w:rsidR="00980D3B" w:rsidRDefault="00980D3B">
            <w:pPr>
              <w:pStyle w:val="ComponentTableBody"/>
            </w:pPr>
            <w:r>
              <w:t>ST</w:t>
            </w:r>
          </w:p>
        </w:tc>
        <w:tc>
          <w:tcPr>
            <w:tcW w:w="576" w:type="dxa"/>
            <w:tcBorders>
              <w:top w:val="single" w:sz="4" w:space="0" w:color="auto"/>
              <w:bottom w:val="single" w:sz="4" w:space="0" w:color="auto"/>
            </w:tcBorders>
          </w:tcPr>
          <w:p w14:paraId="62D98F0C" w14:textId="77777777" w:rsidR="00980D3B" w:rsidRDefault="00980D3B">
            <w:pPr>
              <w:pStyle w:val="ComponentTableBody"/>
            </w:pPr>
            <w:r>
              <w:t>O</w:t>
            </w:r>
          </w:p>
        </w:tc>
        <w:tc>
          <w:tcPr>
            <w:tcW w:w="720" w:type="dxa"/>
            <w:tcBorders>
              <w:top w:val="single" w:sz="4" w:space="0" w:color="auto"/>
              <w:bottom w:val="single" w:sz="4" w:space="0" w:color="auto"/>
            </w:tcBorders>
          </w:tcPr>
          <w:p w14:paraId="4F519C6B" w14:textId="77777777" w:rsidR="00980D3B" w:rsidRDefault="00980D3B">
            <w:pPr>
              <w:pStyle w:val="ComponentTableBody"/>
            </w:pPr>
          </w:p>
        </w:tc>
        <w:tc>
          <w:tcPr>
            <w:tcW w:w="2880" w:type="dxa"/>
            <w:tcBorders>
              <w:top w:val="single" w:sz="4" w:space="0" w:color="auto"/>
              <w:bottom w:val="single" w:sz="4" w:space="0" w:color="auto"/>
            </w:tcBorders>
          </w:tcPr>
          <w:p w14:paraId="08EAA5A4" w14:textId="77777777" w:rsidR="00980D3B" w:rsidRDefault="00980D3B">
            <w:pPr>
              <w:pStyle w:val="ComponentTableBody"/>
              <w:jc w:val="left"/>
            </w:pPr>
            <w:r>
              <w:rPr>
                <w:snapToGrid w:val="0"/>
              </w:rPr>
              <w:t>Street Address</w:t>
            </w:r>
          </w:p>
        </w:tc>
        <w:tc>
          <w:tcPr>
            <w:tcW w:w="1440" w:type="dxa"/>
            <w:tcBorders>
              <w:top w:val="single" w:sz="4" w:space="0" w:color="auto"/>
              <w:bottom w:val="single" w:sz="4" w:space="0" w:color="auto"/>
            </w:tcBorders>
          </w:tcPr>
          <w:p w14:paraId="2CE14638" w14:textId="77777777" w:rsidR="00980D3B" w:rsidRDefault="00980D3B">
            <w:pPr>
              <w:pStyle w:val="ComponentTableBody"/>
              <w:jc w:val="left"/>
            </w:pPr>
          </w:p>
        </w:tc>
        <w:tc>
          <w:tcPr>
            <w:tcW w:w="1008" w:type="dxa"/>
            <w:tcBorders>
              <w:top w:val="single" w:sz="4" w:space="0" w:color="auto"/>
              <w:bottom w:val="single" w:sz="4" w:space="0" w:color="auto"/>
            </w:tcBorders>
          </w:tcPr>
          <w:p w14:paraId="594F8A50"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D00605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53F7A32" w14:textId="77777777" w:rsidR="00980D3B" w:rsidRDefault="00980D3B">
            <w:pPr>
              <w:pStyle w:val="ComponentTableBody"/>
            </w:pPr>
            <w:r>
              <w:t>10</w:t>
            </w:r>
          </w:p>
        </w:tc>
        <w:tc>
          <w:tcPr>
            <w:tcW w:w="576" w:type="dxa"/>
            <w:tcBorders>
              <w:top w:val="single" w:sz="4" w:space="0" w:color="auto"/>
              <w:bottom w:val="single" w:sz="4" w:space="0" w:color="auto"/>
            </w:tcBorders>
          </w:tcPr>
          <w:p w14:paraId="1F3FB4DF" w14:textId="77777777" w:rsidR="00980D3B" w:rsidRDefault="00980D3B">
            <w:pPr>
              <w:pStyle w:val="ComponentTableBody"/>
            </w:pPr>
            <w:r>
              <w:t>120</w:t>
            </w:r>
          </w:p>
        </w:tc>
        <w:tc>
          <w:tcPr>
            <w:tcW w:w="720" w:type="dxa"/>
            <w:tcBorders>
              <w:top w:val="single" w:sz="4" w:space="0" w:color="auto"/>
              <w:bottom w:val="single" w:sz="4" w:space="0" w:color="auto"/>
            </w:tcBorders>
          </w:tcPr>
          <w:p w14:paraId="6A0A8748" w14:textId="77777777" w:rsidR="00980D3B" w:rsidRDefault="00980D3B">
            <w:pPr>
              <w:pStyle w:val="ComponentTableBody"/>
            </w:pPr>
            <w:r>
              <w:t>ST</w:t>
            </w:r>
          </w:p>
        </w:tc>
        <w:tc>
          <w:tcPr>
            <w:tcW w:w="576" w:type="dxa"/>
            <w:tcBorders>
              <w:top w:val="single" w:sz="4" w:space="0" w:color="auto"/>
              <w:bottom w:val="single" w:sz="4" w:space="0" w:color="auto"/>
            </w:tcBorders>
          </w:tcPr>
          <w:p w14:paraId="30F4BECE" w14:textId="77777777" w:rsidR="00980D3B" w:rsidRDefault="00980D3B">
            <w:pPr>
              <w:pStyle w:val="ComponentTableBody"/>
            </w:pPr>
            <w:r>
              <w:t>O</w:t>
            </w:r>
          </w:p>
        </w:tc>
        <w:tc>
          <w:tcPr>
            <w:tcW w:w="720" w:type="dxa"/>
            <w:tcBorders>
              <w:top w:val="single" w:sz="4" w:space="0" w:color="auto"/>
              <w:bottom w:val="single" w:sz="4" w:space="0" w:color="auto"/>
            </w:tcBorders>
          </w:tcPr>
          <w:p w14:paraId="3848C306" w14:textId="77777777" w:rsidR="00980D3B" w:rsidRDefault="00980D3B">
            <w:pPr>
              <w:pStyle w:val="ComponentTableBody"/>
            </w:pPr>
          </w:p>
        </w:tc>
        <w:tc>
          <w:tcPr>
            <w:tcW w:w="2880" w:type="dxa"/>
            <w:tcBorders>
              <w:top w:val="single" w:sz="4" w:space="0" w:color="auto"/>
              <w:bottom w:val="single" w:sz="4" w:space="0" w:color="auto"/>
            </w:tcBorders>
          </w:tcPr>
          <w:p w14:paraId="5A6E7D04" w14:textId="77777777" w:rsidR="00980D3B" w:rsidRDefault="00980D3B">
            <w:pPr>
              <w:pStyle w:val="ComponentTableBody"/>
              <w:jc w:val="left"/>
            </w:pPr>
            <w:r>
              <w:rPr>
                <w:snapToGrid w:val="0"/>
              </w:rPr>
              <w:t>Other Designation</w:t>
            </w:r>
          </w:p>
        </w:tc>
        <w:tc>
          <w:tcPr>
            <w:tcW w:w="1440" w:type="dxa"/>
            <w:tcBorders>
              <w:top w:val="single" w:sz="4" w:space="0" w:color="auto"/>
              <w:bottom w:val="single" w:sz="4" w:space="0" w:color="auto"/>
            </w:tcBorders>
          </w:tcPr>
          <w:p w14:paraId="5BBEF95D" w14:textId="77777777" w:rsidR="00980D3B" w:rsidRDefault="00980D3B">
            <w:pPr>
              <w:pStyle w:val="ComponentTableBody"/>
              <w:jc w:val="left"/>
            </w:pPr>
          </w:p>
        </w:tc>
        <w:tc>
          <w:tcPr>
            <w:tcW w:w="1008" w:type="dxa"/>
            <w:tcBorders>
              <w:top w:val="single" w:sz="4" w:space="0" w:color="auto"/>
              <w:bottom w:val="single" w:sz="4" w:space="0" w:color="auto"/>
            </w:tcBorders>
          </w:tcPr>
          <w:p w14:paraId="487148BD"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5688F1F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27CAFBD" w14:textId="77777777" w:rsidR="00980D3B" w:rsidRDefault="00980D3B">
            <w:pPr>
              <w:pStyle w:val="ComponentTableBody"/>
            </w:pPr>
            <w:r>
              <w:t>11</w:t>
            </w:r>
          </w:p>
        </w:tc>
        <w:tc>
          <w:tcPr>
            <w:tcW w:w="576" w:type="dxa"/>
            <w:tcBorders>
              <w:top w:val="single" w:sz="4" w:space="0" w:color="auto"/>
              <w:bottom w:val="single" w:sz="4" w:space="0" w:color="auto"/>
            </w:tcBorders>
          </w:tcPr>
          <w:p w14:paraId="146EC01A" w14:textId="77777777" w:rsidR="00980D3B" w:rsidRDefault="00980D3B">
            <w:pPr>
              <w:pStyle w:val="ComponentTableBody"/>
            </w:pPr>
            <w:r>
              <w:t>50</w:t>
            </w:r>
          </w:p>
        </w:tc>
        <w:tc>
          <w:tcPr>
            <w:tcW w:w="720" w:type="dxa"/>
            <w:tcBorders>
              <w:top w:val="single" w:sz="4" w:space="0" w:color="auto"/>
              <w:bottom w:val="single" w:sz="4" w:space="0" w:color="auto"/>
            </w:tcBorders>
          </w:tcPr>
          <w:p w14:paraId="77CC6222" w14:textId="77777777" w:rsidR="00980D3B" w:rsidRDefault="00980D3B">
            <w:pPr>
              <w:pStyle w:val="ComponentTableBody"/>
            </w:pPr>
            <w:r>
              <w:t>ST</w:t>
            </w:r>
          </w:p>
        </w:tc>
        <w:tc>
          <w:tcPr>
            <w:tcW w:w="576" w:type="dxa"/>
            <w:tcBorders>
              <w:top w:val="single" w:sz="4" w:space="0" w:color="auto"/>
              <w:bottom w:val="single" w:sz="4" w:space="0" w:color="auto"/>
            </w:tcBorders>
          </w:tcPr>
          <w:p w14:paraId="76DDB77F" w14:textId="77777777" w:rsidR="00980D3B" w:rsidRDefault="00980D3B">
            <w:pPr>
              <w:pStyle w:val="ComponentTableBody"/>
            </w:pPr>
            <w:r>
              <w:t>O</w:t>
            </w:r>
          </w:p>
        </w:tc>
        <w:tc>
          <w:tcPr>
            <w:tcW w:w="720" w:type="dxa"/>
            <w:tcBorders>
              <w:top w:val="single" w:sz="4" w:space="0" w:color="auto"/>
              <w:bottom w:val="single" w:sz="4" w:space="0" w:color="auto"/>
            </w:tcBorders>
          </w:tcPr>
          <w:p w14:paraId="32D57ACC" w14:textId="77777777" w:rsidR="00980D3B" w:rsidRDefault="00980D3B">
            <w:pPr>
              <w:pStyle w:val="ComponentTableBody"/>
            </w:pPr>
          </w:p>
        </w:tc>
        <w:tc>
          <w:tcPr>
            <w:tcW w:w="2880" w:type="dxa"/>
            <w:tcBorders>
              <w:top w:val="single" w:sz="4" w:space="0" w:color="auto"/>
              <w:bottom w:val="single" w:sz="4" w:space="0" w:color="auto"/>
            </w:tcBorders>
          </w:tcPr>
          <w:p w14:paraId="42D4C118" w14:textId="77777777" w:rsidR="00980D3B" w:rsidRDefault="00980D3B">
            <w:pPr>
              <w:pStyle w:val="ComponentTableBody"/>
              <w:jc w:val="left"/>
            </w:pPr>
            <w:r>
              <w:rPr>
                <w:snapToGrid w:val="0"/>
              </w:rPr>
              <w:t>City</w:t>
            </w:r>
          </w:p>
        </w:tc>
        <w:tc>
          <w:tcPr>
            <w:tcW w:w="1440" w:type="dxa"/>
            <w:tcBorders>
              <w:top w:val="single" w:sz="4" w:space="0" w:color="auto"/>
              <w:bottom w:val="single" w:sz="4" w:space="0" w:color="auto"/>
            </w:tcBorders>
          </w:tcPr>
          <w:p w14:paraId="77009F84" w14:textId="77777777" w:rsidR="00980D3B" w:rsidRDefault="00980D3B">
            <w:pPr>
              <w:pStyle w:val="ComponentTableBody"/>
              <w:jc w:val="left"/>
            </w:pPr>
          </w:p>
        </w:tc>
        <w:tc>
          <w:tcPr>
            <w:tcW w:w="1008" w:type="dxa"/>
            <w:tcBorders>
              <w:top w:val="single" w:sz="4" w:space="0" w:color="auto"/>
              <w:bottom w:val="single" w:sz="4" w:space="0" w:color="auto"/>
            </w:tcBorders>
          </w:tcPr>
          <w:p w14:paraId="6DF4771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4C314B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EB65C87" w14:textId="77777777" w:rsidR="00980D3B" w:rsidRDefault="00980D3B">
            <w:pPr>
              <w:pStyle w:val="ComponentTableBody"/>
            </w:pPr>
            <w:r>
              <w:t>12</w:t>
            </w:r>
          </w:p>
        </w:tc>
        <w:tc>
          <w:tcPr>
            <w:tcW w:w="576" w:type="dxa"/>
            <w:tcBorders>
              <w:top w:val="single" w:sz="4" w:space="0" w:color="auto"/>
              <w:bottom w:val="single" w:sz="4" w:space="0" w:color="auto"/>
            </w:tcBorders>
          </w:tcPr>
          <w:p w14:paraId="150886CE" w14:textId="77777777" w:rsidR="00980D3B" w:rsidRDefault="00980D3B">
            <w:pPr>
              <w:pStyle w:val="ComponentTableBody"/>
            </w:pPr>
            <w:r>
              <w:t>50</w:t>
            </w:r>
          </w:p>
        </w:tc>
        <w:tc>
          <w:tcPr>
            <w:tcW w:w="720" w:type="dxa"/>
            <w:tcBorders>
              <w:top w:val="single" w:sz="4" w:space="0" w:color="auto"/>
              <w:bottom w:val="single" w:sz="4" w:space="0" w:color="auto"/>
            </w:tcBorders>
          </w:tcPr>
          <w:p w14:paraId="03284590" w14:textId="77777777" w:rsidR="00980D3B" w:rsidRDefault="00980D3B">
            <w:pPr>
              <w:pStyle w:val="ComponentTableBody"/>
            </w:pPr>
            <w:r>
              <w:t>ST</w:t>
            </w:r>
          </w:p>
        </w:tc>
        <w:tc>
          <w:tcPr>
            <w:tcW w:w="576" w:type="dxa"/>
            <w:tcBorders>
              <w:top w:val="single" w:sz="4" w:space="0" w:color="auto"/>
              <w:bottom w:val="single" w:sz="4" w:space="0" w:color="auto"/>
            </w:tcBorders>
          </w:tcPr>
          <w:p w14:paraId="3B0145AF" w14:textId="77777777" w:rsidR="00980D3B" w:rsidRDefault="00980D3B">
            <w:pPr>
              <w:pStyle w:val="ComponentTableBody"/>
            </w:pPr>
            <w:r>
              <w:t>O</w:t>
            </w:r>
          </w:p>
        </w:tc>
        <w:tc>
          <w:tcPr>
            <w:tcW w:w="720" w:type="dxa"/>
            <w:tcBorders>
              <w:top w:val="single" w:sz="4" w:space="0" w:color="auto"/>
              <w:bottom w:val="single" w:sz="4" w:space="0" w:color="auto"/>
            </w:tcBorders>
          </w:tcPr>
          <w:p w14:paraId="3ADB1009" w14:textId="77777777" w:rsidR="00980D3B" w:rsidRDefault="00980D3B">
            <w:pPr>
              <w:pStyle w:val="ComponentTableBody"/>
            </w:pPr>
          </w:p>
        </w:tc>
        <w:tc>
          <w:tcPr>
            <w:tcW w:w="2880" w:type="dxa"/>
            <w:tcBorders>
              <w:top w:val="single" w:sz="4" w:space="0" w:color="auto"/>
              <w:bottom w:val="single" w:sz="4" w:space="0" w:color="auto"/>
            </w:tcBorders>
          </w:tcPr>
          <w:p w14:paraId="0103025D" w14:textId="77777777" w:rsidR="00980D3B" w:rsidRDefault="00980D3B">
            <w:pPr>
              <w:pStyle w:val="ComponentTableBody"/>
              <w:jc w:val="left"/>
            </w:pPr>
            <w:r>
              <w:rPr>
                <w:snapToGrid w:val="0"/>
              </w:rPr>
              <w:t>State or Province</w:t>
            </w:r>
          </w:p>
        </w:tc>
        <w:tc>
          <w:tcPr>
            <w:tcW w:w="1440" w:type="dxa"/>
            <w:tcBorders>
              <w:top w:val="single" w:sz="4" w:space="0" w:color="auto"/>
              <w:bottom w:val="single" w:sz="4" w:space="0" w:color="auto"/>
            </w:tcBorders>
          </w:tcPr>
          <w:p w14:paraId="6B7E5C22" w14:textId="77777777" w:rsidR="00980D3B" w:rsidRDefault="00980D3B">
            <w:pPr>
              <w:pStyle w:val="ComponentTableBody"/>
              <w:jc w:val="left"/>
            </w:pPr>
          </w:p>
        </w:tc>
        <w:tc>
          <w:tcPr>
            <w:tcW w:w="1008" w:type="dxa"/>
            <w:tcBorders>
              <w:top w:val="single" w:sz="4" w:space="0" w:color="auto"/>
              <w:bottom w:val="single" w:sz="4" w:space="0" w:color="auto"/>
            </w:tcBorders>
          </w:tcPr>
          <w:p w14:paraId="69A186F3"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51E6716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AFF3ED2" w14:textId="77777777" w:rsidR="00980D3B" w:rsidRDefault="00980D3B">
            <w:pPr>
              <w:pStyle w:val="ComponentTableBody"/>
            </w:pPr>
            <w:r>
              <w:t>13</w:t>
            </w:r>
          </w:p>
        </w:tc>
        <w:tc>
          <w:tcPr>
            <w:tcW w:w="576" w:type="dxa"/>
            <w:tcBorders>
              <w:top w:val="single" w:sz="4" w:space="0" w:color="auto"/>
              <w:bottom w:val="single" w:sz="4" w:space="0" w:color="auto"/>
            </w:tcBorders>
          </w:tcPr>
          <w:p w14:paraId="2D19E5EB" w14:textId="77777777" w:rsidR="00980D3B" w:rsidRDefault="00980D3B">
            <w:pPr>
              <w:pStyle w:val="ComponentTableBody"/>
            </w:pPr>
            <w:r>
              <w:t>12</w:t>
            </w:r>
          </w:p>
        </w:tc>
        <w:tc>
          <w:tcPr>
            <w:tcW w:w="720" w:type="dxa"/>
            <w:tcBorders>
              <w:top w:val="single" w:sz="4" w:space="0" w:color="auto"/>
              <w:bottom w:val="single" w:sz="4" w:space="0" w:color="auto"/>
            </w:tcBorders>
          </w:tcPr>
          <w:p w14:paraId="559623F0" w14:textId="77777777" w:rsidR="00980D3B" w:rsidRDefault="00980D3B">
            <w:pPr>
              <w:pStyle w:val="ComponentTableBody"/>
            </w:pPr>
            <w:r>
              <w:t>ST</w:t>
            </w:r>
          </w:p>
        </w:tc>
        <w:tc>
          <w:tcPr>
            <w:tcW w:w="576" w:type="dxa"/>
            <w:tcBorders>
              <w:top w:val="single" w:sz="4" w:space="0" w:color="auto"/>
              <w:bottom w:val="single" w:sz="4" w:space="0" w:color="auto"/>
            </w:tcBorders>
          </w:tcPr>
          <w:p w14:paraId="7BED9789" w14:textId="77777777" w:rsidR="00980D3B" w:rsidRDefault="00980D3B">
            <w:pPr>
              <w:pStyle w:val="ComponentTableBody"/>
            </w:pPr>
            <w:r>
              <w:t>O</w:t>
            </w:r>
          </w:p>
        </w:tc>
        <w:tc>
          <w:tcPr>
            <w:tcW w:w="720" w:type="dxa"/>
            <w:tcBorders>
              <w:top w:val="single" w:sz="4" w:space="0" w:color="auto"/>
              <w:bottom w:val="single" w:sz="4" w:space="0" w:color="auto"/>
            </w:tcBorders>
          </w:tcPr>
          <w:p w14:paraId="64DB4B71" w14:textId="77777777" w:rsidR="00980D3B" w:rsidRDefault="00980D3B">
            <w:pPr>
              <w:pStyle w:val="ComponentTableBody"/>
            </w:pPr>
          </w:p>
        </w:tc>
        <w:tc>
          <w:tcPr>
            <w:tcW w:w="2880" w:type="dxa"/>
            <w:tcBorders>
              <w:top w:val="single" w:sz="4" w:space="0" w:color="auto"/>
              <w:bottom w:val="single" w:sz="4" w:space="0" w:color="auto"/>
            </w:tcBorders>
          </w:tcPr>
          <w:p w14:paraId="4BEA24D0" w14:textId="77777777" w:rsidR="00980D3B" w:rsidRDefault="00980D3B">
            <w:pPr>
              <w:pStyle w:val="ComponentTableBody"/>
              <w:jc w:val="left"/>
            </w:pPr>
            <w:r>
              <w:rPr>
                <w:snapToGrid w:val="0"/>
              </w:rPr>
              <w:t>Zip or Postal Code</w:t>
            </w:r>
          </w:p>
        </w:tc>
        <w:tc>
          <w:tcPr>
            <w:tcW w:w="1440" w:type="dxa"/>
            <w:tcBorders>
              <w:top w:val="single" w:sz="4" w:space="0" w:color="auto"/>
              <w:bottom w:val="single" w:sz="4" w:space="0" w:color="auto"/>
            </w:tcBorders>
          </w:tcPr>
          <w:p w14:paraId="70931594" w14:textId="77777777" w:rsidR="00980D3B" w:rsidRDefault="00980D3B">
            <w:pPr>
              <w:pStyle w:val="ComponentTableBody"/>
              <w:jc w:val="left"/>
            </w:pPr>
          </w:p>
        </w:tc>
        <w:tc>
          <w:tcPr>
            <w:tcW w:w="1008" w:type="dxa"/>
            <w:tcBorders>
              <w:top w:val="single" w:sz="4" w:space="0" w:color="auto"/>
              <w:bottom w:val="single" w:sz="4" w:space="0" w:color="auto"/>
            </w:tcBorders>
          </w:tcPr>
          <w:p w14:paraId="55AFBCA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5DAFFA2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0991825" w14:textId="77777777" w:rsidR="00980D3B" w:rsidRDefault="00980D3B">
            <w:pPr>
              <w:pStyle w:val="ComponentTableBody"/>
              <w:rPr>
                <w:lang w:val="it-IT"/>
              </w:rPr>
            </w:pPr>
            <w:r>
              <w:rPr>
                <w:lang w:val="it-IT"/>
              </w:rPr>
              <w:t>14</w:t>
            </w:r>
          </w:p>
        </w:tc>
        <w:tc>
          <w:tcPr>
            <w:tcW w:w="576" w:type="dxa"/>
            <w:tcBorders>
              <w:top w:val="single" w:sz="4" w:space="0" w:color="auto"/>
              <w:bottom w:val="single" w:sz="4" w:space="0" w:color="auto"/>
            </w:tcBorders>
          </w:tcPr>
          <w:p w14:paraId="5C3FFEDC"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1E211956"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76D5C2CB"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19EDBB0" w14:textId="77777777" w:rsidR="00980D3B" w:rsidRDefault="00980D3B">
            <w:pPr>
              <w:pStyle w:val="ComponentTableBody"/>
            </w:pPr>
            <w:r>
              <w:t>399</w:t>
            </w:r>
          </w:p>
        </w:tc>
        <w:tc>
          <w:tcPr>
            <w:tcW w:w="2880" w:type="dxa"/>
            <w:tcBorders>
              <w:top w:val="single" w:sz="4" w:space="0" w:color="auto"/>
              <w:bottom w:val="single" w:sz="4" w:space="0" w:color="auto"/>
            </w:tcBorders>
          </w:tcPr>
          <w:p w14:paraId="465E9ED1" w14:textId="77777777" w:rsidR="00980D3B" w:rsidRDefault="00980D3B">
            <w:pPr>
              <w:pStyle w:val="ComponentTableBody"/>
              <w:jc w:val="left"/>
            </w:pPr>
            <w:r>
              <w:rPr>
                <w:snapToGrid w:val="0"/>
              </w:rPr>
              <w:t>Country</w:t>
            </w:r>
          </w:p>
        </w:tc>
        <w:tc>
          <w:tcPr>
            <w:tcW w:w="1440" w:type="dxa"/>
            <w:tcBorders>
              <w:top w:val="single" w:sz="4" w:space="0" w:color="auto"/>
              <w:bottom w:val="single" w:sz="4" w:space="0" w:color="auto"/>
            </w:tcBorders>
          </w:tcPr>
          <w:p w14:paraId="36FF9464" w14:textId="77777777" w:rsidR="00980D3B" w:rsidRDefault="00980D3B">
            <w:pPr>
              <w:pStyle w:val="ComponentTableBody"/>
              <w:jc w:val="left"/>
            </w:pPr>
          </w:p>
        </w:tc>
        <w:tc>
          <w:tcPr>
            <w:tcW w:w="1008" w:type="dxa"/>
            <w:tcBorders>
              <w:top w:val="single" w:sz="4" w:space="0" w:color="auto"/>
              <w:bottom w:val="single" w:sz="4" w:space="0" w:color="auto"/>
            </w:tcBorders>
          </w:tcPr>
          <w:p w14:paraId="05EC84D1"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036340C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31C74CC" w14:textId="77777777" w:rsidR="00980D3B" w:rsidRDefault="00980D3B">
            <w:pPr>
              <w:pStyle w:val="ComponentTableBody"/>
            </w:pPr>
            <w:r>
              <w:t>15</w:t>
            </w:r>
          </w:p>
        </w:tc>
        <w:tc>
          <w:tcPr>
            <w:tcW w:w="576" w:type="dxa"/>
            <w:tcBorders>
              <w:top w:val="single" w:sz="4" w:space="0" w:color="auto"/>
              <w:bottom w:val="single" w:sz="4" w:space="0" w:color="auto"/>
            </w:tcBorders>
          </w:tcPr>
          <w:p w14:paraId="35B98CA7" w14:textId="77777777" w:rsidR="00980D3B" w:rsidRDefault="00980D3B">
            <w:pPr>
              <w:pStyle w:val="ComponentTableBody"/>
            </w:pPr>
            <w:r>
              <w:t>3</w:t>
            </w:r>
          </w:p>
        </w:tc>
        <w:tc>
          <w:tcPr>
            <w:tcW w:w="720" w:type="dxa"/>
            <w:tcBorders>
              <w:top w:val="single" w:sz="4" w:space="0" w:color="auto"/>
              <w:bottom w:val="single" w:sz="4" w:space="0" w:color="auto"/>
            </w:tcBorders>
          </w:tcPr>
          <w:p w14:paraId="2A55B4A4" w14:textId="77777777" w:rsidR="00980D3B" w:rsidRDefault="00980D3B">
            <w:pPr>
              <w:pStyle w:val="ComponentTableBody"/>
            </w:pPr>
            <w:r>
              <w:t>ID</w:t>
            </w:r>
          </w:p>
        </w:tc>
        <w:tc>
          <w:tcPr>
            <w:tcW w:w="576" w:type="dxa"/>
            <w:tcBorders>
              <w:top w:val="single" w:sz="4" w:space="0" w:color="auto"/>
              <w:bottom w:val="single" w:sz="4" w:space="0" w:color="auto"/>
            </w:tcBorders>
          </w:tcPr>
          <w:p w14:paraId="34FFC67B" w14:textId="77777777" w:rsidR="00980D3B" w:rsidRDefault="00980D3B">
            <w:pPr>
              <w:pStyle w:val="ComponentTableBody"/>
            </w:pPr>
            <w:r>
              <w:t>O</w:t>
            </w:r>
          </w:p>
        </w:tc>
        <w:tc>
          <w:tcPr>
            <w:tcW w:w="720" w:type="dxa"/>
            <w:tcBorders>
              <w:top w:val="single" w:sz="4" w:space="0" w:color="auto"/>
              <w:bottom w:val="single" w:sz="4" w:space="0" w:color="auto"/>
            </w:tcBorders>
          </w:tcPr>
          <w:p w14:paraId="536E1A6C" w14:textId="77777777" w:rsidR="00980D3B" w:rsidRDefault="00980D3B">
            <w:pPr>
              <w:pStyle w:val="ComponentTableBody"/>
            </w:pPr>
            <w:r>
              <w:t>190</w:t>
            </w:r>
          </w:p>
        </w:tc>
        <w:tc>
          <w:tcPr>
            <w:tcW w:w="2880" w:type="dxa"/>
            <w:tcBorders>
              <w:top w:val="single" w:sz="4" w:space="0" w:color="auto"/>
              <w:bottom w:val="single" w:sz="4" w:space="0" w:color="auto"/>
            </w:tcBorders>
          </w:tcPr>
          <w:p w14:paraId="41F894D9" w14:textId="77777777" w:rsidR="00980D3B" w:rsidRDefault="00980D3B">
            <w:pPr>
              <w:pStyle w:val="ComponentTableBody"/>
              <w:jc w:val="left"/>
            </w:pPr>
            <w:r>
              <w:rPr>
                <w:snapToGrid w:val="0"/>
              </w:rPr>
              <w:t>Address Type</w:t>
            </w:r>
          </w:p>
        </w:tc>
        <w:tc>
          <w:tcPr>
            <w:tcW w:w="1440" w:type="dxa"/>
            <w:tcBorders>
              <w:top w:val="single" w:sz="4" w:space="0" w:color="auto"/>
              <w:bottom w:val="single" w:sz="4" w:space="0" w:color="auto"/>
            </w:tcBorders>
          </w:tcPr>
          <w:p w14:paraId="78732D15" w14:textId="77777777" w:rsidR="00980D3B" w:rsidRDefault="00980D3B">
            <w:pPr>
              <w:pStyle w:val="ComponentTableBody"/>
              <w:jc w:val="left"/>
            </w:pPr>
          </w:p>
        </w:tc>
        <w:tc>
          <w:tcPr>
            <w:tcW w:w="1008" w:type="dxa"/>
            <w:tcBorders>
              <w:top w:val="single" w:sz="4" w:space="0" w:color="auto"/>
              <w:bottom w:val="single" w:sz="4" w:space="0" w:color="auto"/>
            </w:tcBorders>
          </w:tcPr>
          <w:p w14:paraId="7595802D"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1E337287"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1B9B518" w14:textId="77777777" w:rsidR="00980D3B" w:rsidRDefault="00980D3B">
            <w:pPr>
              <w:pStyle w:val="ComponentTableBody"/>
            </w:pPr>
            <w:r>
              <w:lastRenderedPageBreak/>
              <w:t>16</w:t>
            </w:r>
          </w:p>
        </w:tc>
        <w:tc>
          <w:tcPr>
            <w:tcW w:w="576" w:type="dxa"/>
            <w:tcBorders>
              <w:top w:val="single" w:sz="4" w:space="0" w:color="auto"/>
              <w:bottom w:val="double" w:sz="4" w:space="0" w:color="auto"/>
            </w:tcBorders>
          </w:tcPr>
          <w:p w14:paraId="1C650B2D" w14:textId="77777777" w:rsidR="00980D3B" w:rsidRDefault="00980D3B">
            <w:pPr>
              <w:pStyle w:val="ComponentTableBody"/>
            </w:pPr>
            <w:r>
              <w:t>50</w:t>
            </w:r>
          </w:p>
        </w:tc>
        <w:tc>
          <w:tcPr>
            <w:tcW w:w="720" w:type="dxa"/>
            <w:tcBorders>
              <w:top w:val="single" w:sz="4" w:space="0" w:color="auto"/>
              <w:bottom w:val="double" w:sz="4" w:space="0" w:color="auto"/>
            </w:tcBorders>
          </w:tcPr>
          <w:p w14:paraId="6B6A6C53" w14:textId="77777777" w:rsidR="00980D3B" w:rsidRDefault="00980D3B">
            <w:pPr>
              <w:pStyle w:val="ComponentTableBody"/>
            </w:pPr>
            <w:r>
              <w:t>ST</w:t>
            </w:r>
          </w:p>
        </w:tc>
        <w:tc>
          <w:tcPr>
            <w:tcW w:w="576" w:type="dxa"/>
            <w:tcBorders>
              <w:top w:val="single" w:sz="4" w:space="0" w:color="auto"/>
              <w:bottom w:val="double" w:sz="4" w:space="0" w:color="auto"/>
            </w:tcBorders>
          </w:tcPr>
          <w:p w14:paraId="6CCAA815" w14:textId="77777777" w:rsidR="00980D3B" w:rsidRDefault="00980D3B">
            <w:pPr>
              <w:pStyle w:val="ComponentTableBody"/>
            </w:pPr>
            <w:r>
              <w:t>O</w:t>
            </w:r>
          </w:p>
        </w:tc>
        <w:tc>
          <w:tcPr>
            <w:tcW w:w="720" w:type="dxa"/>
            <w:tcBorders>
              <w:top w:val="single" w:sz="4" w:space="0" w:color="auto"/>
              <w:bottom w:val="double" w:sz="4" w:space="0" w:color="auto"/>
            </w:tcBorders>
          </w:tcPr>
          <w:p w14:paraId="359F1841" w14:textId="77777777" w:rsidR="00980D3B" w:rsidRDefault="00980D3B">
            <w:pPr>
              <w:pStyle w:val="ComponentTableBody"/>
            </w:pPr>
          </w:p>
        </w:tc>
        <w:tc>
          <w:tcPr>
            <w:tcW w:w="2880" w:type="dxa"/>
            <w:tcBorders>
              <w:top w:val="single" w:sz="4" w:space="0" w:color="auto"/>
              <w:bottom w:val="double" w:sz="4" w:space="0" w:color="auto"/>
            </w:tcBorders>
          </w:tcPr>
          <w:p w14:paraId="33723B5F" w14:textId="77777777" w:rsidR="00980D3B" w:rsidRDefault="00980D3B">
            <w:pPr>
              <w:pStyle w:val="ComponentTableBody"/>
              <w:jc w:val="left"/>
            </w:pPr>
            <w:r>
              <w:rPr>
                <w:snapToGrid w:val="0"/>
              </w:rPr>
              <w:t xml:space="preserve">Other Geographic Designation </w:t>
            </w:r>
          </w:p>
        </w:tc>
        <w:tc>
          <w:tcPr>
            <w:tcW w:w="1440" w:type="dxa"/>
            <w:tcBorders>
              <w:top w:val="single" w:sz="4" w:space="0" w:color="auto"/>
              <w:bottom w:val="double" w:sz="4" w:space="0" w:color="auto"/>
            </w:tcBorders>
          </w:tcPr>
          <w:p w14:paraId="405C8979" w14:textId="77777777" w:rsidR="00980D3B" w:rsidRDefault="00980D3B">
            <w:pPr>
              <w:pStyle w:val="ComponentTableBody"/>
              <w:jc w:val="left"/>
            </w:pPr>
          </w:p>
        </w:tc>
        <w:tc>
          <w:tcPr>
            <w:tcW w:w="1008" w:type="dxa"/>
            <w:tcBorders>
              <w:top w:val="single" w:sz="4" w:space="0" w:color="auto"/>
              <w:bottom w:val="double" w:sz="4" w:space="0" w:color="auto"/>
            </w:tcBorders>
          </w:tcPr>
          <w:p w14:paraId="3912B841"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bookmarkEnd w:id="921"/>
    <w:p w14:paraId="36BD6183" w14:textId="77777777" w:rsidR="00980D3B" w:rsidRDefault="00980D3B">
      <w:pPr>
        <w:pStyle w:val="NormalIndented"/>
        <w:rPr>
          <w:snapToGrid w:val="0"/>
        </w:rPr>
      </w:pPr>
      <w:r>
        <w:rPr>
          <w:snapToGrid w:val="0"/>
        </w:rPr>
        <w:t xml:space="preserve">Definition: Specifies a location and its address. </w:t>
      </w:r>
    </w:p>
    <w:p w14:paraId="1A52A879" w14:textId="77777777" w:rsidR="00980D3B" w:rsidRDefault="00980D3B">
      <w:pPr>
        <w:pStyle w:val="Note"/>
        <w:tabs>
          <w:tab w:val="left" w:pos="1440"/>
        </w:tabs>
        <w:rPr>
          <w:snapToGrid w:val="0"/>
        </w:rPr>
      </w:pPr>
      <w:r>
        <w:rPr>
          <w:rStyle w:val="Strong"/>
        </w:rPr>
        <w:t>Maximum Length:</w:t>
      </w:r>
      <w:r>
        <w:t xml:space="preserve"> 790</w:t>
      </w:r>
    </w:p>
    <w:p w14:paraId="7015E12D" w14:textId="77777777" w:rsidR="00980D3B" w:rsidRDefault="00980D3B">
      <w:pPr>
        <w:rPr>
          <w:snapToGrid w:val="0"/>
        </w:rPr>
      </w:pPr>
    </w:p>
    <w:p w14:paraId="126C7688" w14:textId="77777777" w:rsidR="00980D3B" w:rsidRDefault="00980D3B">
      <w:pPr>
        <w:pStyle w:val="Note"/>
        <w:tabs>
          <w:tab w:val="left" w:pos="1440"/>
        </w:tabs>
        <w:rPr>
          <w:snapToGrid w:val="0"/>
        </w:rPr>
      </w:pPr>
      <w:r>
        <w:rPr>
          <w:rStyle w:val="Strong"/>
        </w:rPr>
        <w:t>Note:</w:t>
      </w:r>
      <w:r>
        <w:t xml:space="preserve"> Replaces the CM data type used in 4.14.5.13 RXD-13, 4.14.6.11 RXG-11 and 4.14.7.11 RXA-11 as of v 2.5. Retained for backward compatibility only as of v 2.5,</w:t>
      </w:r>
    </w:p>
    <w:p w14:paraId="660C0A8F" w14:textId="77777777" w:rsidR="00980D3B" w:rsidRDefault="00980D3B">
      <w:pPr>
        <w:pStyle w:val="Heading4"/>
        <w:rPr>
          <w:vanish/>
        </w:rPr>
      </w:pPr>
    </w:p>
    <w:p w14:paraId="76FDF0E7" w14:textId="77777777" w:rsidR="00980D3B" w:rsidRDefault="00980D3B">
      <w:pPr>
        <w:pStyle w:val="Heading4"/>
      </w:pPr>
      <w:r>
        <w:t>Point of Care (IS)</w:t>
      </w:r>
    </w:p>
    <w:p w14:paraId="070FCFC6" w14:textId="77777777" w:rsidR="00980D3B" w:rsidRDefault="00980D3B">
      <w:pPr>
        <w:pStyle w:val="NormalIndented"/>
      </w:pPr>
      <w:r>
        <w:t>Definition: This component specifies the code for the point where patient care is administered. It is co</w:t>
      </w:r>
      <w:r>
        <w:t>n</w:t>
      </w:r>
      <w:r>
        <w:t xml:space="preserve">ditional on LA2. 6 Person Location Type (e.g., nursing unit or department or clinic). After floor, it is the most general patient location designation. Refer to </w:t>
      </w:r>
      <w:hyperlink w:anchor="HL70302" w:history="1">
        <w:r>
          <w:rPr>
            <w:rStyle w:val="HyperlinkText"/>
          </w:rPr>
          <w:t>User-defined Table 0302 - Point of care</w:t>
        </w:r>
      </w:hyperlink>
      <w:r>
        <w:t xml:space="preserve"> for su</w:t>
      </w:r>
      <w:r>
        <w:t>g</w:t>
      </w:r>
      <w:r>
        <w:t>gested va</w:t>
      </w:r>
      <w:r>
        <w:t>l</w:t>
      </w:r>
      <w:r>
        <w:t>ues.</w:t>
      </w:r>
    </w:p>
    <w:p w14:paraId="04A28A2B" w14:textId="77777777" w:rsidR="00980D3B" w:rsidRDefault="00980D3B">
      <w:pPr>
        <w:pStyle w:val="Heading4"/>
      </w:pPr>
      <w:r>
        <w:t>Room (IS)</w:t>
      </w:r>
    </w:p>
    <w:p w14:paraId="6A9B3FAD" w14:textId="77777777" w:rsidR="00980D3B" w:rsidRDefault="00980D3B">
      <w:pPr>
        <w:pStyle w:val="NormalIndented"/>
      </w:pPr>
      <w:r>
        <w:t>Definition: This component specifies the code for the patient room. After point of care, it is the most ge</w:t>
      </w:r>
      <w:r>
        <w:t>n</w:t>
      </w:r>
      <w:r>
        <w:t xml:space="preserve">eral person location designation. Refer to </w:t>
      </w:r>
      <w:hyperlink w:anchor="HL70303" w:history="1">
        <w:r>
          <w:rPr>
            <w:rStyle w:val="HyperlinkText"/>
          </w:rPr>
          <w:t>User-defined Table 0303 - Room</w:t>
        </w:r>
      </w:hyperlink>
      <w:r>
        <w:t xml:space="preserve"> for suggested values.</w:t>
      </w:r>
    </w:p>
    <w:p w14:paraId="60E6C88E" w14:textId="77777777" w:rsidR="00980D3B" w:rsidRDefault="00980D3B">
      <w:pPr>
        <w:pStyle w:val="Heading4"/>
      </w:pPr>
      <w:r>
        <w:t>Bed (IS)</w:t>
      </w:r>
    </w:p>
    <w:p w14:paraId="10A8E155" w14:textId="77777777" w:rsidR="00980D3B" w:rsidRDefault="00980D3B">
      <w:pPr>
        <w:pStyle w:val="NormalIndented"/>
      </w:pPr>
      <w:r>
        <w:t>Definition: This component specifies the code for the patient's bed. After room, it is the most general pe</w:t>
      </w:r>
      <w:r>
        <w:t>r</w:t>
      </w:r>
      <w:r>
        <w:t xml:space="preserve">son location designation. Refer to </w:t>
      </w:r>
      <w:hyperlink w:anchor="HL70304" w:history="1">
        <w:r>
          <w:rPr>
            <w:rStyle w:val="HyperlinkText"/>
          </w:rPr>
          <w:t>User-defined Table 0304 - Bed</w:t>
        </w:r>
      </w:hyperlink>
      <w:r>
        <w:t xml:space="preserve"> for suggested values.</w:t>
      </w:r>
    </w:p>
    <w:p w14:paraId="39D92304" w14:textId="77777777" w:rsidR="00980D3B" w:rsidRDefault="00980D3B">
      <w:pPr>
        <w:pStyle w:val="Heading4"/>
      </w:pPr>
      <w:r>
        <w:t>Facility (HD)</w:t>
      </w:r>
    </w:p>
    <w:p w14:paraId="5A211F93" w14:textId="77777777" w:rsidR="00980D3B" w:rsidRDefault="00980D3B">
      <w:pPr>
        <w:pStyle w:val="NormalIndented"/>
      </w:pPr>
      <w:r>
        <w:t>Definition: This component is subject to site interpretation but generally describes the highest level physical designation of an institution, medical center or enterprise. It is the most general person location desi</w:t>
      </w:r>
      <w:r>
        <w:t>g</w:t>
      </w:r>
      <w:r>
        <w:t>n</w:t>
      </w:r>
      <w:r>
        <w:t>a</w:t>
      </w:r>
      <w:r>
        <w:t>tion.</w:t>
      </w:r>
    </w:p>
    <w:p w14:paraId="43C54369" w14:textId="77777777" w:rsidR="00980D3B" w:rsidRDefault="00980D3B">
      <w:pPr>
        <w:pStyle w:val="Heading4"/>
      </w:pPr>
      <w:r>
        <w:t>Location Status (IS)</w:t>
      </w:r>
    </w:p>
    <w:p w14:paraId="01B7FA66" w14:textId="77777777" w:rsidR="00980D3B" w:rsidRDefault="00980D3B">
      <w:pPr>
        <w:pStyle w:val="NormalIndented"/>
      </w:pPr>
      <w:r>
        <w:t xml:space="preserve">Definition: This component specifies the code for the status or availability of the location. For example, it may convey bed status. Refer to </w:t>
      </w:r>
      <w:hyperlink w:anchor="HL70306" w:history="1">
        <w:r>
          <w:rPr>
            <w:rStyle w:val="HyperlinkText"/>
          </w:rPr>
          <w:t>User-defined Table 0306 - Location status</w:t>
        </w:r>
      </w:hyperlink>
      <w:r>
        <w:t xml:space="preserve"> for suggested values.</w:t>
      </w:r>
    </w:p>
    <w:p w14:paraId="0A0DDA13" w14:textId="77777777" w:rsidR="00980D3B" w:rsidRDefault="00980D3B">
      <w:pPr>
        <w:pStyle w:val="Heading4"/>
      </w:pPr>
      <w:r>
        <w:t>Patient Location Type (IS)</w:t>
      </w:r>
    </w:p>
    <w:p w14:paraId="5073B52A" w14:textId="77777777" w:rsidR="00980D3B" w:rsidRDefault="00980D3B">
      <w:pPr>
        <w:pStyle w:val="NormalIndented"/>
      </w:pPr>
      <w:r>
        <w:t xml:space="preserve">Definition: Person location type is the categorization of the person’s location defined by facility, building, floor, point of care, room or bed. Although not a required field, when used, it may be the only populated field. It usually includes values such as nursing unit, department, clinic, SNF, physician’s office. Refer to </w:t>
      </w:r>
      <w:hyperlink w:anchor="HL70305" w:history="1">
        <w:r>
          <w:rPr>
            <w:rStyle w:val="HyperlinkText"/>
          </w:rPr>
          <w:t>User-defined Table 0305 - Person location type</w:t>
        </w:r>
      </w:hyperlink>
      <w:r>
        <w:t xml:space="preserve"> for suggested values.</w:t>
      </w:r>
    </w:p>
    <w:p w14:paraId="01F9E7D1" w14:textId="77777777" w:rsidR="00980D3B" w:rsidRDefault="00980D3B">
      <w:pPr>
        <w:pStyle w:val="Heading4"/>
      </w:pPr>
      <w:r>
        <w:t>Building (IS)</w:t>
      </w:r>
    </w:p>
    <w:p w14:paraId="6B3EDFC4" w14:textId="77777777" w:rsidR="00980D3B" w:rsidRDefault="00980D3B">
      <w:pPr>
        <w:pStyle w:val="NormalIndented"/>
      </w:pPr>
      <w:r>
        <w:t xml:space="preserve">Definition: This component specifies the code for the building where the person is located. After facility, it is the most general person location designation. Refer to </w:t>
      </w:r>
      <w:hyperlink w:anchor="HL70307" w:history="1">
        <w:r>
          <w:rPr>
            <w:rStyle w:val="HyperlinkText"/>
          </w:rPr>
          <w:t>User-defined Table 0307 - Building</w:t>
        </w:r>
      </w:hyperlink>
      <w:r>
        <w:t xml:space="preserve"> for su</w:t>
      </w:r>
      <w:r>
        <w:t>g</w:t>
      </w:r>
      <w:r>
        <w:t>gested values.</w:t>
      </w:r>
    </w:p>
    <w:p w14:paraId="661B4DCD" w14:textId="77777777" w:rsidR="00980D3B" w:rsidRDefault="00980D3B">
      <w:pPr>
        <w:pStyle w:val="Heading4"/>
      </w:pPr>
      <w:r>
        <w:t>Floor (IS)</w:t>
      </w:r>
    </w:p>
    <w:p w14:paraId="40849C19" w14:textId="77777777" w:rsidR="00980D3B" w:rsidRDefault="00980D3B">
      <w:pPr>
        <w:pStyle w:val="NormalIndented"/>
      </w:pPr>
      <w:r>
        <w:t xml:space="preserve">Definition: This component specifies the code for the floor where the person is located. After building, it is the most general person location designation. Refer to </w:t>
      </w:r>
      <w:hyperlink w:anchor="HL70308" w:history="1">
        <w:r>
          <w:rPr>
            <w:rStyle w:val="HyperlinkText"/>
          </w:rPr>
          <w:t>User-defined Table 0308 - Floor</w:t>
        </w:r>
      </w:hyperlink>
      <w:r>
        <w:t xml:space="preserve"> for suggested va</w:t>
      </w:r>
      <w:r>
        <w:t>l</w:t>
      </w:r>
      <w:r>
        <w:t>ues.</w:t>
      </w:r>
    </w:p>
    <w:p w14:paraId="3A6530C4" w14:textId="77777777" w:rsidR="00980D3B" w:rsidRDefault="00980D3B">
      <w:pPr>
        <w:pStyle w:val="Heading4"/>
      </w:pPr>
      <w:r>
        <w:lastRenderedPageBreak/>
        <w:t>Street Address (ST)</w:t>
      </w:r>
    </w:p>
    <w:p w14:paraId="570CA632" w14:textId="77777777" w:rsidR="00980D3B" w:rsidRDefault="00980D3B">
      <w:pPr>
        <w:pStyle w:val="NormalIndented"/>
      </w:pPr>
      <w:r>
        <w:t>Definition: This component specifies the street or mailing address of a person or institution. When refe</w:t>
      </w:r>
      <w:r>
        <w:t>r</w:t>
      </w:r>
      <w:r>
        <w:t>encing an institution, it is used to specify the institution name. When used in conne</w:t>
      </w:r>
      <w:r>
        <w:t>c</w:t>
      </w:r>
      <w:r>
        <w:t>tion with a person, it specifies the first line of the address.</w:t>
      </w:r>
    </w:p>
    <w:p w14:paraId="1B50A196" w14:textId="77777777" w:rsidR="00980D3B" w:rsidRDefault="00980D3B">
      <w:pPr>
        <w:pStyle w:val="Heading4"/>
      </w:pPr>
      <w:r>
        <w:t>Other Designation (ST)</w:t>
      </w:r>
    </w:p>
    <w:p w14:paraId="7F53ADA9" w14:textId="77777777" w:rsidR="00980D3B" w:rsidRDefault="00980D3B">
      <w:pPr>
        <w:pStyle w:val="NormalIndented"/>
      </w:pPr>
      <w:r>
        <w:t>Definition: This component specifies the second line of an address. In general, it qualifies address. E</w:t>
      </w:r>
      <w:r>
        <w:t>x</w:t>
      </w:r>
      <w:r>
        <w:t>amples: Suite 555 or Fourth Floor. When referencing an institution, this component specifies the street address.</w:t>
      </w:r>
    </w:p>
    <w:p w14:paraId="483A391C" w14:textId="77777777" w:rsidR="00980D3B" w:rsidRDefault="00980D3B">
      <w:pPr>
        <w:pStyle w:val="Heading4"/>
      </w:pPr>
      <w:r>
        <w:t>City (ST)</w:t>
      </w:r>
    </w:p>
    <w:p w14:paraId="7CADC5CE" w14:textId="77777777" w:rsidR="00980D3B" w:rsidRDefault="00980D3B">
      <w:pPr>
        <w:pStyle w:val="NormalIndented"/>
      </w:pPr>
      <w:r>
        <w:t>Definition: This component specifies the city, or district or place where the person or institution is located depending upon the national convention for formatting addresses for postal usage. City should be repr</w:t>
      </w:r>
      <w:r>
        <w:t>e</w:t>
      </w:r>
      <w:r>
        <w:t>sented by the official postal service codes for that state.</w:t>
      </w:r>
    </w:p>
    <w:p w14:paraId="318A597C" w14:textId="77777777" w:rsidR="00980D3B" w:rsidRDefault="00980D3B">
      <w:pPr>
        <w:pStyle w:val="Heading4"/>
      </w:pPr>
      <w:r>
        <w:t>State or Province (ST)</w:t>
      </w:r>
    </w:p>
    <w:p w14:paraId="2397C862" w14:textId="77777777" w:rsidR="00980D3B" w:rsidRDefault="00980D3B">
      <w:pPr>
        <w:pStyle w:val="NormalIndented"/>
      </w:pPr>
      <w:r>
        <w:t>Definition: This component specifies the state or province where the person or institution is located. State or province should be represented by the official postal service codes for that country.</w:t>
      </w:r>
    </w:p>
    <w:p w14:paraId="10EF2561" w14:textId="77777777" w:rsidR="00980D3B" w:rsidRDefault="00980D3B">
      <w:pPr>
        <w:pStyle w:val="Heading4"/>
      </w:pPr>
      <w:r>
        <w:t>Zip or Postal Code (ST)</w:t>
      </w:r>
    </w:p>
    <w:p w14:paraId="4179C28B" w14:textId="77777777" w:rsidR="00980D3B" w:rsidRDefault="00980D3B">
      <w:pPr>
        <w:pStyle w:val="NormalIndented"/>
      </w:pPr>
      <w:r>
        <w:t>Definition: This component specifies the zip or postal code where the person or institution is located. Zip or postal codes should be represented by the official codes for that country. In the US, the zip code takes the form 99999[-9999], while the Canadian postal code takes the form A9A9A9 and the Australian Pos</w:t>
      </w:r>
      <w:r>
        <w:t>t</w:t>
      </w:r>
      <w:r>
        <w:t>code takes the form 9999.</w:t>
      </w:r>
    </w:p>
    <w:p w14:paraId="77293332" w14:textId="77777777" w:rsidR="00980D3B" w:rsidRDefault="00980D3B">
      <w:pPr>
        <w:pStyle w:val="Heading4"/>
      </w:pPr>
      <w:r>
        <w:t>Country (ID)</w:t>
      </w:r>
    </w:p>
    <w:p w14:paraId="029E0A2A" w14:textId="77777777" w:rsidR="00980D3B" w:rsidRDefault="00980D3B">
      <w:pPr>
        <w:pStyle w:val="NormalIndented"/>
      </w:pPr>
      <w:r>
        <w:t>Definition: This component specifies the country where the person or institution is located. ISO 3166 provides a list of country codes that may be used.</w:t>
      </w:r>
      <w:r>
        <w:rPr>
          <w:rStyle w:val="FootnoteReference"/>
        </w:rPr>
        <w:footnoteReference w:id="1"/>
      </w:r>
      <w:r>
        <w:t xml:space="preserve">  HL7 specifies that the 3-character (alphabetic) form of ISO 3166 be used for the country code. Refer to HL7 Table 0399 – Country code in section 2.15.9.17 for valid values.</w:t>
      </w:r>
    </w:p>
    <w:p w14:paraId="03F8B09F" w14:textId="77777777" w:rsidR="00980D3B" w:rsidRDefault="00980D3B">
      <w:pPr>
        <w:pStyle w:val="Heading4"/>
      </w:pPr>
      <w:r>
        <w:t>Address Type (ID)</w:t>
      </w:r>
    </w:p>
    <w:p w14:paraId="769C828D" w14:textId="77777777" w:rsidR="00980D3B" w:rsidRDefault="00980D3B">
      <w:pPr>
        <w:pStyle w:val="NormalIndented"/>
      </w:pPr>
      <w:r>
        <w:t xml:space="preserve">Definition: This component specifies the kind or type of address. Refer to </w:t>
      </w:r>
      <w:hyperlink w:anchor="HL70190" w:history="1">
        <w:r>
          <w:rPr>
            <w:rStyle w:val="HyperlinkText"/>
          </w:rPr>
          <w:t>HL7 Table 0190 - Address type</w:t>
        </w:r>
      </w:hyperlink>
      <w:r>
        <w:t xml:space="preserve"> for valid values.</w:t>
      </w:r>
    </w:p>
    <w:p w14:paraId="6D49544C" w14:textId="77777777" w:rsidR="00980D3B" w:rsidRDefault="00980D3B">
      <w:pPr>
        <w:pStyle w:val="Heading4"/>
      </w:pPr>
      <w:r>
        <w:t>Other Geographic Designation (ST)</w:t>
      </w:r>
    </w:p>
    <w:p w14:paraId="3133C6B2" w14:textId="77777777" w:rsidR="00980D3B" w:rsidRDefault="00980D3B">
      <w:pPr>
        <w:pStyle w:val="NormalIndented"/>
      </w:pPr>
      <w:r>
        <w:t>Definition: This component specifies any other geographic designation that may be necessary. It includes county, bi</w:t>
      </w:r>
      <w:r>
        <w:t>o</w:t>
      </w:r>
      <w:r>
        <w:t>region, SMSA, etc.</w:t>
      </w:r>
    </w:p>
    <w:p w14:paraId="2A5A6179" w14:textId="77777777" w:rsidR="00980D3B" w:rsidRDefault="00980D3B">
      <w:pPr>
        <w:pStyle w:val="Heading3"/>
      </w:pPr>
      <w:r>
        <w:fldChar w:fldCharType="begin"/>
      </w:r>
      <w:r>
        <w:instrText xml:space="preserve"> XE "MA" </w:instrText>
      </w:r>
      <w:r>
        <w:fldChar w:fldCharType="end"/>
      </w:r>
      <w:r>
        <w:fldChar w:fldCharType="begin"/>
      </w:r>
      <w:r>
        <w:instrText xml:space="preserve"> XE "Data types: MA" </w:instrText>
      </w:r>
      <w:r>
        <w:fldChar w:fldCharType="end"/>
      </w:r>
      <w:bookmarkStart w:id="922" w:name="_Ref358258188"/>
      <w:bookmarkStart w:id="923" w:name="_Toc359236023"/>
      <w:bookmarkStart w:id="924" w:name="_Toc498145983"/>
      <w:bookmarkStart w:id="925" w:name="_Toc527864552"/>
      <w:bookmarkStart w:id="926" w:name="_Toc527866024"/>
      <w:bookmarkStart w:id="927" w:name="_Toc528481893"/>
      <w:bookmarkStart w:id="928" w:name="_Toc528482398"/>
      <w:bookmarkStart w:id="929" w:name="_Toc528482697"/>
      <w:bookmarkStart w:id="930" w:name="_Toc528482822"/>
      <w:bookmarkStart w:id="931" w:name="_Toc528486130"/>
      <w:bookmarkStart w:id="932" w:name="_Toc536689749"/>
      <w:bookmarkStart w:id="933" w:name="_Toc496494"/>
      <w:bookmarkStart w:id="934" w:name="_Toc524841"/>
      <w:bookmarkStart w:id="935" w:name="_Toc1802424"/>
      <w:bookmarkStart w:id="936" w:name="_Toc22448419"/>
      <w:bookmarkStart w:id="937" w:name="_Toc22697611"/>
      <w:bookmarkStart w:id="938" w:name="_Toc24273646"/>
      <w:r>
        <w:t>MA - multiplexed array</w:t>
      </w:r>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p>
    <w:p w14:paraId="685A2B62" w14:textId="77777777" w:rsidR="00980D3B" w:rsidRDefault="00980D3B">
      <w:pPr>
        <w:pStyle w:val="ComponentTableCaption"/>
      </w:pPr>
      <w:bookmarkStart w:id="939" w:name="MA"/>
      <w:r>
        <w:t xml:space="preserve">HL7 Component Table - MA – Multiplexed Array </w:t>
      </w:r>
      <w:r>
        <w:fldChar w:fldCharType="begin"/>
      </w:r>
      <w:r>
        <w:instrText xml:space="preserve"> XE "HL7 Component Table - MA" </w:instrText>
      </w:r>
      <w:r>
        <w:fldChar w:fldCharType="end"/>
      </w:r>
      <w:bookmarkEnd w:id="939"/>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A6BAF7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63F32EE"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2191B69F"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6E17A349"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1BE02A32"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1BF919E"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D41F885"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6E7E0E8"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18AC05EA" w14:textId="77777777" w:rsidR="00980D3B" w:rsidRDefault="00980D3B">
            <w:pPr>
              <w:pStyle w:val="ComponentTableHeader"/>
              <w:rPr>
                <w:b w:val="0"/>
              </w:rPr>
            </w:pPr>
            <w:r>
              <w:t>SEC.REF.</w:t>
            </w:r>
          </w:p>
        </w:tc>
      </w:tr>
      <w:tr w:rsidR="00980D3B" w14:paraId="7E105E1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037FAD8" w14:textId="77777777" w:rsidR="00980D3B" w:rsidRDefault="00980D3B">
            <w:pPr>
              <w:pStyle w:val="ComponentTableBody"/>
            </w:pPr>
          </w:p>
        </w:tc>
        <w:tc>
          <w:tcPr>
            <w:tcW w:w="576" w:type="dxa"/>
            <w:tcBorders>
              <w:top w:val="single" w:sz="4" w:space="0" w:color="auto"/>
              <w:bottom w:val="single" w:sz="4" w:space="0" w:color="auto"/>
            </w:tcBorders>
          </w:tcPr>
          <w:p w14:paraId="6E9EFF4A" w14:textId="77777777" w:rsidR="00980D3B" w:rsidRDefault="00980D3B">
            <w:pPr>
              <w:pStyle w:val="ComponentTableBody"/>
            </w:pPr>
            <w:r>
              <w:t>16</w:t>
            </w:r>
          </w:p>
        </w:tc>
        <w:tc>
          <w:tcPr>
            <w:tcW w:w="720" w:type="dxa"/>
            <w:tcBorders>
              <w:top w:val="single" w:sz="4" w:space="0" w:color="auto"/>
              <w:bottom w:val="single" w:sz="4" w:space="0" w:color="auto"/>
            </w:tcBorders>
          </w:tcPr>
          <w:p w14:paraId="64B4BD61" w14:textId="77777777" w:rsidR="00980D3B" w:rsidRDefault="00980D3B">
            <w:pPr>
              <w:pStyle w:val="ComponentTableBody"/>
            </w:pPr>
            <w:r>
              <w:t>NM</w:t>
            </w:r>
          </w:p>
        </w:tc>
        <w:tc>
          <w:tcPr>
            <w:tcW w:w="576" w:type="dxa"/>
            <w:tcBorders>
              <w:top w:val="single" w:sz="4" w:space="0" w:color="auto"/>
              <w:bottom w:val="single" w:sz="4" w:space="0" w:color="auto"/>
            </w:tcBorders>
          </w:tcPr>
          <w:p w14:paraId="04D22A0D" w14:textId="77777777" w:rsidR="00980D3B" w:rsidRDefault="00980D3B">
            <w:pPr>
              <w:pStyle w:val="ComponentTableBody"/>
            </w:pPr>
            <w:r>
              <w:t>O</w:t>
            </w:r>
          </w:p>
        </w:tc>
        <w:tc>
          <w:tcPr>
            <w:tcW w:w="720" w:type="dxa"/>
            <w:tcBorders>
              <w:top w:val="single" w:sz="4" w:space="0" w:color="auto"/>
              <w:bottom w:val="single" w:sz="4" w:space="0" w:color="auto"/>
            </w:tcBorders>
          </w:tcPr>
          <w:p w14:paraId="0DA3F936" w14:textId="77777777" w:rsidR="00980D3B" w:rsidRDefault="00980D3B">
            <w:pPr>
              <w:pStyle w:val="ComponentTableBody"/>
            </w:pPr>
          </w:p>
        </w:tc>
        <w:tc>
          <w:tcPr>
            <w:tcW w:w="2880" w:type="dxa"/>
            <w:tcBorders>
              <w:top w:val="single" w:sz="4" w:space="0" w:color="auto"/>
              <w:bottom w:val="single" w:sz="4" w:space="0" w:color="auto"/>
            </w:tcBorders>
          </w:tcPr>
          <w:p w14:paraId="669C40D7" w14:textId="77777777" w:rsidR="00980D3B" w:rsidRDefault="00980D3B">
            <w:pPr>
              <w:pStyle w:val="ComponentTableBody"/>
              <w:jc w:val="left"/>
            </w:pPr>
            <w:r>
              <w:t>Sample 1 From Channel 1</w:t>
            </w:r>
          </w:p>
        </w:tc>
        <w:tc>
          <w:tcPr>
            <w:tcW w:w="1440" w:type="dxa"/>
            <w:tcBorders>
              <w:top w:val="single" w:sz="4" w:space="0" w:color="auto"/>
              <w:bottom w:val="single" w:sz="4" w:space="0" w:color="auto"/>
            </w:tcBorders>
          </w:tcPr>
          <w:p w14:paraId="1370691A" w14:textId="77777777" w:rsidR="00980D3B" w:rsidRDefault="00980D3B">
            <w:pPr>
              <w:pStyle w:val="ComponentTableBody"/>
              <w:jc w:val="left"/>
            </w:pPr>
          </w:p>
        </w:tc>
        <w:tc>
          <w:tcPr>
            <w:tcW w:w="1008" w:type="dxa"/>
            <w:tcBorders>
              <w:top w:val="single" w:sz="4" w:space="0" w:color="auto"/>
              <w:bottom w:val="single" w:sz="4" w:space="0" w:color="auto"/>
            </w:tcBorders>
          </w:tcPr>
          <w:p w14:paraId="5A7CBA9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56B6FF2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4F6B3FB"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1763885E"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60732C01"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3D6C027F"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3A89DB2" w14:textId="77777777" w:rsidR="00980D3B" w:rsidRDefault="00980D3B">
            <w:pPr>
              <w:pStyle w:val="ComponentTableBody"/>
              <w:rPr>
                <w:lang w:val="it-IT"/>
              </w:rPr>
            </w:pPr>
          </w:p>
        </w:tc>
        <w:tc>
          <w:tcPr>
            <w:tcW w:w="2880" w:type="dxa"/>
            <w:tcBorders>
              <w:top w:val="single" w:sz="4" w:space="0" w:color="auto"/>
              <w:bottom w:val="single" w:sz="4" w:space="0" w:color="auto"/>
            </w:tcBorders>
          </w:tcPr>
          <w:p w14:paraId="26B6B485" w14:textId="77777777" w:rsidR="00980D3B" w:rsidRDefault="00980D3B">
            <w:pPr>
              <w:pStyle w:val="ComponentTableBody"/>
              <w:jc w:val="left"/>
            </w:pPr>
            <w:r>
              <w:t>Sample 1 From Channel 2</w:t>
            </w:r>
          </w:p>
        </w:tc>
        <w:tc>
          <w:tcPr>
            <w:tcW w:w="1440" w:type="dxa"/>
            <w:tcBorders>
              <w:top w:val="single" w:sz="4" w:space="0" w:color="auto"/>
              <w:bottom w:val="single" w:sz="4" w:space="0" w:color="auto"/>
            </w:tcBorders>
          </w:tcPr>
          <w:p w14:paraId="4A3819B9" w14:textId="77777777" w:rsidR="00980D3B" w:rsidRDefault="00980D3B">
            <w:pPr>
              <w:pStyle w:val="ComponentTableBody"/>
              <w:jc w:val="left"/>
            </w:pPr>
          </w:p>
        </w:tc>
        <w:tc>
          <w:tcPr>
            <w:tcW w:w="1008" w:type="dxa"/>
            <w:tcBorders>
              <w:top w:val="single" w:sz="4" w:space="0" w:color="auto"/>
              <w:bottom w:val="single" w:sz="4" w:space="0" w:color="auto"/>
            </w:tcBorders>
          </w:tcPr>
          <w:p w14:paraId="653FAC04"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4FA4E07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5684680"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4C657E95"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6CB5EB0D"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1A073228"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11BF9AE" w14:textId="77777777" w:rsidR="00980D3B" w:rsidRDefault="00980D3B">
            <w:pPr>
              <w:pStyle w:val="ComponentTableBody"/>
              <w:rPr>
                <w:lang w:val="it-IT"/>
              </w:rPr>
            </w:pPr>
          </w:p>
        </w:tc>
        <w:tc>
          <w:tcPr>
            <w:tcW w:w="2880" w:type="dxa"/>
            <w:tcBorders>
              <w:top w:val="single" w:sz="4" w:space="0" w:color="auto"/>
              <w:bottom w:val="single" w:sz="4" w:space="0" w:color="auto"/>
            </w:tcBorders>
          </w:tcPr>
          <w:p w14:paraId="4946572F" w14:textId="77777777" w:rsidR="00980D3B" w:rsidRDefault="00980D3B">
            <w:pPr>
              <w:pStyle w:val="ComponentTableBody"/>
              <w:jc w:val="left"/>
            </w:pPr>
            <w:r>
              <w:t>Sample 1 From Channel N</w:t>
            </w:r>
          </w:p>
        </w:tc>
        <w:tc>
          <w:tcPr>
            <w:tcW w:w="1440" w:type="dxa"/>
            <w:tcBorders>
              <w:top w:val="single" w:sz="4" w:space="0" w:color="auto"/>
              <w:bottom w:val="single" w:sz="4" w:space="0" w:color="auto"/>
            </w:tcBorders>
          </w:tcPr>
          <w:p w14:paraId="2A8B9126" w14:textId="77777777" w:rsidR="00980D3B" w:rsidRDefault="00980D3B">
            <w:pPr>
              <w:pStyle w:val="ComponentTableBody"/>
              <w:jc w:val="left"/>
            </w:pPr>
          </w:p>
        </w:tc>
        <w:tc>
          <w:tcPr>
            <w:tcW w:w="1008" w:type="dxa"/>
            <w:tcBorders>
              <w:top w:val="single" w:sz="4" w:space="0" w:color="auto"/>
              <w:bottom w:val="single" w:sz="4" w:space="0" w:color="auto"/>
            </w:tcBorders>
          </w:tcPr>
          <w:p w14:paraId="474C27E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368AD99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34399D0" w14:textId="77777777" w:rsidR="00980D3B" w:rsidRDefault="00980D3B">
            <w:pPr>
              <w:pStyle w:val="ComponentTableBody"/>
              <w:rPr>
                <w:lang w:val="it-IT"/>
              </w:rPr>
            </w:pPr>
            <w:r>
              <w:rPr>
                <w:lang w:val="it-IT"/>
              </w:rPr>
              <w:lastRenderedPageBreak/>
              <w:t>4</w:t>
            </w:r>
          </w:p>
        </w:tc>
        <w:tc>
          <w:tcPr>
            <w:tcW w:w="576" w:type="dxa"/>
            <w:tcBorders>
              <w:top w:val="single" w:sz="4" w:space="0" w:color="auto"/>
              <w:bottom w:val="single" w:sz="4" w:space="0" w:color="auto"/>
            </w:tcBorders>
          </w:tcPr>
          <w:p w14:paraId="5370619B"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195D5520"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2C9760A0"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662B636" w14:textId="77777777" w:rsidR="00980D3B" w:rsidRDefault="00980D3B">
            <w:pPr>
              <w:pStyle w:val="ComponentTableBody"/>
              <w:rPr>
                <w:lang w:val="it-IT"/>
              </w:rPr>
            </w:pPr>
          </w:p>
        </w:tc>
        <w:tc>
          <w:tcPr>
            <w:tcW w:w="2880" w:type="dxa"/>
            <w:tcBorders>
              <w:top w:val="single" w:sz="4" w:space="0" w:color="auto"/>
              <w:bottom w:val="single" w:sz="4" w:space="0" w:color="auto"/>
            </w:tcBorders>
          </w:tcPr>
          <w:p w14:paraId="53F51886" w14:textId="77777777" w:rsidR="00980D3B" w:rsidRDefault="00980D3B">
            <w:pPr>
              <w:pStyle w:val="ComponentTableBody"/>
              <w:jc w:val="left"/>
            </w:pPr>
            <w:r>
              <w:t>Sample 2 From Channel 1</w:t>
            </w:r>
          </w:p>
        </w:tc>
        <w:tc>
          <w:tcPr>
            <w:tcW w:w="1440" w:type="dxa"/>
            <w:tcBorders>
              <w:top w:val="single" w:sz="4" w:space="0" w:color="auto"/>
              <w:bottom w:val="single" w:sz="4" w:space="0" w:color="auto"/>
            </w:tcBorders>
          </w:tcPr>
          <w:p w14:paraId="7CBA9D86" w14:textId="77777777" w:rsidR="00980D3B" w:rsidRDefault="00980D3B">
            <w:pPr>
              <w:pStyle w:val="ComponentTableBody"/>
              <w:jc w:val="left"/>
            </w:pPr>
          </w:p>
        </w:tc>
        <w:tc>
          <w:tcPr>
            <w:tcW w:w="1008" w:type="dxa"/>
            <w:tcBorders>
              <w:top w:val="single" w:sz="4" w:space="0" w:color="auto"/>
              <w:bottom w:val="single" w:sz="4" w:space="0" w:color="auto"/>
            </w:tcBorders>
          </w:tcPr>
          <w:p w14:paraId="1E3A1D82"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435EC5D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7C98B9C" w14:textId="77777777" w:rsidR="00980D3B" w:rsidRDefault="00980D3B">
            <w:pPr>
              <w:pStyle w:val="ComponentTableBody"/>
              <w:rPr>
                <w:lang w:val="it-IT"/>
              </w:rPr>
            </w:pPr>
            <w:r>
              <w:rPr>
                <w:lang w:val="it-IT"/>
              </w:rPr>
              <w:t>5</w:t>
            </w:r>
          </w:p>
        </w:tc>
        <w:tc>
          <w:tcPr>
            <w:tcW w:w="576" w:type="dxa"/>
            <w:tcBorders>
              <w:top w:val="single" w:sz="4" w:space="0" w:color="auto"/>
              <w:bottom w:val="single" w:sz="4" w:space="0" w:color="auto"/>
            </w:tcBorders>
          </w:tcPr>
          <w:p w14:paraId="59FDA3C8"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72810DC3"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5BF9F770"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F96586F" w14:textId="77777777" w:rsidR="00980D3B" w:rsidRDefault="00980D3B">
            <w:pPr>
              <w:pStyle w:val="ComponentTableBody"/>
              <w:rPr>
                <w:lang w:val="it-IT"/>
              </w:rPr>
            </w:pPr>
          </w:p>
        </w:tc>
        <w:tc>
          <w:tcPr>
            <w:tcW w:w="2880" w:type="dxa"/>
            <w:tcBorders>
              <w:top w:val="single" w:sz="4" w:space="0" w:color="auto"/>
              <w:bottom w:val="single" w:sz="4" w:space="0" w:color="auto"/>
            </w:tcBorders>
          </w:tcPr>
          <w:p w14:paraId="65CB5E82" w14:textId="77777777" w:rsidR="00980D3B" w:rsidRDefault="00980D3B">
            <w:pPr>
              <w:pStyle w:val="ComponentTableBody"/>
              <w:jc w:val="left"/>
            </w:pPr>
            <w:r>
              <w:t>Sample 2 From Channel N</w:t>
            </w:r>
          </w:p>
        </w:tc>
        <w:tc>
          <w:tcPr>
            <w:tcW w:w="1440" w:type="dxa"/>
            <w:tcBorders>
              <w:top w:val="single" w:sz="4" w:space="0" w:color="auto"/>
              <w:bottom w:val="single" w:sz="4" w:space="0" w:color="auto"/>
            </w:tcBorders>
          </w:tcPr>
          <w:p w14:paraId="45F5864E" w14:textId="77777777" w:rsidR="00980D3B" w:rsidRDefault="00980D3B">
            <w:pPr>
              <w:pStyle w:val="ComponentTableBody"/>
              <w:jc w:val="left"/>
            </w:pPr>
          </w:p>
        </w:tc>
        <w:tc>
          <w:tcPr>
            <w:tcW w:w="1008" w:type="dxa"/>
            <w:tcBorders>
              <w:top w:val="single" w:sz="4" w:space="0" w:color="auto"/>
              <w:bottom w:val="single" w:sz="4" w:space="0" w:color="auto"/>
            </w:tcBorders>
          </w:tcPr>
          <w:p w14:paraId="772E3972"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566BBB2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5D7E96D" w14:textId="77777777" w:rsidR="00980D3B" w:rsidRDefault="00980D3B">
            <w:pPr>
              <w:pStyle w:val="ComponentTableBody"/>
              <w:rPr>
                <w:lang w:val="it-IT"/>
              </w:rPr>
            </w:pPr>
            <w:r>
              <w:rPr>
                <w:lang w:val="it-IT"/>
              </w:rPr>
              <w:t>6</w:t>
            </w:r>
          </w:p>
        </w:tc>
        <w:tc>
          <w:tcPr>
            <w:tcW w:w="576" w:type="dxa"/>
            <w:tcBorders>
              <w:top w:val="single" w:sz="4" w:space="0" w:color="auto"/>
              <w:bottom w:val="double" w:sz="4" w:space="0" w:color="auto"/>
            </w:tcBorders>
          </w:tcPr>
          <w:p w14:paraId="6722AFCB" w14:textId="77777777" w:rsidR="00980D3B" w:rsidRDefault="00980D3B">
            <w:pPr>
              <w:pStyle w:val="ComponentTableBody"/>
              <w:rPr>
                <w:lang w:val="it-IT"/>
              </w:rPr>
            </w:pPr>
            <w:r>
              <w:rPr>
                <w:lang w:val="it-IT"/>
              </w:rPr>
              <w:t>16</w:t>
            </w:r>
          </w:p>
        </w:tc>
        <w:tc>
          <w:tcPr>
            <w:tcW w:w="720" w:type="dxa"/>
            <w:tcBorders>
              <w:top w:val="single" w:sz="4" w:space="0" w:color="auto"/>
              <w:bottom w:val="double" w:sz="4" w:space="0" w:color="auto"/>
            </w:tcBorders>
          </w:tcPr>
          <w:p w14:paraId="38BEFD9A" w14:textId="77777777" w:rsidR="00980D3B" w:rsidRDefault="00980D3B">
            <w:pPr>
              <w:pStyle w:val="ComponentTableBody"/>
              <w:rPr>
                <w:lang w:val="it-IT"/>
              </w:rPr>
            </w:pPr>
            <w:r>
              <w:rPr>
                <w:lang w:val="it-IT"/>
              </w:rPr>
              <w:t>NM</w:t>
            </w:r>
          </w:p>
        </w:tc>
        <w:tc>
          <w:tcPr>
            <w:tcW w:w="576" w:type="dxa"/>
            <w:tcBorders>
              <w:top w:val="single" w:sz="4" w:space="0" w:color="auto"/>
              <w:bottom w:val="double" w:sz="4" w:space="0" w:color="auto"/>
            </w:tcBorders>
          </w:tcPr>
          <w:p w14:paraId="1213C448"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1B5DAEA3" w14:textId="77777777" w:rsidR="00980D3B" w:rsidRDefault="00980D3B">
            <w:pPr>
              <w:pStyle w:val="ComponentTableBody"/>
              <w:rPr>
                <w:lang w:val="it-IT"/>
              </w:rPr>
            </w:pPr>
          </w:p>
        </w:tc>
        <w:tc>
          <w:tcPr>
            <w:tcW w:w="2880" w:type="dxa"/>
            <w:tcBorders>
              <w:top w:val="single" w:sz="4" w:space="0" w:color="auto"/>
              <w:bottom w:val="double" w:sz="4" w:space="0" w:color="auto"/>
            </w:tcBorders>
          </w:tcPr>
          <w:p w14:paraId="74016AB2" w14:textId="77777777" w:rsidR="00980D3B" w:rsidRDefault="00980D3B">
            <w:pPr>
              <w:pStyle w:val="ComponentTableBody"/>
              <w:jc w:val="left"/>
            </w:pPr>
            <w:r>
              <w:t>Sample N From Channel N</w:t>
            </w:r>
          </w:p>
        </w:tc>
        <w:tc>
          <w:tcPr>
            <w:tcW w:w="1440" w:type="dxa"/>
            <w:tcBorders>
              <w:top w:val="single" w:sz="4" w:space="0" w:color="auto"/>
              <w:bottom w:val="double" w:sz="4" w:space="0" w:color="auto"/>
            </w:tcBorders>
          </w:tcPr>
          <w:p w14:paraId="75671371" w14:textId="77777777" w:rsidR="00980D3B" w:rsidRDefault="00980D3B">
            <w:pPr>
              <w:pStyle w:val="ComponentTableBody"/>
              <w:jc w:val="left"/>
            </w:pPr>
          </w:p>
        </w:tc>
        <w:tc>
          <w:tcPr>
            <w:tcW w:w="1008" w:type="dxa"/>
            <w:tcBorders>
              <w:top w:val="single" w:sz="4" w:space="0" w:color="auto"/>
              <w:bottom w:val="double" w:sz="4" w:space="0" w:color="auto"/>
            </w:tcBorders>
          </w:tcPr>
          <w:p w14:paraId="0E61BBBB"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7DF7357B" w14:textId="77777777" w:rsidR="00980D3B" w:rsidRDefault="00980D3B">
      <w:pPr>
        <w:pStyle w:val="NormalIndented"/>
      </w:pPr>
      <w:r>
        <w:t>Definition: This data type is used to represent channel-multiplexed waveform data, (e.g., the digitized values from an analog-to-digital converter or other digital data source). Each value is of type NM, and represents a time sample from a channel. This segment may contain data from one or more channels. The waveform data is in channel-multiplexed format (that is, the values for all channels for the first time sample are transmitted, then the values for the next time sample, and so on until the requisite number of time samples have been transmitted). Time samples are separated by repeat delimiters (~), and channels within a sample are separated by component delimiters (^). The time between samples (the sampling interval) is the reciprocal of the digitization frequency as specified using the CD data type.</w:t>
      </w:r>
    </w:p>
    <w:p w14:paraId="0FCBB4FC" w14:textId="77777777" w:rsidR="00980D3B" w:rsidRDefault="00980D3B">
      <w:pPr>
        <w:pStyle w:val="Note"/>
        <w:tabs>
          <w:tab w:val="left" w:pos="1440"/>
        </w:tabs>
        <w:rPr>
          <w:snapToGrid w:val="0"/>
        </w:rPr>
      </w:pPr>
      <w:r>
        <w:rPr>
          <w:rStyle w:val="Strong"/>
        </w:rPr>
        <w:t>Maximum Length:</w:t>
      </w:r>
      <w:r>
        <w:t xml:space="preserve"> 65536</w:t>
      </w:r>
    </w:p>
    <w:p w14:paraId="14EAE06C" w14:textId="77777777" w:rsidR="00980D3B" w:rsidRDefault="00980D3B">
      <w:pPr>
        <w:pStyle w:val="NormalIndented"/>
        <w:rPr>
          <w:b/>
          <w:bCs/>
        </w:rPr>
      </w:pPr>
      <w:r>
        <w:rPr>
          <w:b/>
          <w:bCs/>
        </w:rPr>
        <w:t>Example 1:</w:t>
      </w:r>
      <w:r>
        <w:t xml:space="preserve"> 3 channels (identical), 6 time-samples</w:t>
      </w:r>
    </w:p>
    <w:p w14:paraId="11B03D8B" w14:textId="77777777" w:rsidR="00980D3B" w:rsidRDefault="00980D3B">
      <w:pPr>
        <w:pStyle w:val="Example"/>
        <w:rPr>
          <w:noProof w:val="0"/>
        </w:rPr>
      </w:pPr>
      <w:r>
        <w:rPr>
          <w:noProof w:val="0"/>
        </w:rPr>
        <w:t>|0^0^0~1^1^1~2^2^2~3^3^3~4^4^4~5^5^5|</w:t>
      </w:r>
      <w:r>
        <w:rPr>
          <w:noProof w:val="0"/>
        </w:rPr>
        <w:tab/>
      </w:r>
    </w:p>
    <w:p w14:paraId="3135BAB7" w14:textId="77777777" w:rsidR="00980D3B" w:rsidRDefault="00980D3B">
      <w:pPr>
        <w:pStyle w:val="NormalIndented"/>
      </w:pPr>
      <w:r>
        <w:rPr>
          <w:b/>
        </w:rPr>
        <w:t>Example 2:</w:t>
      </w:r>
      <w:r>
        <w:t xml:space="preserve"> 1 channel, 11 time-samples</w:t>
      </w:r>
    </w:p>
    <w:p w14:paraId="7548C150" w14:textId="77777777" w:rsidR="00980D3B" w:rsidRDefault="00980D3B">
      <w:pPr>
        <w:pStyle w:val="Example"/>
        <w:rPr>
          <w:noProof w:val="0"/>
        </w:rPr>
      </w:pPr>
      <w:r>
        <w:rPr>
          <w:noProof w:val="0"/>
        </w:rPr>
        <w:t>|0~1~2~3~4~5~6~7~8~9~10|</w:t>
      </w:r>
      <w:r>
        <w:rPr>
          <w:noProof w:val="0"/>
        </w:rPr>
        <w:tab/>
      </w:r>
      <w:r>
        <w:rPr>
          <w:noProof w:val="0"/>
        </w:rPr>
        <w:tab/>
      </w:r>
      <w:r>
        <w:rPr>
          <w:noProof w:val="0"/>
        </w:rPr>
        <w:tab/>
      </w:r>
    </w:p>
    <w:p w14:paraId="032D1B2B" w14:textId="77777777" w:rsidR="00980D3B" w:rsidRDefault="00980D3B">
      <w:pPr>
        <w:pStyle w:val="Heading3"/>
      </w:pPr>
      <w:r>
        <w:fldChar w:fldCharType="begin"/>
      </w:r>
      <w:r>
        <w:instrText>xe "MO"</w:instrText>
      </w:r>
      <w:r>
        <w:fldChar w:fldCharType="end"/>
      </w:r>
      <w:r>
        <w:fldChar w:fldCharType="begin"/>
      </w:r>
      <w:r>
        <w:instrText>xe "Data types: MO"</w:instrText>
      </w:r>
      <w:r>
        <w:fldChar w:fldCharType="end"/>
      </w:r>
      <w:bookmarkStart w:id="940" w:name="_Ref358258209"/>
      <w:bookmarkStart w:id="941" w:name="_Toc359236024"/>
      <w:bookmarkStart w:id="942" w:name="_Toc498145984"/>
      <w:bookmarkStart w:id="943" w:name="_Toc527864553"/>
      <w:bookmarkStart w:id="944" w:name="_Toc527866025"/>
      <w:bookmarkStart w:id="945" w:name="_Toc528481894"/>
      <w:bookmarkStart w:id="946" w:name="_Toc528482399"/>
      <w:bookmarkStart w:id="947" w:name="_Toc528482698"/>
      <w:bookmarkStart w:id="948" w:name="_Toc528482823"/>
      <w:bookmarkStart w:id="949" w:name="_Toc528486131"/>
      <w:bookmarkStart w:id="950" w:name="_Toc536689750"/>
      <w:bookmarkStart w:id="951" w:name="_Toc496495"/>
      <w:bookmarkStart w:id="952" w:name="_Toc524842"/>
      <w:bookmarkStart w:id="953" w:name="_Toc1802425"/>
      <w:bookmarkStart w:id="954" w:name="_Toc22448420"/>
      <w:bookmarkStart w:id="955" w:name="_Toc22697612"/>
      <w:bookmarkStart w:id="956" w:name="_Toc24273647"/>
      <w:r>
        <w:t>MO - money</w:t>
      </w:r>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r>
        <w:t xml:space="preserve">  </w:t>
      </w:r>
    </w:p>
    <w:p w14:paraId="7477F2E5" w14:textId="77777777" w:rsidR="00980D3B" w:rsidRDefault="00980D3B">
      <w:pPr>
        <w:pStyle w:val="ComponentTableCaption"/>
      </w:pPr>
      <w:bookmarkStart w:id="957" w:name="MO"/>
      <w:r>
        <w:t xml:space="preserve">HL7 Component Table - MO – Money </w:t>
      </w:r>
      <w:r>
        <w:fldChar w:fldCharType="begin"/>
      </w:r>
      <w:r>
        <w:instrText xml:space="preserve"> XE "HL7 Component Table - MO" </w:instrText>
      </w:r>
      <w:r>
        <w:fldChar w:fldCharType="end"/>
      </w:r>
      <w:bookmarkEnd w:id="95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5ABF4CBE"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8AE36D4"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0E7A2255"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E83DD02"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3C29688"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B159C2B"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71529BE"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1EF04E9"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599C42E6" w14:textId="77777777" w:rsidR="00980D3B" w:rsidRDefault="00980D3B">
            <w:pPr>
              <w:pStyle w:val="ComponentTableHeader"/>
              <w:rPr>
                <w:b w:val="0"/>
                <w:lang w:val="fr-FR"/>
              </w:rPr>
            </w:pPr>
            <w:r>
              <w:rPr>
                <w:lang w:val="fr-FR"/>
              </w:rPr>
              <w:t>SEC.REF.</w:t>
            </w:r>
          </w:p>
        </w:tc>
      </w:tr>
      <w:tr w:rsidR="00980D3B" w14:paraId="58EA3DB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7EFF108" w14:textId="77777777" w:rsidR="00980D3B" w:rsidRDefault="00980D3B">
            <w:pPr>
              <w:pStyle w:val="ComponentTableBody"/>
              <w:rPr>
                <w:lang w:val="it-IT"/>
              </w:rPr>
            </w:pPr>
            <w:r>
              <w:rPr>
                <w:lang w:val="it-IT"/>
              </w:rPr>
              <w:t>1</w:t>
            </w:r>
          </w:p>
        </w:tc>
        <w:tc>
          <w:tcPr>
            <w:tcW w:w="576" w:type="dxa"/>
            <w:tcBorders>
              <w:top w:val="single" w:sz="4" w:space="0" w:color="auto"/>
              <w:bottom w:val="single" w:sz="4" w:space="0" w:color="auto"/>
            </w:tcBorders>
          </w:tcPr>
          <w:p w14:paraId="4AFEC235"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2A6D404D"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3C4883AB"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4F00BB7" w14:textId="77777777" w:rsidR="00980D3B" w:rsidRDefault="00980D3B">
            <w:pPr>
              <w:pStyle w:val="ComponentTableBody"/>
              <w:rPr>
                <w:lang w:val="it-IT"/>
              </w:rPr>
            </w:pPr>
          </w:p>
        </w:tc>
        <w:tc>
          <w:tcPr>
            <w:tcW w:w="2880" w:type="dxa"/>
            <w:tcBorders>
              <w:top w:val="single" w:sz="4" w:space="0" w:color="auto"/>
              <w:bottom w:val="single" w:sz="4" w:space="0" w:color="auto"/>
            </w:tcBorders>
          </w:tcPr>
          <w:p w14:paraId="47FE4817" w14:textId="77777777" w:rsidR="00980D3B" w:rsidRDefault="00980D3B">
            <w:pPr>
              <w:pStyle w:val="ComponentTableBody"/>
              <w:jc w:val="left"/>
              <w:rPr>
                <w:lang w:val="it-IT"/>
              </w:rPr>
            </w:pPr>
            <w:r>
              <w:rPr>
                <w:lang w:val="it-IT"/>
              </w:rPr>
              <w:t>Quantity</w:t>
            </w:r>
          </w:p>
        </w:tc>
        <w:tc>
          <w:tcPr>
            <w:tcW w:w="1440" w:type="dxa"/>
            <w:tcBorders>
              <w:top w:val="single" w:sz="4" w:space="0" w:color="auto"/>
              <w:bottom w:val="single" w:sz="4" w:space="0" w:color="auto"/>
            </w:tcBorders>
          </w:tcPr>
          <w:p w14:paraId="012087AE" w14:textId="77777777" w:rsidR="00980D3B" w:rsidRDefault="00980D3B">
            <w:pPr>
              <w:pStyle w:val="ComponentTableBody"/>
              <w:jc w:val="left"/>
              <w:rPr>
                <w:lang w:val="it-IT"/>
              </w:rPr>
            </w:pPr>
          </w:p>
        </w:tc>
        <w:tc>
          <w:tcPr>
            <w:tcW w:w="1008" w:type="dxa"/>
            <w:tcBorders>
              <w:top w:val="single" w:sz="4" w:space="0" w:color="auto"/>
              <w:bottom w:val="single" w:sz="4" w:space="0" w:color="auto"/>
            </w:tcBorders>
          </w:tcPr>
          <w:p w14:paraId="5801D23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21DC0202"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D4E10C3" w14:textId="77777777" w:rsidR="00980D3B" w:rsidRDefault="00980D3B">
            <w:pPr>
              <w:pStyle w:val="ComponentTableBody"/>
              <w:rPr>
                <w:lang w:val="it-IT"/>
              </w:rPr>
            </w:pPr>
            <w:r>
              <w:rPr>
                <w:lang w:val="it-IT"/>
              </w:rPr>
              <w:t>2</w:t>
            </w:r>
          </w:p>
        </w:tc>
        <w:tc>
          <w:tcPr>
            <w:tcW w:w="576" w:type="dxa"/>
            <w:tcBorders>
              <w:top w:val="single" w:sz="4" w:space="0" w:color="auto"/>
              <w:bottom w:val="double" w:sz="4" w:space="0" w:color="auto"/>
            </w:tcBorders>
          </w:tcPr>
          <w:p w14:paraId="26E5D1AC" w14:textId="77777777" w:rsidR="00980D3B" w:rsidRDefault="00980D3B">
            <w:pPr>
              <w:pStyle w:val="ComponentTableBody"/>
              <w:rPr>
                <w:lang w:val="it-IT"/>
              </w:rPr>
            </w:pPr>
            <w:r>
              <w:rPr>
                <w:lang w:val="it-IT"/>
              </w:rPr>
              <w:t>3</w:t>
            </w:r>
          </w:p>
        </w:tc>
        <w:tc>
          <w:tcPr>
            <w:tcW w:w="720" w:type="dxa"/>
            <w:tcBorders>
              <w:top w:val="single" w:sz="4" w:space="0" w:color="auto"/>
              <w:bottom w:val="double" w:sz="4" w:space="0" w:color="auto"/>
            </w:tcBorders>
          </w:tcPr>
          <w:p w14:paraId="59A97C3D"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5610184F"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42817AF9" w14:textId="77777777" w:rsidR="00980D3B" w:rsidRDefault="00980D3B">
            <w:pPr>
              <w:pStyle w:val="ComponentTableBody"/>
              <w:rPr>
                <w:lang w:val="it-IT"/>
              </w:rPr>
            </w:pPr>
          </w:p>
        </w:tc>
        <w:tc>
          <w:tcPr>
            <w:tcW w:w="2880" w:type="dxa"/>
            <w:tcBorders>
              <w:top w:val="single" w:sz="4" w:space="0" w:color="auto"/>
              <w:bottom w:val="double" w:sz="4" w:space="0" w:color="auto"/>
            </w:tcBorders>
          </w:tcPr>
          <w:p w14:paraId="7C5767FD" w14:textId="77777777" w:rsidR="00980D3B" w:rsidRDefault="00980D3B">
            <w:pPr>
              <w:pStyle w:val="ComponentTableBody"/>
              <w:jc w:val="left"/>
            </w:pPr>
            <w:r>
              <w:t>Denomination</w:t>
            </w:r>
          </w:p>
        </w:tc>
        <w:tc>
          <w:tcPr>
            <w:tcW w:w="1440" w:type="dxa"/>
            <w:tcBorders>
              <w:top w:val="single" w:sz="4" w:space="0" w:color="auto"/>
              <w:bottom w:val="double" w:sz="4" w:space="0" w:color="auto"/>
            </w:tcBorders>
          </w:tcPr>
          <w:p w14:paraId="403D4454" w14:textId="77777777" w:rsidR="00980D3B" w:rsidRDefault="00980D3B">
            <w:pPr>
              <w:pStyle w:val="ComponentTableBody"/>
              <w:jc w:val="left"/>
            </w:pPr>
          </w:p>
        </w:tc>
        <w:tc>
          <w:tcPr>
            <w:tcW w:w="1008" w:type="dxa"/>
            <w:tcBorders>
              <w:top w:val="single" w:sz="4" w:space="0" w:color="auto"/>
              <w:bottom w:val="double" w:sz="4" w:space="0" w:color="auto"/>
            </w:tcBorders>
          </w:tcPr>
          <w:p w14:paraId="09732841"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1045C9A4" w14:textId="77777777" w:rsidR="00980D3B" w:rsidRDefault="00980D3B">
      <w:pPr>
        <w:pStyle w:val="NormalIndented"/>
      </w:pPr>
      <w:r>
        <w:t>Definition: This data type specifies an amount of money and the denomination in which it is expressed.</w:t>
      </w:r>
    </w:p>
    <w:p w14:paraId="605553EB" w14:textId="77777777" w:rsidR="00980D3B" w:rsidRDefault="00980D3B">
      <w:pPr>
        <w:pStyle w:val="Note"/>
      </w:pPr>
      <w:r>
        <w:t>Maximum Length:</w:t>
      </w:r>
      <w:r>
        <w:tab/>
        <w:t>20</w:t>
      </w:r>
    </w:p>
    <w:p w14:paraId="4481592E" w14:textId="77777777" w:rsidR="00980D3B" w:rsidRDefault="00980D3B">
      <w:pPr>
        <w:pStyle w:val="Heading4"/>
        <w:rPr>
          <w:vanish/>
        </w:rPr>
      </w:pPr>
      <w:r>
        <w:rPr>
          <w:vanish/>
        </w:rPr>
        <w:t>hiddentext</w:t>
      </w:r>
    </w:p>
    <w:p w14:paraId="31470863" w14:textId="77777777" w:rsidR="00980D3B" w:rsidRDefault="00980D3B">
      <w:pPr>
        <w:pStyle w:val="Heading4"/>
      </w:pPr>
      <w:bookmarkStart w:id="958" w:name="_Toc498145985"/>
      <w:bookmarkStart w:id="959" w:name="_Toc527864554"/>
      <w:bookmarkStart w:id="960" w:name="_Toc527866026"/>
      <w:r>
        <w:t>Quantity (NM)</w:t>
      </w:r>
      <w:bookmarkEnd w:id="958"/>
      <w:bookmarkEnd w:id="959"/>
      <w:bookmarkEnd w:id="960"/>
    </w:p>
    <w:p w14:paraId="0D198D2B" w14:textId="77777777" w:rsidR="00980D3B" w:rsidRDefault="00980D3B">
      <w:pPr>
        <w:pStyle w:val="NormalIndented"/>
      </w:pPr>
      <w:r>
        <w:t>The first component is a quantity.</w:t>
      </w:r>
    </w:p>
    <w:p w14:paraId="28495DE0" w14:textId="77777777" w:rsidR="00980D3B" w:rsidRDefault="00980D3B">
      <w:pPr>
        <w:pStyle w:val="Heading4"/>
      </w:pPr>
      <w:bookmarkStart w:id="961" w:name="_Toc498145986"/>
      <w:bookmarkStart w:id="962" w:name="_Toc527864555"/>
      <w:bookmarkStart w:id="963" w:name="_Toc527866027"/>
      <w:r>
        <w:t>Denomination (ID)</w:t>
      </w:r>
      <w:bookmarkEnd w:id="961"/>
      <w:bookmarkEnd w:id="962"/>
      <w:bookmarkEnd w:id="963"/>
    </w:p>
    <w:p w14:paraId="21A31725" w14:textId="77777777" w:rsidR="00980D3B" w:rsidRDefault="00980D3B">
      <w:pPr>
        <w:pStyle w:val="NormalIndented"/>
      </w:pPr>
      <w:r>
        <w:t>The second component is the denomination in which the quantity is expressed. The values for the denom</w:t>
      </w:r>
      <w:r>
        <w:t>i</w:t>
      </w:r>
      <w:r>
        <w:t>nation component are those specified in ISO-4217. If the denomination is not specified, MSH-17-country code is used to determine the default. Example:</w:t>
      </w:r>
    </w:p>
    <w:p w14:paraId="08BBA5D6" w14:textId="77777777" w:rsidR="00980D3B" w:rsidRDefault="00980D3B">
      <w:pPr>
        <w:pStyle w:val="Example"/>
      </w:pPr>
      <w:r>
        <w:rPr>
          <w:noProof w:val="0"/>
        </w:rPr>
        <w:t>|99.50^USD|</w:t>
      </w:r>
    </w:p>
    <w:p w14:paraId="21D5A97B" w14:textId="77777777" w:rsidR="00980D3B" w:rsidRDefault="00980D3B">
      <w:pPr>
        <w:pStyle w:val="NormalIndented"/>
      </w:pPr>
      <w:r>
        <w:t xml:space="preserve">where USD is the ISO 4217 code for the U.S. American dollar. </w:t>
      </w:r>
    </w:p>
    <w:p w14:paraId="1CD3AA01" w14:textId="77777777" w:rsidR="00980D3B" w:rsidRDefault="00980D3B">
      <w:pPr>
        <w:pStyle w:val="Heading3"/>
      </w:pPr>
      <w:r>
        <w:fldChar w:fldCharType="begin"/>
      </w:r>
      <w:r>
        <w:instrText>xe "MOC"</w:instrText>
      </w:r>
      <w:r>
        <w:fldChar w:fldCharType="end"/>
      </w:r>
      <w:r>
        <w:fldChar w:fldCharType="begin"/>
      </w:r>
      <w:r>
        <w:instrText>xe "Data types: MOC"</w:instrText>
      </w:r>
      <w:r>
        <w:fldChar w:fldCharType="end"/>
      </w:r>
      <w:bookmarkStart w:id="964" w:name="_Ref176185"/>
      <w:bookmarkStart w:id="965" w:name="_Toc496496"/>
      <w:bookmarkStart w:id="966" w:name="_Toc524843"/>
      <w:bookmarkStart w:id="967" w:name="_Toc1802426"/>
      <w:bookmarkStart w:id="968" w:name="_Toc22448421"/>
      <w:bookmarkStart w:id="969" w:name="_Toc22697613"/>
      <w:bookmarkStart w:id="970" w:name="_Toc24273648"/>
      <w:r>
        <w:t>MOC - money and charge code</w:t>
      </w:r>
      <w:bookmarkEnd w:id="964"/>
      <w:bookmarkEnd w:id="965"/>
      <w:bookmarkEnd w:id="966"/>
      <w:bookmarkEnd w:id="967"/>
      <w:bookmarkEnd w:id="968"/>
      <w:bookmarkEnd w:id="969"/>
      <w:bookmarkEnd w:id="970"/>
      <w:r>
        <w:t xml:space="preserve"> </w:t>
      </w:r>
    </w:p>
    <w:p w14:paraId="7F2DA56D" w14:textId="77777777" w:rsidR="00980D3B" w:rsidRDefault="00980D3B">
      <w:pPr>
        <w:pStyle w:val="ComponentTableCaption"/>
      </w:pPr>
      <w:bookmarkStart w:id="971" w:name="MOC"/>
      <w:r>
        <w:t xml:space="preserve">HL7 Component Table - MOC – Money and Code </w:t>
      </w:r>
      <w:r>
        <w:fldChar w:fldCharType="begin"/>
      </w:r>
      <w:r>
        <w:instrText xml:space="preserve"> XE "HL7 Component Table - MOC" </w:instrText>
      </w:r>
      <w:r>
        <w:fldChar w:fldCharType="end"/>
      </w:r>
      <w:bookmarkEnd w:id="97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33A312B"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530483A"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84F95D6"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2034187F"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099C8D64"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5E8F338"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4C78688"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580EB6B"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DD443CF" w14:textId="77777777" w:rsidR="00980D3B" w:rsidRDefault="00980D3B">
            <w:pPr>
              <w:pStyle w:val="ComponentTableHeader"/>
              <w:rPr>
                <w:lang w:val="fr-FR"/>
              </w:rPr>
            </w:pPr>
            <w:r>
              <w:rPr>
                <w:lang w:val="fr-FR"/>
              </w:rPr>
              <w:t>SEC.REF.</w:t>
            </w:r>
          </w:p>
        </w:tc>
      </w:tr>
      <w:tr w:rsidR="00980D3B" w14:paraId="38044B4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A7D17B6" w14:textId="77777777" w:rsidR="00980D3B" w:rsidRDefault="00980D3B">
            <w:pPr>
              <w:pStyle w:val="ComponentTableBody"/>
            </w:pPr>
            <w:r>
              <w:t>1</w:t>
            </w:r>
          </w:p>
        </w:tc>
        <w:tc>
          <w:tcPr>
            <w:tcW w:w="576" w:type="dxa"/>
            <w:tcBorders>
              <w:top w:val="single" w:sz="4" w:space="0" w:color="auto"/>
              <w:bottom w:val="single" w:sz="4" w:space="0" w:color="auto"/>
            </w:tcBorders>
          </w:tcPr>
          <w:p w14:paraId="3C0379D5" w14:textId="77777777" w:rsidR="00980D3B" w:rsidRDefault="00980D3B">
            <w:pPr>
              <w:pStyle w:val="ComponentTableBody"/>
            </w:pPr>
            <w:r>
              <w:t>20</w:t>
            </w:r>
          </w:p>
        </w:tc>
        <w:tc>
          <w:tcPr>
            <w:tcW w:w="720" w:type="dxa"/>
            <w:tcBorders>
              <w:top w:val="single" w:sz="4" w:space="0" w:color="auto"/>
              <w:bottom w:val="single" w:sz="4" w:space="0" w:color="auto"/>
            </w:tcBorders>
          </w:tcPr>
          <w:p w14:paraId="6C65BC9D" w14:textId="77777777" w:rsidR="00980D3B" w:rsidRDefault="00980D3B">
            <w:pPr>
              <w:pStyle w:val="ComponentTableBody"/>
            </w:pPr>
            <w:r>
              <w:t>MO</w:t>
            </w:r>
          </w:p>
        </w:tc>
        <w:tc>
          <w:tcPr>
            <w:tcW w:w="576" w:type="dxa"/>
            <w:tcBorders>
              <w:top w:val="single" w:sz="4" w:space="0" w:color="auto"/>
              <w:bottom w:val="single" w:sz="4" w:space="0" w:color="auto"/>
            </w:tcBorders>
          </w:tcPr>
          <w:p w14:paraId="1601C3E1" w14:textId="77777777" w:rsidR="00980D3B" w:rsidRDefault="00980D3B">
            <w:pPr>
              <w:pStyle w:val="ComponentTableBody"/>
            </w:pPr>
            <w:r>
              <w:t>O</w:t>
            </w:r>
          </w:p>
        </w:tc>
        <w:tc>
          <w:tcPr>
            <w:tcW w:w="720" w:type="dxa"/>
            <w:tcBorders>
              <w:top w:val="single" w:sz="4" w:space="0" w:color="auto"/>
              <w:bottom w:val="single" w:sz="4" w:space="0" w:color="auto"/>
            </w:tcBorders>
          </w:tcPr>
          <w:p w14:paraId="5CC4577E" w14:textId="77777777" w:rsidR="00980D3B" w:rsidRDefault="00980D3B">
            <w:pPr>
              <w:pStyle w:val="ComponentTableBody"/>
            </w:pPr>
          </w:p>
        </w:tc>
        <w:tc>
          <w:tcPr>
            <w:tcW w:w="2880" w:type="dxa"/>
            <w:tcBorders>
              <w:top w:val="single" w:sz="4" w:space="0" w:color="auto"/>
              <w:bottom w:val="single" w:sz="4" w:space="0" w:color="auto"/>
            </w:tcBorders>
          </w:tcPr>
          <w:p w14:paraId="735D64EC" w14:textId="77777777" w:rsidR="00980D3B" w:rsidRDefault="00980D3B">
            <w:pPr>
              <w:pStyle w:val="ComponentTableBody"/>
              <w:jc w:val="left"/>
            </w:pPr>
            <w:r>
              <w:t>Monetary Amount</w:t>
            </w:r>
          </w:p>
        </w:tc>
        <w:tc>
          <w:tcPr>
            <w:tcW w:w="1440" w:type="dxa"/>
            <w:tcBorders>
              <w:top w:val="single" w:sz="4" w:space="0" w:color="auto"/>
              <w:bottom w:val="single" w:sz="4" w:space="0" w:color="auto"/>
            </w:tcBorders>
          </w:tcPr>
          <w:p w14:paraId="60F59E01" w14:textId="77777777" w:rsidR="00980D3B" w:rsidRDefault="00980D3B">
            <w:pPr>
              <w:pStyle w:val="ComponentTableBody"/>
              <w:jc w:val="left"/>
            </w:pPr>
          </w:p>
        </w:tc>
        <w:tc>
          <w:tcPr>
            <w:tcW w:w="1008" w:type="dxa"/>
            <w:tcBorders>
              <w:top w:val="single" w:sz="4" w:space="0" w:color="auto"/>
              <w:bottom w:val="single" w:sz="4" w:space="0" w:color="auto"/>
            </w:tcBorders>
          </w:tcPr>
          <w:p w14:paraId="49BB7856" w14:textId="77777777" w:rsidR="00980D3B" w:rsidRDefault="00980D3B">
            <w:pPr>
              <w:pStyle w:val="ComponentTableBody"/>
              <w:rPr>
                <w:rStyle w:val="Hyperlink"/>
                <w:lang w:val="fr-FR"/>
              </w:rPr>
            </w:pPr>
            <w:r>
              <w:rPr>
                <w:rStyle w:val="Hyperlink"/>
              </w:rPr>
              <w:fldChar w:fldCharType="begin"/>
            </w:r>
            <w:r>
              <w:rPr>
                <w:rStyle w:val="Hyperlink"/>
                <w:lang w:val="fr-FR"/>
              </w:rPr>
              <w:instrText xml:space="preserve"> REF _Ref358258209 \r \h </w:instrText>
            </w:r>
            <w:r>
              <w:rPr>
                <w:rStyle w:val="Hyperlink"/>
              </w:rPr>
            </w:r>
            <w:r>
              <w:rPr>
                <w:rStyle w:val="Hyperlink"/>
                <w:lang w:val="fr-FR"/>
              </w:rPr>
              <w:instrText xml:space="preserve"> \* MERGEFORMAT </w:instrText>
            </w:r>
            <w:r>
              <w:rPr>
                <w:rStyle w:val="Hyperlink"/>
              </w:rPr>
              <w:fldChar w:fldCharType="separate"/>
            </w:r>
            <w:r>
              <w:rPr>
                <w:rStyle w:val="Hyperlink"/>
                <w:lang w:val="fr-FR"/>
              </w:rPr>
              <w:t>2.A.41</w:t>
            </w:r>
            <w:r>
              <w:rPr>
                <w:rStyle w:val="Hyperlink"/>
              </w:rPr>
              <w:fldChar w:fldCharType="end"/>
            </w:r>
          </w:p>
        </w:tc>
      </w:tr>
      <w:tr w:rsidR="00980D3B" w14:paraId="2E53F88F"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7C8493F" w14:textId="77777777" w:rsidR="00980D3B" w:rsidRDefault="00980D3B">
            <w:pPr>
              <w:pStyle w:val="ComponentTableBody"/>
              <w:rPr>
                <w:lang w:val="fr-FR"/>
              </w:rPr>
            </w:pPr>
            <w:r>
              <w:rPr>
                <w:lang w:val="fr-FR"/>
              </w:rPr>
              <w:t>2</w:t>
            </w:r>
          </w:p>
        </w:tc>
        <w:tc>
          <w:tcPr>
            <w:tcW w:w="576" w:type="dxa"/>
            <w:tcBorders>
              <w:top w:val="single" w:sz="4" w:space="0" w:color="auto"/>
              <w:bottom w:val="double" w:sz="4" w:space="0" w:color="auto"/>
            </w:tcBorders>
          </w:tcPr>
          <w:p w14:paraId="79AEABAF" w14:textId="77777777" w:rsidR="00980D3B" w:rsidRDefault="00980D3B">
            <w:pPr>
              <w:pStyle w:val="ComponentTableBody"/>
              <w:rPr>
                <w:lang w:val="fr-FR"/>
              </w:rPr>
            </w:pPr>
            <w:r>
              <w:rPr>
                <w:lang w:val="fr-FR"/>
              </w:rPr>
              <w:t>483</w:t>
            </w:r>
          </w:p>
        </w:tc>
        <w:tc>
          <w:tcPr>
            <w:tcW w:w="720" w:type="dxa"/>
            <w:tcBorders>
              <w:top w:val="single" w:sz="4" w:space="0" w:color="auto"/>
              <w:bottom w:val="double" w:sz="4" w:space="0" w:color="auto"/>
            </w:tcBorders>
          </w:tcPr>
          <w:p w14:paraId="3CFD4273" w14:textId="77777777" w:rsidR="00980D3B" w:rsidRDefault="00980D3B">
            <w:pPr>
              <w:pStyle w:val="ComponentTableBody"/>
              <w:rPr>
                <w:lang w:val="fr-FR"/>
              </w:rPr>
            </w:pPr>
            <w:r>
              <w:rPr>
                <w:lang w:val="fr-FR"/>
              </w:rPr>
              <w:t>CE</w:t>
            </w:r>
          </w:p>
        </w:tc>
        <w:tc>
          <w:tcPr>
            <w:tcW w:w="576" w:type="dxa"/>
            <w:tcBorders>
              <w:top w:val="single" w:sz="4" w:space="0" w:color="auto"/>
              <w:bottom w:val="double" w:sz="4" w:space="0" w:color="auto"/>
            </w:tcBorders>
          </w:tcPr>
          <w:p w14:paraId="5AEB0294" w14:textId="77777777" w:rsidR="00980D3B" w:rsidRDefault="00980D3B">
            <w:pPr>
              <w:pStyle w:val="ComponentTableBody"/>
              <w:rPr>
                <w:lang w:val="fr-FR"/>
              </w:rPr>
            </w:pPr>
            <w:r>
              <w:rPr>
                <w:lang w:val="fr-FR"/>
              </w:rPr>
              <w:t>O</w:t>
            </w:r>
          </w:p>
        </w:tc>
        <w:tc>
          <w:tcPr>
            <w:tcW w:w="720" w:type="dxa"/>
            <w:tcBorders>
              <w:top w:val="single" w:sz="4" w:space="0" w:color="auto"/>
              <w:bottom w:val="double" w:sz="4" w:space="0" w:color="auto"/>
            </w:tcBorders>
          </w:tcPr>
          <w:p w14:paraId="04CEC894" w14:textId="77777777" w:rsidR="00980D3B" w:rsidRDefault="00980D3B">
            <w:pPr>
              <w:pStyle w:val="ComponentTableBody"/>
              <w:rPr>
                <w:lang w:val="fr-FR"/>
              </w:rPr>
            </w:pPr>
          </w:p>
        </w:tc>
        <w:tc>
          <w:tcPr>
            <w:tcW w:w="2880" w:type="dxa"/>
            <w:tcBorders>
              <w:top w:val="single" w:sz="4" w:space="0" w:color="auto"/>
              <w:bottom w:val="double" w:sz="4" w:space="0" w:color="auto"/>
            </w:tcBorders>
          </w:tcPr>
          <w:p w14:paraId="0BF17CF5" w14:textId="77777777" w:rsidR="00980D3B" w:rsidRDefault="00980D3B">
            <w:pPr>
              <w:pStyle w:val="ComponentTableBody"/>
              <w:jc w:val="left"/>
              <w:rPr>
                <w:lang w:val="fr-FR"/>
              </w:rPr>
            </w:pPr>
            <w:r>
              <w:rPr>
                <w:snapToGrid w:val="0"/>
                <w:lang w:val="fr-FR"/>
              </w:rPr>
              <w:t>Charge Code</w:t>
            </w:r>
          </w:p>
        </w:tc>
        <w:tc>
          <w:tcPr>
            <w:tcW w:w="1440" w:type="dxa"/>
            <w:tcBorders>
              <w:top w:val="single" w:sz="4" w:space="0" w:color="auto"/>
              <w:bottom w:val="double" w:sz="4" w:space="0" w:color="auto"/>
            </w:tcBorders>
          </w:tcPr>
          <w:p w14:paraId="4A537668" w14:textId="77777777" w:rsidR="00980D3B" w:rsidRDefault="00980D3B">
            <w:pPr>
              <w:pStyle w:val="ComponentTableBody"/>
              <w:jc w:val="left"/>
              <w:rPr>
                <w:lang w:val="fr-FR"/>
              </w:rPr>
            </w:pPr>
          </w:p>
        </w:tc>
        <w:tc>
          <w:tcPr>
            <w:tcW w:w="1008" w:type="dxa"/>
            <w:tcBorders>
              <w:top w:val="single" w:sz="4" w:space="0" w:color="auto"/>
              <w:bottom w:val="double" w:sz="4" w:space="0" w:color="auto"/>
            </w:tcBorders>
          </w:tcPr>
          <w:p w14:paraId="7EF23E7B"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bl>
    <w:p w14:paraId="667353CC" w14:textId="77777777" w:rsidR="00980D3B" w:rsidRDefault="00980D3B">
      <w:pPr>
        <w:pStyle w:val="NormalIndented"/>
      </w:pPr>
      <w:r>
        <w:t>Definition: Transmits monetary information and the associated charge code for services performed.</w:t>
      </w:r>
    </w:p>
    <w:p w14:paraId="7162AEBE" w14:textId="77777777" w:rsidR="00980D3B" w:rsidRDefault="00980D3B">
      <w:pPr>
        <w:pStyle w:val="Note"/>
      </w:pPr>
      <w:r>
        <w:lastRenderedPageBreak/>
        <w:t xml:space="preserve">Maximum Length: 504 </w:t>
      </w:r>
    </w:p>
    <w:p w14:paraId="71D6B5F7" w14:textId="77777777" w:rsidR="00980D3B" w:rsidRDefault="00980D3B">
      <w:pPr>
        <w:rPr>
          <w:rStyle w:val="NormalIndentedChar"/>
        </w:rPr>
      </w:pPr>
    </w:p>
    <w:p w14:paraId="550FCA2D" w14:textId="77777777" w:rsidR="00980D3B" w:rsidRDefault="00980D3B">
      <w:pPr>
        <w:pStyle w:val="Note"/>
        <w:tabs>
          <w:tab w:val="left" w:pos="1440"/>
        </w:tabs>
        <w:rPr>
          <w:snapToGrid w:val="0"/>
        </w:rPr>
      </w:pPr>
      <w:r>
        <w:rPr>
          <w:rStyle w:val="Strong"/>
        </w:rPr>
        <w:t>Note:</w:t>
      </w:r>
      <w:r>
        <w:t xml:space="preserve"> Replaces the CM data type used in sections 4.5.3.23 OBR-23 and 7.4.1.23- OBR-23 as of v 2.5.</w:t>
      </w:r>
    </w:p>
    <w:p w14:paraId="59CC0D84" w14:textId="77777777" w:rsidR="00980D3B" w:rsidRDefault="00980D3B">
      <w:pPr>
        <w:pStyle w:val="Heading4"/>
      </w:pPr>
      <w:r>
        <w:t>Monetary Amount (MO)</w:t>
      </w:r>
    </w:p>
    <w:p w14:paraId="042F73BF" w14:textId="77777777" w:rsidR="00980D3B" w:rsidRDefault="00980D3B">
      <w:pPr>
        <w:pStyle w:val="NormalIndented"/>
      </w:pPr>
      <w:r>
        <w:t>Definition: The amount and denomination of money associated with the charge code.</w:t>
      </w:r>
    </w:p>
    <w:p w14:paraId="2B78245B" w14:textId="77777777" w:rsidR="00980D3B" w:rsidRDefault="00980D3B">
      <w:pPr>
        <w:pStyle w:val="Heading4"/>
        <w:rPr>
          <w:lang w:val="fr-FR"/>
        </w:rPr>
      </w:pPr>
      <w:r>
        <w:rPr>
          <w:lang w:val="fr-FR"/>
        </w:rPr>
        <w:t>Charge Code (CE)</w:t>
      </w:r>
    </w:p>
    <w:p w14:paraId="3B1772DA" w14:textId="77777777" w:rsidR="00980D3B" w:rsidRDefault="00980D3B">
      <w:pPr>
        <w:pStyle w:val="NormalIndented"/>
      </w:pPr>
      <w:r>
        <w:t>Definition: The code identifying the charge to the ordering entity for the services pe</w:t>
      </w:r>
      <w:r>
        <w:t>r</w:t>
      </w:r>
      <w:r>
        <w:t>formed.</w:t>
      </w:r>
    </w:p>
    <w:p w14:paraId="0D9DED17" w14:textId="77777777" w:rsidR="00980D3B" w:rsidRDefault="00980D3B">
      <w:pPr>
        <w:pStyle w:val="Heading3"/>
      </w:pPr>
      <w:r>
        <w:fldChar w:fldCharType="begin"/>
      </w:r>
      <w:r>
        <w:instrText>XE "MOP"</w:instrText>
      </w:r>
      <w:r>
        <w:fldChar w:fldCharType="end"/>
      </w:r>
      <w:r>
        <w:fldChar w:fldCharType="begin"/>
      </w:r>
      <w:r>
        <w:instrText>XE "Data types: MOP"</w:instrText>
      </w:r>
      <w:r>
        <w:fldChar w:fldCharType="end"/>
      </w:r>
      <w:bookmarkStart w:id="972" w:name="_Ref536853859"/>
      <w:bookmarkStart w:id="973" w:name="_Toc496497"/>
      <w:bookmarkStart w:id="974" w:name="_Toc524844"/>
      <w:bookmarkStart w:id="975" w:name="_Toc1802427"/>
      <w:bookmarkStart w:id="976" w:name="_Toc22448422"/>
      <w:bookmarkStart w:id="977" w:name="_Toc22697614"/>
      <w:bookmarkStart w:id="978" w:name="_Toc24273649"/>
      <w:r>
        <w:t>MOP - money or percentage</w:t>
      </w:r>
      <w:bookmarkEnd w:id="972"/>
      <w:bookmarkEnd w:id="973"/>
      <w:bookmarkEnd w:id="974"/>
      <w:bookmarkEnd w:id="975"/>
      <w:bookmarkEnd w:id="976"/>
      <w:bookmarkEnd w:id="977"/>
      <w:bookmarkEnd w:id="978"/>
    </w:p>
    <w:p w14:paraId="7E9D414D" w14:textId="77777777" w:rsidR="00980D3B" w:rsidRDefault="00980D3B">
      <w:pPr>
        <w:pStyle w:val="ComponentTableCaption"/>
      </w:pPr>
      <w:bookmarkStart w:id="979" w:name="MOP"/>
      <w:r>
        <w:t>HL7 Component Table – MOP – Money or Percentage</w:t>
      </w:r>
      <w:r>
        <w:fldChar w:fldCharType="begin"/>
      </w:r>
      <w:r>
        <w:instrText xml:space="preserve"> XE "HL7 Component Table - MOP" </w:instrText>
      </w:r>
      <w:r>
        <w:fldChar w:fldCharType="end"/>
      </w:r>
      <w:bookmarkEnd w:id="979"/>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3954373"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1DF1EC8"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17ACC995"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5ABE1465"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49215A88"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F9AE634"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47E27B8"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6C6749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674A2C5" w14:textId="77777777" w:rsidR="00980D3B" w:rsidRDefault="00980D3B">
            <w:pPr>
              <w:pStyle w:val="ComponentTableHeader"/>
              <w:rPr>
                <w:lang w:val="fr-FR"/>
              </w:rPr>
            </w:pPr>
            <w:r>
              <w:rPr>
                <w:lang w:val="fr-FR"/>
              </w:rPr>
              <w:t>SEC.REF.</w:t>
            </w:r>
          </w:p>
        </w:tc>
      </w:tr>
      <w:tr w:rsidR="00980D3B" w14:paraId="7A96242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0494B20" w14:textId="77777777" w:rsidR="00980D3B" w:rsidRDefault="00980D3B">
            <w:pPr>
              <w:pStyle w:val="ComponentTableBody"/>
            </w:pPr>
            <w:r>
              <w:t>1</w:t>
            </w:r>
          </w:p>
        </w:tc>
        <w:tc>
          <w:tcPr>
            <w:tcW w:w="576" w:type="dxa"/>
            <w:tcBorders>
              <w:top w:val="single" w:sz="4" w:space="0" w:color="auto"/>
              <w:bottom w:val="single" w:sz="4" w:space="0" w:color="auto"/>
            </w:tcBorders>
          </w:tcPr>
          <w:p w14:paraId="66D3D4E0" w14:textId="77777777" w:rsidR="00980D3B" w:rsidRDefault="00980D3B">
            <w:pPr>
              <w:pStyle w:val="ComponentTableBody"/>
            </w:pPr>
            <w:r>
              <w:t>2</w:t>
            </w:r>
          </w:p>
        </w:tc>
        <w:tc>
          <w:tcPr>
            <w:tcW w:w="720" w:type="dxa"/>
            <w:tcBorders>
              <w:top w:val="single" w:sz="4" w:space="0" w:color="auto"/>
              <w:bottom w:val="single" w:sz="4" w:space="0" w:color="auto"/>
            </w:tcBorders>
          </w:tcPr>
          <w:p w14:paraId="679A95CD" w14:textId="77777777" w:rsidR="00980D3B" w:rsidRDefault="00980D3B">
            <w:pPr>
              <w:pStyle w:val="ComponentTableBody"/>
            </w:pPr>
            <w:r>
              <w:t>ID</w:t>
            </w:r>
          </w:p>
        </w:tc>
        <w:tc>
          <w:tcPr>
            <w:tcW w:w="576" w:type="dxa"/>
            <w:tcBorders>
              <w:top w:val="single" w:sz="4" w:space="0" w:color="auto"/>
              <w:bottom w:val="single" w:sz="4" w:space="0" w:color="auto"/>
            </w:tcBorders>
          </w:tcPr>
          <w:p w14:paraId="3071C00D" w14:textId="77777777" w:rsidR="00980D3B" w:rsidRDefault="00980D3B">
            <w:pPr>
              <w:pStyle w:val="ComponentTableBody"/>
            </w:pPr>
            <w:r>
              <w:t>R</w:t>
            </w:r>
          </w:p>
        </w:tc>
        <w:tc>
          <w:tcPr>
            <w:tcW w:w="720" w:type="dxa"/>
            <w:tcBorders>
              <w:top w:val="single" w:sz="4" w:space="0" w:color="auto"/>
              <w:bottom w:val="single" w:sz="4" w:space="0" w:color="auto"/>
            </w:tcBorders>
          </w:tcPr>
          <w:p w14:paraId="16E17FC0" w14:textId="77777777" w:rsidR="00980D3B" w:rsidRDefault="00980D3B">
            <w:pPr>
              <w:pStyle w:val="ComponentTableBody"/>
            </w:pPr>
            <w:r>
              <w:t>148</w:t>
            </w:r>
          </w:p>
        </w:tc>
        <w:tc>
          <w:tcPr>
            <w:tcW w:w="2880" w:type="dxa"/>
            <w:tcBorders>
              <w:top w:val="single" w:sz="4" w:space="0" w:color="auto"/>
              <w:bottom w:val="single" w:sz="4" w:space="0" w:color="auto"/>
            </w:tcBorders>
          </w:tcPr>
          <w:p w14:paraId="63EEB819" w14:textId="77777777" w:rsidR="00980D3B" w:rsidRDefault="00980D3B">
            <w:pPr>
              <w:pStyle w:val="ComponentTableBody"/>
              <w:jc w:val="left"/>
            </w:pPr>
            <w:r>
              <w:rPr>
                <w:snapToGrid w:val="0"/>
              </w:rPr>
              <w:t>Money or Percentage Indicator</w:t>
            </w:r>
          </w:p>
        </w:tc>
        <w:tc>
          <w:tcPr>
            <w:tcW w:w="1440" w:type="dxa"/>
            <w:tcBorders>
              <w:top w:val="single" w:sz="4" w:space="0" w:color="auto"/>
              <w:bottom w:val="single" w:sz="4" w:space="0" w:color="auto"/>
            </w:tcBorders>
          </w:tcPr>
          <w:p w14:paraId="58197EA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51BE7BD"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3C1A379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CF62550" w14:textId="77777777" w:rsidR="00980D3B" w:rsidRDefault="00980D3B">
            <w:pPr>
              <w:pStyle w:val="ComponentTableBody"/>
            </w:pPr>
            <w:r>
              <w:t>2</w:t>
            </w:r>
          </w:p>
        </w:tc>
        <w:tc>
          <w:tcPr>
            <w:tcW w:w="576" w:type="dxa"/>
            <w:tcBorders>
              <w:top w:val="single" w:sz="4" w:space="0" w:color="auto"/>
              <w:bottom w:val="single" w:sz="4" w:space="0" w:color="auto"/>
            </w:tcBorders>
          </w:tcPr>
          <w:p w14:paraId="3A0267F9" w14:textId="77777777" w:rsidR="00980D3B" w:rsidRDefault="00980D3B">
            <w:pPr>
              <w:pStyle w:val="ComponentTableBody"/>
            </w:pPr>
            <w:r>
              <w:t>16</w:t>
            </w:r>
          </w:p>
        </w:tc>
        <w:tc>
          <w:tcPr>
            <w:tcW w:w="720" w:type="dxa"/>
            <w:tcBorders>
              <w:top w:val="single" w:sz="4" w:space="0" w:color="auto"/>
              <w:bottom w:val="single" w:sz="4" w:space="0" w:color="auto"/>
            </w:tcBorders>
          </w:tcPr>
          <w:p w14:paraId="095B8351" w14:textId="77777777" w:rsidR="00980D3B" w:rsidRDefault="00980D3B">
            <w:pPr>
              <w:pStyle w:val="ComponentTableBody"/>
            </w:pPr>
            <w:r>
              <w:t>NM</w:t>
            </w:r>
          </w:p>
        </w:tc>
        <w:tc>
          <w:tcPr>
            <w:tcW w:w="576" w:type="dxa"/>
            <w:tcBorders>
              <w:top w:val="single" w:sz="4" w:space="0" w:color="auto"/>
              <w:bottom w:val="single" w:sz="4" w:space="0" w:color="auto"/>
            </w:tcBorders>
          </w:tcPr>
          <w:p w14:paraId="16C97552" w14:textId="77777777" w:rsidR="00980D3B" w:rsidRDefault="00980D3B">
            <w:pPr>
              <w:pStyle w:val="ComponentTableBody"/>
            </w:pPr>
            <w:r>
              <w:t>R</w:t>
            </w:r>
          </w:p>
        </w:tc>
        <w:tc>
          <w:tcPr>
            <w:tcW w:w="720" w:type="dxa"/>
            <w:tcBorders>
              <w:top w:val="single" w:sz="4" w:space="0" w:color="auto"/>
              <w:bottom w:val="single" w:sz="4" w:space="0" w:color="auto"/>
            </w:tcBorders>
          </w:tcPr>
          <w:p w14:paraId="49A69BC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7B3556C" w14:textId="77777777" w:rsidR="00980D3B" w:rsidRDefault="00980D3B">
            <w:pPr>
              <w:pStyle w:val="ComponentTableBody"/>
              <w:jc w:val="left"/>
            </w:pPr>
            <w:r>
              <w:rPr>
                <w:snapToGrid w:val="0"/>
              </w:rPr>
              <w:t>Money or Percentage Quantity</w:t>
            </w:r>
          </w:p>
        </w:tc>
        <w:tc>
          <w:tcPr>
            <w:tcW w:w="1440" w:type="dxa"/>
            <w:tcBorders>
              <w:top w:val="single" w:sz="4" w:space="0" w:color="auto"/>
              <w:bottom w:val="single" w:sz="4" w:space="0" w:color="auto"/>
            </w:tcBorders>
          </w:tcPr>
          <w:p w14:paraId="55E0DD2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E9242D2"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6859A86A"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4D3C318" w14:textId="77777777" w:rsidR="00980D3B" w:rsidRDefault="00980D3B">
            <w:pPr>
              <w:pStyle w:val="ComponentTableBody"/>
              <w:rPr>
                <w:lang w:val="it-IT"/>
              </w:rPr>
            </w:pPr>
            <w:r>
              <w:rPr>
                <w:lang w:val="it-IT"/>
              </w:rPr>
              <w:t>3</w:t>
            </w:r>
          </w:p>
        </w:tc>
        <w:tc>
          <w:tcPr>
            <w:tcW w:w="576" w:type="dxa"/>
            <w:tcBorders>
              <w:top w:val="single" w:sz="4" w:space="0" w:color="auto"/>
              <w:bottom w:val="double" w:sz="4" w:space="0" w:color="auto"/>
            </w:tcBorders>
          </w:tcPr>
          <w:p w14:paraId="5AF059BE" w14:textId="77777777" w:rsidR="00980D3B" w:rsidRDefault="00980D3B">
            <w:pPr>
              <w:pStyle w:val="ComponentTableBody"/>
              <w:rPr>
                <w:lang w:val="it-IT"/>
              </w:rPr>
            </w:pPr>
            <w:r>
              <w:rPr>
                <w:lang w:val="it-IT"/>
              </w:rPr>
              <w:t>3</w:t>
            </w:r>
          </w:p>
        </w:tc>
        <w:tc>
          <w:tcPr>
            <w:tcW w:w="720" w:type="dxa"/>
            <w:tcBorders>
              <w:top w:val="single" w:sz="4" w:space="0" w:color="auto"/>
              <w:bottom w:val="double" w:sz="4" w:space="0" w:color="auto"/>
            </w:tcBorders>
          </w:tcPr>
          <w:p w14:paraId="51AFA8B0"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5AE73988"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73970F30"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052E9D27" w14:textId="77777777" w:rsidR="00980D3B" w:rsidRDefault="00980D3B">
            <w:pPr>
              <w:pStyle w:val="ComponentTableBody"/>
              <w:jc w:val="left"/>
              <w:rPr>
                <w:snapToGrid w:val="0"/>
              </w:rPr>
            </w:pPr>
            <w:r>
              <w:rPr>
                <w:snapToGrid w:val="0"/>
              </w:rPr>
              <w:t>Currency Denomination</w:t>
            </w:r>
          </w:p>
        </w:tc>
        <w:tc>
          <w:tcPr>
            <w:tcW w:w="1440" w:type="dxa"/>
            <w:tcBorders>
              <w:top w:val="single" w:sz="4" w:space="0" w:color="auto"/>
              <w:bottom w:val="double" w:sz="4" w:space="0" w:color="auto"/>
            </w:tcBorders>
          </w:tcPr>
          <w:p w14:paraId="684F8641"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DDE6871"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529EE3E4" w14:textId="77777777" w:rsidR="00980D3B" w:rsidRDefault="00980D3B">
      <w:pPr>
        <w:pStyle w:val="NormalIndented"/>
      </w:pPr>
      <w:r>
        <w:t>Definition: This data type specifies an amount that may be either currency or a percentage. It is a variation on the MO data type that is limited to currency.</w:t>
      </w:r>
    </w:p>
    <w:p w14:paraId="3499858F" w14:textId="77777777" w:rsidR="00980D3B" w:rsidRDefault="00980D3B">
      <w:pPr>
        <w:pStyle w:val="Note"/>
        <w:tabs>
          <w:tab w:val="left" w:pos="1440"/>
        </w:tabs>
        <w:rPr>
          <w:snapToGrid w:val="0"/>
        </w:rPr>
      </w:pPr>
      <w:r>
        <w:rPr>
          <w:rStyle w:val="Strong"/>
        </w:rPr>
        <w:t>Maximum Length:</w:t>
      </w:r>
      <w:r>
        <w:t xml:space="preserve"> 23</w:t>
      </w:r>
    </w:p>
    <w:p w14:paraId="00A58FBA" w14:textId="77777777" w:rsidR="00980D3B" w:rsidRDefault="00980D3B"/>
    <w:p w14:paraId="6A877EB3" w14:textId="77777777" w:rsidR="00980D3B" w:rsidRDefault="00980D3B">
      <w:pPr>
        <w:pStyle w:val="Note"/>
        <w:tabs>
          <w:tab w:val="left" w:pos="1440"/>
        </w:tabs>
        <w:rPr>
          <w:snapToGrid w:val="0"/>
        </w:rPr>
      </w:pPr>
      <w:r>
        <w:rPr>
          <w:rStyle w:val="Strong"/>
        </w:rPr>
        <w:t>Note:</w:t>
      </w:r>
      <w:r>
        <w:t xml:space="preserve"> Replaces the CM data type used in section 6.5.8.5 IN3-5, as of v 2.5. This data type is restricted to this field.</w:t>
      </w:r>
    </w:p>
    <w:p w14:paraId="6B1498B4" w14:textId="77777777" w:rsidR="00980D3B" w:rsidRDefault="00980D3B">
      <w:pPr>
        <w:pStyle w:val="NormalIndented"/>
      </w:pPr>
      <w:r>
        <w:t>Example: USD is the ISO 4217 code for the U.S. American dollar.</w:t>
      </w:r>
    </w:p>
    <w:p w14:paraId="10332A7A" w14:textId="77777777" w:rsidR="00980D3B" w:rsidRDefault="00980D3B">
      <w:pPr>
        <w:pStyle w:val="Example"/>
        <w:rPr>
          <w:noProof w:val="0"/>
        </w:rPr>
      </w:pPr>
      <w:r>
        <w:rPr>
          <w:noProof w:val="0"/>
        </w:rPr>
        <w:t>|AT^99.50^USD|</w:t>
      </w:r>
    </w:p>
    <w:p w14:paraId="15F1522E" w14:textId="77777777" w:rsidR="00980D3B" w:rsidRDefault="00980D3B">
      <w:pPr>
        <w:pStyle w:val="Heading4"/>
        <w:rPr>
          <w:vanish/>
        </w:rPr>
      </w:pPr>
    </w:p>
    <w:p w14:paraId="65EA699A" w14:textId="77777777" w:rsidR="00980D3B" w:rsidRDefault="00980D3B">
      <w:pPr>
        <w:pStyle w:val="Heading4"/>
      </w:pPr>
      <w:r>
        <w:rPr>
          <w:snapToGrid w:val="0"/>
        </w:rPr>
        <w:t>Money or Percentage Indicator</w:t>
      </w:r>
      <w:r>
        <w:t xml:space="preserve"> (ID)</w:t>
      </w:r>
    </w:p>
    <w:p w14:paraId="6CE2304E" w14:textId="77777777" w:rsidR="00980D3B" w:rsidRDefault="00980D3B">
      <w:pPr>
        <w:pStyle w:val="NormalIndented"/>
      </w:pPr>
      <w:r>
        <w:t>Definition: Specifies whether the amount is currency or a percentage.</w:t>
      </w:r>
    </w:p>
    <w:p w14:paraId="3C6407BD" w14:textId="77777777" w:rsidR="00980D3B" w:rsidRDefault="00980D3B">
      <w:pPr>
        <w:pStyle w:val="NormalIndented"/>
      </w:pPr>
      <w:r>
        <w:t xml:space="preserve">Refer to </w:t>
      </w:r>
      <w:hyperlink w:anchor="HL70148" w:history="1">
        <w:r>
          <w:rPr>
            <w:rStyle w:val="HyperlinkText"/>
          </w:rPr>
          <w:t>HL7 Table 0</w:t>
        </w:r>
        <w:bookmarkStart w:id="980" w:name="_Hlt536852756"/>
        <w:r>
          <w:rPr>
            <w:rStyle w:val="HyperlinkText"/>
          </w:rPr>
          <w:t>1</w:t>
        </w:r>
        <w:bookmarkEnd w:id="980"/>
        <w:r>
          <w:rPr>
            <w:rStyle w:val="HyperlinkText"/>
          </w:rPr>
          <w:t xml:space="preserve">48 – </w:t>
        </w:r>
        <w:bookmarkStart w:id="981" w:name="_Hlt536853228"/>
        <w:r>
          <w:rPr>
            <w:rStyle w:val="HyperlinkText"/>
          </w:rPr>
          <w:t>M</w:t>
        </w:r>
        <w:bookmarkEnd w:id="981"/>
        <w:r>
          <w:rPr>
            <w:rStyle w:val="HyperlinkText"/>
          </w:rPr>
          <w:t>oney or percentage indicato</w:t>
        </w:r>
      </w:hyperlink>
      <w:r>
        <w:t>r for valid values.</w:t>
      </w:r>
    </w:p>
    <w:p w14:paraId="6489AA9C" w14:textId="77777777" w:rsidR="00980D3B" w:rsidRDefault="00980D3B">
      <w:pPr>
        <w:pStyle w:val="HL7TableCaption"/>
      </w:pPr>
      <w:bookmarkStart w:id="982" w:name="HL70148"/>
      <w:r>
        <w:t xml:space="preserve">HL7 Table 0148 – </w:t>
      </w:r>
      <w:bookmarkEnd w:id="982"/>
      <w:r>
        <w:t>Money or percentage indicator</w:t>
      </w:r>
      <w:r>
        <w:fldChar w:fldCharType="begin"/>
      </w:r>
      <w:r>
        <w:instrText>XE “HL7 Table 0148 – Money or percentage indicator”</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148"/>
        <w:gridCol w:w="2902"/>
        <w:gridCol w:w="2071"/>
      </w:tblGrid>
      <w:tr w:rsidR="00980D3B" w14:paraId="5986EABB" w14:textId="77777777">
        <w:tblPrEx>
          <w:tblCellMar>
            <w:top w:w="0" w:type="dxa"/>
            <w:bottom w:w="0" w:type="dxa"/>
          </w:tblCellMar>
        </w:tblPrEx>
        <w:trPr>
          <w:cantSplit/>
          <w:tblHeader/>
          <w:jc w:val="center"/>
        </w:trPr>
        <w:tc>
          <w:tcPr>
            <w:tcW w:w="1148" w:type="dxa"/>
            <w:tcBorders>
              <w:top w:val="double" w:sz="4" w:space="0" w:color="auto"/>
              <w:bottom w:val="single" w:sz="4" w:space="0" w:color="auto"/>
            </w:tcBorders>
            <w:shd w:val="pct10" w:color="auto" w:fill="FFFFFF"/>
          </w:tcPr>
          <w:p w14:paraId="1063116B" w14:textId="77777777" w:rsidR="00980D3B" w:rsidRDefault="00980D3B">
            <w:pPr>
              <w:pStyle w:val="HL7TableHeader"/>
              <w:jc w:val="center"/>
              <w:rPr>
                <w:lang w:val="fr-FR"/>
              </w:rPr>
            </w:pPr>
            <w:r>
              <w:rPr>
                <w:lang w:val="fr-FR"/>
              </w:rPr>
              <w:t>Value</w:t>
            </w:r>
          </w:p>
        </w:tc>
        <w:tc>
          <w:tcPr>
            <w:tcW w:w="2902" w:type="dxa"/>
            <w:tcBorders>
              <w:top w:val="double" w:sz="4" w:space="0" w:color="auto"/>
              <w:bottom w:val="single" w:sz="4" w:space="0" w:color="auto"/>
            </w:tcBorders>
            <w:shd w:val="pct10" w:color="auto" w:fill="FFFFFF"/>
          </w:tcPr>
          <w:p w14:paraId="439FFB2E" w14:textId="77777777" w:rsidR="00980D3B" w:rsidRDefault="00980D3B">
            <w:pPr>
              <w:pStyle w:val="HL7TableHeader"/>
              <w:rPr>
                <w:lang w:val="fr-FR"/>
              </w:rPr>
            </w:pPr>
            <w:r>
              <w:rPr>
                <w:lang w:val="fr-FR"/>
              </w:rPr>
              <w:t>Description</w:t>
            </w:r>
          </w:p>
        </w:tc>
        <w:tc>
          <w:tcPr>
            <w:tcW w:w="2071" w:type="dxa"/>
            <w:tcBorders>
              <w:top w:val="double" w:sz="4" w:space="0" w:color="auto"/>
              <w:bottom w:val="single" w:sz="4" w:space="0" w:color="auto"/>
            </w:tcBorders>
            <w:shd w:val="pct10" w:color="auto" w:fill="FFFFFF"/>
          </w:tcPr>
          <w:p w14:paraId="6B73EE39" w14:textId="77777777" w:rsidR="00980D3B" w:rsidRDefault="00980D3B">
            <w:pPr>
              <w:pStyle w:val="HL7TableHeader"/>
              <w:rPr>
                <w:lang w:val="fr-FR"/>
              </w:rPr>
            </w:pPr>
            <w:r>
              <w:rPr>
                <w:lang w:val="fr-FR"/>
              </w:rPr>
              <w:t>Comment</w:t>
            </w:r>
          </w:p>
        </w:tc>
      </w:tr>
      <w:tr w:rsidR="00980D3B" w14:paraId="4BDD16E6" w14:textId="77777777">
        <w:tblPrEx>
          <w:tblCellMar>
            <w:top w:w="0" w:type="dxa"/>
            <w:bottom w:w="0" w:type="dxa"/>
          </w:tblCellMar>
        </w:tblPrEx>
        <w:trPr>
          <w:cantSplit/>
          <w:jc w:val="center"/>
        </w:trPr>
        <w:tc>
          <w:tcPr>
            <w:tcW w:w="1148" w:type="dxa"/>
            <w:tcBorders>
              <w:top w:val="single" w:sz="4" w:space="0" w:color="auto"/>
              <w:bottom w:val="single" w:sz="4" w:space="0" w:color="auto"/>
            </w:tcBorders>
          </w:tcPr>
          <w:p w14:paraId="27E7E2AC" w14:textId="77777777" w:rsidR="00980D3B" w:rsidRDefault="00980D3B">
            <w:pPr>
              <w:pStyle w:val="HL7TableBody"/>
              <w:jc w:val="center"/>
            </w:pPr>
            <w:r>
              <w:t>AT</w:t>
            </w:r>
          </w:p>
        </w:tc>
        <w:tc>
          <w:tcPr>
            <w:tcW w:w="2902" w:type="dxa"/>
            <w:tcBorders>
              <w:top w:val="single" w:sz="4" w:space="0" w:color="auto"/>
              <w:bottom w:val="single" w:sz="4" w:space="0" w:color="auto"/>
            </w:tcBorders>
          </w:tcPr>
          <w:p w14:paraId="05EFB90E" w14:textId="77777777" w:rsidR="00980D3B" w:rsidRDefault="00980D3B">
            <w:pPr>
              <w:pStyle w:val="HL7TableBody"/>
            </w:pPr>
            <w:r>
              <w:t>Currency amount</w:t>
            </w:r>
          </w:p>
        </w:tc>
        <w:tc>
          <w:tcPr>
            <w:tcW w:w="2071" w:type="dxa"/>
            <w:tcBorders>
              <w:top w:val="single" w:sz="4" w:space="0" w:color="auto"/>
              <w:bottom w:val="single" w:sz="4" w:space="0" w:color="auto"/>
            </w:tcBorders>
          </w:tcPr>
          <w:p w14:paraId="589AF606" w14:textId="77777777" w:rsidR="00980D3B" w:rsidRDefault="00980D3B">
            <w:pPr>
              <w:pStyle w:val="HL7TableBody"/>
            </w:pPr>
          </w:p>
        </w:tc>
      </w:tr>
      <w:tr w:rsidR="00980D3B" w14:paraId="4C63A777" w14:textId="77777777">
        <w:tblPrEx>
          <w:tblCellMar>
            <w:top w:w="0" w:type="dxa"/>
            <w:bottom w:w="0" w:type="dxa"/>
          </w:tblCellMar>
        </w:tblPrEx>
        <w:trPr>
          <w:cantSplit/>
          <w:jc w:val="center"/>
        </w:trPr>
        <w:tc>
          <w:tcPr>
            <w:tcW w:w="1148" w:type="dxa"/>
            <w:tcBorders>
              <w:top w:val="single" w:sz="4" w:space="0" w:color="auto"/>
              <w:bottom w:val="double" w:sz="4" w:space="0" w:color="auto"/>
            </w:tcBorders>
          </w:tcPr>
          <w:p w14:paraId="7BC463C5" w14:textId="77777777" w:rsidR="00980D3B" w:rsidRDefault="00980D3B">
            <w:pPr>
              <w:pStyle w:val="HL7TableBody"/>
              <w:jc w:val="center"/>
            </w:pPr>
            <w:r>
              <w:t>PC</w:t>
            </w:r>
          </w:p>
        </w:tc>
        <w:tc>
          <w:tcPr>
            <w:tcW w:w="2902" w:type="dxa"/>
            <w:tcBorders>
              <w:top w:val="single" w:sz="4" w:space="0" w:color="auto"/>
              <w:bottom w:val="double" w:sz="4" w:space="0" w:color="auto"/>
            </w:tcBorders>
          </w:tcPr>
          <w:p w14:paraId="38348430" w14:textId="77777777" w:rsidR="00980D3B" w:rsidRDefault="00980D3B">
            <w:pPr>
              <w:pStyle w:val="HL7TableBody"/>
            </w:pPr>
            <w:r>
              <w:t>Percentage</w:t>
            </w:r>
          </w:p>
        </w:tc>
        <w:tc>
          <w:tcPr>
            <w:tcW w:w="2071" w:type="dxa"/>
            <w:tcBorders>
              <w:top w:val="single" w:sz="4" w:space="0" w:color="auto"/>
              <w:bottom w:val="double" w:sz="4" w:space="0" w:color="auto"/>
            </w:tcBorders>
          </w:tcPr>
          <w:p w14:paraId="51BFF696" w14:textId="77777777" w:rsidR="00980D3B" w:rsidRDefault="00980D3B">
            <w:pPr>
              <w:pStyle w:val="HL7TableBody"/>
            </w:pPr>
          </w:p>
        </w:tc>
      </w:tr>
    </w:tbl>
    <w:p w14:paraId="261C6B4E" w14:textId="77777777" w:rsidR="00980D3B" w:rsidRDefault="00980D3B">
      <w:pPr>
        <w:pStyle w:val="Heading4"/>
      </w:pPr>
      <w:r>
        <w:rPr>
          <w:snapToGrid w:val="0"/>
        </w:rPr>
        <w:t>Money or Percentage Quantity</w:t>
      </w:r>
      <w:r>
        <w:t xml:space="preserve"> (NM)</w:t>
      </w:r>
    </w:p>
    <w:p w14:paraId="2B4D5878" w14:textId="77777777" w:rsidR="00980D3B" w:rsidRDefault="00980D3B">
      <w:pPr>
        <w:pStyle w:val="NormalIndented"/>
      </w:pPr>
      <w:r>
        <w:t>Definition: Specifies the currency or percentage quantity.</w:t>
      </w:r>
    </w:p>
    <w:p w14:paraId="5147B1DC" w14:textId="77777777" w:rsidR="00980D3B" w:rsidRDefault="00980D3B">
      <w:pPr>
        <w:pStyle w:val="Heading4"/>
      </w:pPr>
      <w:r>
        <w:rPr>
          <w:snapToGrid w:val="0"/>
        </w:rPr>
        <w:t>Currency Denomination (ID)</w:t>
      </w:r>
    </w:p>
    <w:p w14:paraId="467F1C97" w14:textId="77777777" w:rsidR="00980D3B" w:rsidRDefault="00980D3B">
      <w:pPr>
        <w:pStyle w:val="NormalIndented"/>
      </w:pPr>
      <w:r>
        <w:t>Definition: the denomination in which the quantity is expressed where the amount is currency. The values for the denomination component are those specified in ISO-4217. If the denomination is not specified, the context of the message or MSH-17-country code is used to determine the default.</w:t>
      </w:r>
    </w:p>
    <w:p w14:paraId="15789444" w14:textId="77777777" w:rsidR="00980D3B" w:rsidRDefault="00980D3B">
      <w:pPr>
        <w:pStyle w:val="Heading3"/>
      </w:pPr>
      <w:bookmarkStart w:id="983" w:name="_Toc1802428"/>
      <w:bookmarkStart w:id="984" w:name="_Toc22448423"/>
      <w:bookmarkStart w:id="985" w:name="_Toc22697615"/>
      <w:bookmarkStart w:id="986" w:name="_Toc24273650"/>
      <w:r>
        <w:lastRenderedPageBreak/>
        <w:t xml:space="preserve">MSG - </w:t>
      </w:r>
      <w:r>
        <w:fldChar w:fldCharType="begin"/>
      </w:r>
      <w:r>
        <w:instrText>XE "MSG"</w:instrText>
      </w:r>
      <w:r>
        <w:fldChar w:fldCharType="end"/>
      </w:r>
      <w:r>
        <w:fldChar w:fldCharType="begin"/>
      </w:r>
      <w:r>
        <w:instrText>XE "Data types: MSG"</w:instrText>
      </w:r>
      <w:r>
        <w:fldChar w:fldCharType="end"/>
      </w:r>
      <w:bookmarkStart w:id="987" w:name="_Ref175351"/>
      <w:bookmarkStart w:id="988" w:name="_Toc496498"/>
      <w:bookmarkStart w:id="989" w:name="_Toc524845"/>
      <w:r>
        <w:rPr>
          <w:snapToGrid w:val="0"/>
        </w:rPr>
        <w:t>message type</w:t>
      </w:r>
      <w:bookmarkEnd w:id="983"/>
      <w:bookmarkEnd w:id="984"/>
      <w:bookmarkEnd w:id="985"/>
      <w:bookmarkEnd w:id="986"/>
      <w:bookmarkEnd w:id="987"/>
      <w:bookmarkEnd w:id="988"/>
      <w:bookmarkEnd w:id="989"/>
    </w:p>
    <w:p w14:paraId="4DDCAC26" w14:textId="77777777" w:rsidR="00980D3B" w:rsidRDefault="00980D3B">
      <w:pPr>
        <w:pStyle w:val="ComponentTableCaption"/>
      </w:pPr>
      <w:bookmarkStart w:id="990" w:name="MSG"/>
      <w:r>
        <w:t xml:space="preserve">HL7 Component Table - MSG – Message Type </w:t>
      </w:r>
      <w:r>
        <w:fldChar w:fldCharType="begin"/>
      </w:r>
      <w:r>
        <w:instrText xml:space="preserve"> XE "HL7 Component Table - MSG" </w:instrText>
      </w:r>
      <w:r>
        <w:fldChar w:fldCharType="end"/>
      </w:r>
      <w:bookmarkEnd w:id="99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A3FEC1E"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5C51788"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15247B33"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33970F3F"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4530B4CF"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89549A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2369CE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42EF841"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28F6AC62" w14:textId="77777777" w:rsidR="00980D3B" w:rsidRDefault="00980D3B">
            <w:pPr>
              <w:pStyle w:val="ComponentTableHeader"/>
            </w:pPr>
            <w:r>
              <w:t>SEC.REF.</w:t>
            </w:r>
          </w:p>
        </w:tc>
      </w:tr>
      <w:tr w:rsidR="00980D3B" w14:paraId="1249863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151FD70" w14:textId="77777777" w:rsidR="00980D3B" w:rsidRDefault="00980D3B">
            <w:pPr>
              <w:pStyle w:val="ComponentTableBody"/>
            </w:pPr>
            <w:r>
              <w:t>1</w:t>
            </w:r>
          </w:p>
        </w:tc>
        <w:tc>
          <w:tcPr>
            <w:tcW w:w="576" w:type="dxa"/>
            <w:tcBorders>
              <w:top w:val="single" w:sz="4" w:space="0" w:color="auto"/>
              <w:bottom w:val="single" w:sz="4" w:space="0" w:color="auto"/>
            </w:tcBorders>
          </w:tcPr>
          <w:p w14:paraId="6174708D" w14:textId="77777777" w:rsidR="00980D3B" w:rsidRDefault="00980D3B">
            <w:pPr>
              <w:pStyle w:val="ComponentTableBody"/>
            </w:pPr>
            <w:r>
              <w:t>3</w:t>
            </w:r>
          </w:p>
        </w:tc>
        <w:tc>
          <w:tcPr>
            <w:tcW w:w="720" w:type="dxa"/>
            <w:tcBorders>
              <w:top w:val="single" w:sz="4" w:space="0" w:color="auto"/>
              <w:bottom w:val="single" w:sz="4" w:space="0" w:color="auto"/>
            </w:tcBorders>
          </w:tcPr>
          <w:p w14:paraId="4B0EBA46" w14:textId="77777777" w:rsidR="00980D3B" w:rsidRDefault="00980D3B">
            <w:pPr>
              <w:pStyle w:val="ComponentTableBody"/>
            </w:pPr>
            <w:r>
              <w:t>ID</w:t>
            </w:r>
          </w:p>
        </w:tc>
        <w:tc>
          <w:tcPr>
            <w:tcW w:w="576" w:type="dxa"/>
            <w:tcBorders>
              <w:top w:val="single" w:sz="4" w:space="0" w:color="auto"/>
              <w:bottom w:val="single" w:sz="4" w:space="0" w:color="auto"/>
            </w:tcBorders>
          </w:tcPr>
          <w:p w14:paraId="0F0CDC3C" w14:textId="77777777" w:rsidR="00980D3B" w:rsidRDefault="00980D3B">
            <w:pPr>
              <w:pStyle w:val="ComponentTableBody"/>
              <w:rPr>
                <w:lang w:val="fr-FR"/>
              </w:rPr>
            </w:pPr>
            <w:r>
              <w:rPr>
                <w:lang w:val="fr-FR"/>
              </w:rPr>
              <w:t>R</w:t>
            </w:r>
          </w:p>
        </w:tc>
        <w:tc>
          <w:tcPr>
            <w:tcW w:w="720" w:type="dxa"/>
            <w:tcBorders>
              <w:top w:val="single" w:sz="4" w:space="0" w:color="auto"/>
              <w:bottom w:val="single" w:sz="4" w:space="0" w:color="auto"/>
            </w:tcBorders>
          </w:tcPr>
          <w:p w14:paraId="7B69A43D" w14:textId="77777777" w:rsidR="00980D3B" w:rsidRDefault="00980D3B">
            <w:pPr>
              <w:pStyle w:val="ComponentTableBody"/>
              <w:rPr>
                <w:lang w:val="fr-FR"/>
              </w:rPr>
            </w:pPr>
            <w:r>
              <w:rPr>
                <w:lang w:val="fr-FR"/>
              </w:rPr>
              <w:t>0076</w:t>
            </w:r>
          </w:p>
        </w:tc>
        <w:tc>
          <w:tcPr>
            <w:tcW w:w="2880" w:type="dxa"/>
            <w:tcBorders>
              <w:top w:val="single" w:sz="4" w:space="0" w:color="auto"/>
              <w:bottom w:val="single" w:sz="4" w:space="0" w:color="auto"/>
            </w:tcBorders>
          </w:tcPr>
          <w:p w14:paraId="1ECEAC14" w14:textId="77777777" w:rsidR="00980D3B" w:rsidRDefault="00980D3B">
            <w:pPr>
              <w:pStyle w:val="ComponentTableBody"/>
              <w:jc w:val="left"/>
              <w:rPr>
                <w:lang w:val="fr-FR"/>
              </w:rPr>
            </w:pPr>
            <w:r>
              <w:rPr>
                <w:snapToGrid w:val="0"/>
                <w:lang w:val="fr-FR"/>
              </w:rPr>
              <w:t>Message Code</w:t>
            </w:r>
          </w:p>
        </w:tc>
        <w:tc>
          <w:tcPr>
            <w:tcW w:w="1440" w:type="dxa"/>
            <w:tcBorders>
              <w:top w:val="single" w:sz="4" w:space="0" w:color="auto"/>
              <w:bottom w:val="single" w:sz="4" w:space="0" w:color="auto"/>
            </w:tcBorders>
          </w:tcPr>
          <w:p w14:paraId="79AC2EBD"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5D8A00B2"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1C611F0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9AE550E" w14:textId="77777777" w:rsidR="00980D3B" w:rsidRDefault="00980D3B">
            <w:pPr>
              <w:pStyle w:val="ComponentTableBody"/>
            </w:pPr>
            <w:r>
              <w:t>2</w:t>
            </w:r>
          </w:p>
        </w:tc>
        <w:tc>
          <w:tcPr>
            <w:tcW w:w="576" w:type="dxa"/>
            <w:tcBorders>
              <w:top w:val="single" w:sz="4" w:space="0" w:color="auto"/>
              <w:bottom w:val="single" w:sz="4" w:space="0" w:color="auto"/>
            </w:tcBorders>
          </w:tcPr>
          <w:p w14:paraId="2001BD99" w14:textId="77777777" w:rsidR="00980D3B" w:rsidRDefault="00980D3B">
            <w:pPr>
              <w:pStyle w:val="ComponentTableBody"/>
            </w:pPr>
            <w:r>
              <w:t>3</w:t>
            </w:r>
          </w:p>
        </w:tc>
        <w:tc>
          <w:tcPr>
            <w:tcW w:w="720" w:type="dxa"/>
            <w:tcBorders>
              <w:top w:val="single" w:sz="4" w:space="0" w:color="auto"/>
              <w:bottom w:val="single" w:sz="4" w:space="0" w:color="auto"/>
            </w:tcBorders>
          </w:tcPr>
          <w:p w14:paraId="7DD3634E" w14:textId="77777777" w:rsidR="00980D3B" w:rsidRDefault="00980D3B">
            <w:pPr>
              <w:pStyle w:val="ComponentTableBody"/>
            </w:pPr>
            <w:r>
              <w:t>ID</w:t>
            </w:r>
          </w:p>
        </w:tc>
        <w:tc>
          <w:tcPr>
            <w:tcW w:w="576" w:type="dxa"/>
            <w:tcBorders>
              <w:top w:val="single" w:sz="4" w:space="0" w:color="auto"/>
              <w:bottom w:val="single" w:sz="4" w:space="0" w:color="auto"/>
            </w:tcBorders>
          </w:tcPr>
          <w:p w14:paraId="3195A78A" w14:textId="77777777" w:rsidR="00980D3B" w:rsidRDefault="00980D3B">
            <w:pPr>
              <w:pStyle w:val="ComponentTableBody"/>
            </w:pPr>
            <w:r>
              <w:t>R</w:t>
            </w:r>
          </w:p>
        </w:tc>
        <w:tc>
          <w:tcPr>
            <w:tcW w:w="720" w:type="dxa"/>
            <w:tcBorders>
              <w:top w:val="single" w:sz="4" w:space="0" w:color="auto"/>
              <w:bottom w:val="single" w:sz="4" w:space="0" w:color="auto"/>
            </w:tcBorders>
          </w:tcPr>
          <w:p w14:paraId="55492AE1" w14:textId="77777777" w:rsidR="00980D3B" w:rsidRDefault="00980D3B">
            <w:pPr>
              <w:pStyle w:val="ComponentTableBody"/>
            </w:pPr>
            <w:r>
              <w:t>0003</w:t>
            </w:r>
          </w:p>
        </w:tc>
        <w:tc>
          <w:tcPr>
            <w:tcW w:w="2880" w:type="dxa"/>
            <w:tcBorders>
              <w:top w:val="single" w:sz="4" w:space="0" w:color="auto"/>
              <w:bottom w:val="single" w:sz="4" w:space="0" w:color="auto"/>
            </w:tcBorders>
          </w:tcPr>
          <w:p w14:paraId="72FEDA18" w14:textId="77777777" w:rsidR="00980D3B" w:rsidRDefault="00980D3B">
            <w:pPr>
              <w:pStyle w:val="ComponentTableBody"/>
              <w:jc w:val="left"/>
            </w:pPr>
            <w:r>
              <w:rPr>
                <w:snapToGrid w:val="0"/>
              </w:rPr>
              <w:t>Trigger Event</w:t>
            </w:r>
          </w:p>
        </w:tc>
        <w:tc>
          <w:tcPr>
            <w:tcW w:w="1440" w:type="dxa"/>
            <w:tcBorders>
              <w:top w:val="single" w:sz="4" w:space="0" w:color="auto"/>
              <w:bottom w:val="single" w:sz="4" w:space="0" w:color="auto"/>
            </w:tcBorders>
          </w:tcPr>
          <w:p w14:paraId="3601BB3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B76ECA3"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2354BCA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4EF3185" w14:textId="77777777" w:rsidR="00980D3B" w:rsidRDefault="00980D3B">
            <w:pPr>
              <w:pStyle w:val="ComponentTableBody"/>
            </w:pPr>
            <w:r>
              <w:t>3</w:t>
            </w:r>
          </w:p>
        </w:tc>
        <w:tc>
          <w:tcPr>
            <w:tcW w:w="576" w:type="dxa"/>
            <w:tcBorders>
              <w:top w:val="single" w:sz="4" w:space="0" w:color="auto"/>
              <w:bottom w:val="double" w:sz="4" w:space="0" w:color="auto"/>
            </w:tcBorders>
          </w:tcPr>
          <w:p w14:paraId="774B9215" w14:textId="77777777" w:rsidR="00980D3B" w:rsidRDefault="00980D3B">
            <w:pPr>
              <w:pStyle w:val="ComponentTableBody"/>
            </w:pPr>
            <w:r>
              <w:t>7</w:t>
            </w:r>
          </w:p>
        </w:tc>
        <w:tc>
          <w:tcPr>
            <w:tcW w:w="720" w:type="dxa"/>
            <w:tcBorders>
              <w:top w:val="single" w:sz="4" w:space="0" w:color="auto"/>
              <w:bottom w:val="double" w:sz="4" w:space="0" w:color="auto"/>
            </w:tcBorders>
          </w:tcPr>
          <w:p w14:paraId="29301682" w14:textId="77777777" w:rsidR="00980D3B" w:rsidRDefault="00980D3B">
            <w:pPr>
              <w:pStyle w:val="ComponentTableBody"/>
            </w:pPr>
            <w:r>
              <w:t>ID</w:t>
            </w:r>
          </w:p>
        </w:tc>
        <w:tc>
          <w:tcPr>
            <w:tcW w:w="576" w:type="dxa"/>
            <w:tcBorders>
              <w:top w:val="single" w:sz="4" w:space="0" w:color="auto"/>
              <w:bottom w:val="double" w:sz="4" w:space="0" w:color="auto"/>
            </w:tcBorders>
          </w:tcPr>
          <w:p w14:paraId="34DC3BD7" w14:textId="77777777" w:rsidR="00980D3B" w:rsidRDefault="00980D3B">
            <w:pPr>
              <w:pStyle w:val="ComponentTableBody"/>
            </w:pPr>
            <w:r>
              <w:t>R</w:t>
            </w:r>
          </w:p>
        </w:tc>
        <w:tc>
          <w:tcPr>
            <w:tcW w:w="720" w:type="dxa"/>
            <w:tcBorders>
              <w:top w:val="single" w:sz="4" w:space="0" w:color="auto"/>
              <w:bottom w:val="double" w:sz="4" w:space="0" w:color="auto"/>
            </w:tcBorders>
          </w:tcPr>
          <w:p w14:paraId="7FF06CEF" w14:textId="77777777" w:rsidR="00980D3B" w:rsidRDefault="00980D3B">
            <w:pPr>
              <w:pStyle w:val="ComponentTableBody"/>
            </w:pPr>
            <w:r>
              <w:t>0354</w:t>
            </w:r>
          </w:p>
        </w:tc>
        <w:tc>
          <w:tcPr>
            <w:tcW w:w="2880" w:type="dxa"/>
            <w:tcBorders>
              <w:top w:val="single" w:sz="4" w:space="0" w:color="auto"/>
              <w:bottom w:val="double" w:sz="4" w:space="0" w:color="auto"/>
            </w:tcBorders>
          </w:tcPr>
          <w:p w14:paraId="4590181E" w14:textId="77777777" w:rsidR="00980D3B" w:rsidRDefault="00980D3B">
            <w:pPr>
              <w:pStyle w:val="ComponentTableBody"/>
              <w:jc w:val="left"/>
            </w:pPr>
            <w:r>
              <w:rPr>
                <w:snapToGrid w:val="0"/>
              </w:rPr>
              <w:t>Message Structure</w:t>
            </w:r>
          </w:p>
        </w:tc>
        <w:tc>
          <w:tcPr>
            <w:tcW w:w="1440" w:type="dxa"/>
            <w:tcBorders>
              <w:top w:val="single" w:sz="4" w:space="0" w:color="auto"/>
              <w:bottom w:val="double" w:sz="4" w:space="0" w:color="auto"/>
            </w:tcBorders>
          </w:tcPr>
          <w:p w14:paraId="43FA0426"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97E0A0E"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04D5953B" w14:textId="77777777" w:rsidR="00980D3B" w:rsidRDefault="00980D3B">
      <w:pPr>
        <w:pStyle w:val="NormalIndented"/>
      </w:pPr>
      <w:r>
        <w:t>Definition: This field contains the message type, trigger event, and the message structure ID for the me</w:t>
      </w:r>
      <w:r>
        <w:t>s</w:t>
      </w:r>
      <w:r>
        <w:t>sage.</w:t>
      </w:r>
    </w:p>
    <w:p w14:paraId="10CAAE03" w14:textId="77777777" w:rsidR="00980D3B" w:rsidRDefault="00980D3B">
      <w:pPr>
        <w:pStyle w:val="Note"/>
      </w:pPr>
      <w:r>
        <w:rPr>
          <w:rStyle w:val="Strong"/>
        </w:rPr>
        <w:t>Maximum Length</w:t>
      </w:r>
      <w:r>
        <w:t>: 15.</w:t>
      </w:r>
    </w:p>
    <w:p w14:paraId="4A8257B2" w14:textId="77777777" w:rsidR="00980D3B" w:rsidRDefault="00980D3B">
      <w:pPr>
        <w:rPr>
          <w:snapToGrid w:val="0"/>
        </w:rPr>
      </w:pPr>
    </w:p>
    <w:p w14:paraId="056B20C2" w14:textId="77777777" w:rsidR="00980D3B" w:rsidRDefault="00980D3B">
      <w:pPr>
        <w:pStyle w:val="Note"/>
      </w:pPr>
      <w:r>
        <w:rPr>
          <w:rStyle w:val="Strong"/>
        </w:rPr>
        <w:t>Note</w:t>
      </w:r>
      <w:r>
        <w:t>: Replaces the CM data type used in 2.16.9.9 MSH-9 as of v 2.5.</w:t>
      </w:r>
    </w:p>
    <w:p w14:paraId="79D464D3" w14:textId="77777777" w:rsidR="00980D3B" w:rsidRDefault="00980D3B">
      <w:pPr>
        <w:pStyle w:val="Heading4"/>
        <w:rPr>
          <w:vanish/>
        </w:rPr>
      </w:pPr>
    </w:p>
    <w:p w14:paraId="642CF540" w14:textId="77777777" w:rsidR="00980D3B" w:rsidRDefault="00980D3B">
      <w:pPr>
        <w:pStyle w:val="Heading4"/>
        <w:rPr>
          <w:lang w:val="fr-FR"/>
        </w:rPr>
      </w:pPr>
      <w:r>
        <w:rPr>
          <w:lang w:val="fr-FR"/>
        </w:rPr>
        <w:t>Message Code (ID)</w:t>
      </w:r>
    </w:p>
    <w:p w14:paraId="2BC9892B" w14:textId="77777777" w:rsidR="00980D3B" w:rsidRDefault="00980D3B">
      <w:pPr>
        <w:pStyle w:val="NormalIndented"/>
      </w:pPr>
      <w:r>
        <w:t>Definition: Specifies the message type code. Refer to HL7 Table – Message Type in section 2.17.1 for valid values.</w:t>
      </w:r>
    </w:p>
    <w:p w14:paraId="6DA00631" w14:textId="77777777" w:rsidR="00980D3B" w:rsidRDefault="00980D3B">
      <w:pPr>
        <w:pStyle w:val="NormalIndented"/>
      </w:pPr>
      <w:r>
        <w:t xml:space="preserve">This table contains values such as ACK, ADT, ORM, ORU etc. </w:t>
      </w:r>
    </w:p>
    <w:p w14:paraId="2F1A8242" w14:textId="77777777" w:rsidR="00980D3B" w:rsidRDefault="00980D3B">
      <w:pPr>
        <w:pStyle w:val="NormalIndented"/>
      </w:pPr>
      <w:r>
        <w:t>See section 2.5.1- Messages for further di</w:t>
      </w:r>
      <w:r>
        <w:t>s</w:t>
      </w:r>
      <w:r>
        <w:t>cussion.</w:t>
      </w:r>
    </w:p>
    <w:p w14:paraId="2703EC94" w14:textId="77777777" w:rsidR="00980D3B" w:rsidRDefault="00980D3B">
      <w:pPr>
        <w:pStyle w:val="Heading4"/>
      </w:pPr>
      <w:r>
        <w:rPr>
          <w:snapToGrid w:val="0"/>
        </w:rPr>
        <w:t>Trigger Event</w:t>
      </w:r>
      <w:r>
        <w:t xml:space="preserve"> (ID)</w:t>
      </w:r>
    </w:p>
    <w:p w14:paraId="5C97B1FF" w14:textId="77777777" w:rsidR="00980D3B" w:rsidRDefault="00980D3B">
      <w:pPr>
        <w:pStyle w:val="NormalIndented"/>
      </w:pPr>
      <w:r>
        <w:t xml:space="preserve">Definition: Specifies the trigger event code. Refer to HL7 Table – Event Type in section 2.17.2 for valid values. </w:t>
      </w:r>
    </w:p>
    <w:p w14:paraId="4294615F" w14:textId="77777777" w:rsidR="00980D3B" w:rsidRDefault="00980D3B">
      <w:pPr>
        <w:pStyle w:val="NormalIndented"/>
      </w:pPr>
      <w:r>
        <w:t>This table contains values like A01, O01, R01 etc.</w:t>
      </w:r>
    </w:p>
    <w:p w14:paraId="51685C44" w14:textId="77777777" w:rsidR="00980D3B" w:rsidRDefault="00980D3B">
      <w:pPr>
        <w:pStyle w:val="NormalIndented"/>
      </w:pPr>
      <w:r>
        <w:t>See section 2.3.1 – Trigger Events for further di</w:t>
      </w:r>
      <w:r>
        <w:t>s</w:t>
      </w:r>
      <w:r>
        <w:t>cussion.</w:t>
      </w:r>
    </w:p>
    <w:p w14:paraId="2BA885FB" w14:textId="77777777" w:rsidR="00980D3B" w:rsidRDefault="00980D3B">
      <w:pPr>
        <w:pStyle w:val="Heading4"/>
      </w:pPr>
      <w:r>
        <w:rPr>
          <w:snapToGrid w:val="0"/>
        </w:rPr>
        <w:t>Message Structure</w:t>
      </w:r>
      <w:r>
        <w:t xml:space="preserve"> (ID)</w:t>
      </w:r>
    </w:p>
    <w:p w14:paraId="7B28A986" w14:textId="77777777" w:rsidR="00980D3B" w:rsidRDefault="00980D3B">
      <w:pPr>
        <w:pStyle w:val="NormalIndented"/>
      </w:pPr>
      <w:r>
        <w:t>Definition: Specifies the abstract message structure code. Refer to HL7 Table 0354 – Message Structure in section 2.17.3 for valid values.</w:t>
      </w:r>
    </w:p>
    <w:p w14:paraId="61FC747C" w14:textId="77777777" w:rsidR="00980D3B" w:rsidRDefault="00980D3B">
      <w:pPr>
        <w:pStyle w:val="Heading3"/>
      </w:pPr>
      <w:r>
        <w:fldChar w:fldCharType="begin"/>
      </w:r>
      <w:r>
        <w:instrText xml:space="preserve"> XE "NA" </w:instrText>
      </w:r>
      <w:r>
        <w:fldChar w:fldCharType="end"/>
      </w:r>
      <w:r>
        <w:fldChar w:fldCharType="begin"/>
      </w:r>
      <w:r>
        <w:instrText xml:space="preserve"> XE "Data types: NA" </w:instrText>
      </w:r>
      <w:r>
        <w:fldChar w:fldCharType="end"/>
      </w:r>
      <w:bookmarkStart w:id="991" w:name="_Ref358258198"/>
      <w:bookmarkStart w:id="992" w:name="_Toc359236025"/>
      <w:bookmarkStart w:id="993" w:name="_Toc498145987"/>
      <w:bookmarkStart w:id="994" w:name="_Toc527864556"/>
      <w:bookmarkStart w:id="995" w:name="_Toc527866028"/>
      <w:bookmarkStart w:id="996" w:name="_Toc528481895"/>
      <w:bookmarkStart w:id="997" w:name="_Toc528482400"/>
      <w:bookmarkStart w:id="998" w:name="_Toc528482699"/>
      <w:bookmarkStart w:id="999" w:name="_Toc528482824"/>
      <w:bookmarkStart w:id="1000" w:name="_Toc528486132"/>
      <w:bookmarkStart w:id="1001" w:name="_Toc536689754"/>
      <w:bookmarkStart w:id="1002" w:name="_Toc496499"/>
      <w:bookmarkStart w:id="1003" w:name="_Toc524846"/>
      <w:bookmarkStart w:id="1004" w:name="_Toc1802429"/>
      <w:bookmarkStart w:id="1005" w:name="_Toc22448424"/>
      <w:bookmarkStart w:id="1006" w:name="_Toc22697616"/>
      <w:bookmarkStart w:id="1007" w:name="_Toc24273651"/>
      <w:r>
        <w:t>NA - numeric array</w:t>
      </w:r>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p>
    <w:p w14:paraId="2D0DAE29" w14:textId="77777777" w:rsidR="00980D3B" w:rsidRDefault="00980D3B">
      <w:pPr>
        <w:pStyle w:val="ComponentTableCaption"/>
      </w:pPr>
      <w:bookmarkStart w:id="1008" w:name="NA"/>
      <w:r>
        <w:t xml:space="preserve">HL7 Component Table - NA – Numeric Array </w:t>
      </w:r>
      <w:r>
        <w:fldChar w:fldCharType="begin"/>
      </w:r>
      <w:r>
        <w:instrText xml:space="preserve"> XE "HL7 Component Table - NA" </w:instrText>
      </w:r>
      <w:r>
        <w:fldChar w:fldCharType="end"/>
      </w:r>
      <w:bookmarkEnd w:id="100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968662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0DF3111"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0D6A084F"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37CD7BD8"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6114D4D6"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7360349"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E28F6C9"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490732F"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249F96C9" w14:textId="77777777" w:rsidR="00980D3B" w:rsidRDefault="00980D3B">
            <w:pPr>
              <w:pStyle w:val="ComponentTableHeader"/>
              <w:rPr>
                <w:b w:val="0"/>
                <w:lang w:val="fr-FR"/>
              </w:rPr>
            </w:pPr>
            <w:r>
              <w:rPr>
                <w:lang w:val="fr-FR"/>
              </w:rPr>
              <w:t>SEC.REF.</w:t>
            </w:r>
          </w:p>
        </w:tc>
      </w:tr>
      <w:tr w:rsidR="00980D3B" w14:paraId="1CAFE01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523A46F" w14:textId="77777777" w:rsidR="00980D3B" w:rsidRDefault="00980D3B">
            <w:pPr>
              <w:pStyle w:val="ComponentTableBody"/>
            </w:pPr>
            <w:r>
              <w:t>1</w:t>
            </w:r>
          </w:p>
        </w:tc>
        <w:tc>
          <w:tcPr>
            <w:tcW w:w="576" w:type="dxa"/>
            <w:tcBorders>
              <w:top w:val="single" w:sz="4" w:space="0" w:color="auto"/>
              <w:bottom w:val="single" w:sz="4" w:space="0" w:color="auto"/>
            </w:tcBorders>
          </w:tcPr>
          <w:p w14:paraId="53680DFD" w14:textId="77777777" w:rsidR="00980D3B" w:rsidRDefault="00980D3B">
            <w:pPr>
              <w:pStyle w:val="ComponentTableBody"/>
            </w:pPr>
            <w:r>
              <w:t>16</w:t>
            </w:r>
          </w:p>
        </w:tc>
        <w:tc>
          <w:tcPr>
            <w:tcW w:w="720" w:type="dxa"/>
            <w:tcBorders>
              <w:top w:val="single" w:sz="4" w:space="0" w:color="auto"/>
              <w:bottom w:val="single" w:sz="4" w:space="0" w:color="auto"/>
            </w:tcBorders>
          </w:tcPr>
          <w:p w14:paraId="59ED90AE" w14:textId="77777777" w:rsidR="00980D3B" w:rsidRDefault="00980D3B">
            <w:pPr>
              <w:pStyle w:val="ComponentTableBody"/>
            </w:pPr>
            <w:r>
              <w:t>NM</w:t>
            </w:r>
          </w:p>
        </w:tc>
        <w:tc>
          <w:tcPr>
            <w:tcW w:w="576" w:type="dxa"/>
            <w:tcBorders>
              <w:top w:val="single" w:sz="4" w:space="0" w:color="auto"/>
              <w:bottom w:val="single" w:sz="4" w:space="0" w:color="auto"/>
            </w:tcBorders>
          </w:tcPr>
          <w:p w14:paraId="09D44106" w14:textId="77777777" w:rsidR="00980D3B" w:rsidRDefault="00980D3B">
            <w:pPr>
              <w:pStyle w:val="ComponentTableBody"/>
            </w:pPr>
            <w:r>
              <w:t>R</w:t>
            </w:r>
          </w:p>
        </w:tc>
        <w:tc>
          <w:tcPr>
            <w:tcW w:w="720" w:type="dxa"/>
            <w:tcBorders>
              <w:top w:val="single" w:sz="4" w:space="0" w:color="auto"/>
              <w:bottom w:val="single" w:sz="4" w:space="0" w:color="auto"/>
            </w:tcBorders>
          </w:tcPr>
          <w:p w14:paraId="2ECF468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0D20149" w14:textId="77777777" w:rsidR="00980D3B" w:rsidRDefault="00980D3B">
            <w:pPr>
              <w:pStyle w:val="ComponentTableBody"/>
              <w:jc w:val="left"/>
            </w:pPr>
            <w:r>
              <w:t>Value1</w:t>
            </w:r>
          </w:p>
        </w:tc>
        <w:tc>
          <w:tcPr>
            <w:tcW w:w="1440" w:type="dxa"/>
            <w:tcBorders>
              <w:top w:val="single" w:sz="4" w:space="0" w:color="auto"/>
              <w:bottom w:val="single" w:sz="4" w:space="0" w:color="auto"/>
            </w:tcBorders>
          </w:tcPr>
          <w:p w14:paraId="73882F9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A96F7D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3B3D80D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23456B4"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4CEEFF65"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07C8B4E4"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39D03139"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2FD1980"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2C7E30C" w14:textId="77777777" w:rsidR="00980D3B" w:rsidRDefault="00980D3B">
            <w:pPr>
              <w:pStyle w:val="ComponentTableBody"/>
              <w:jc w:val="left"/>
            </w:pPr>
            <w:r>
              <w:t>Value2</w:t>
            </w:r>
          </w:p>
        </w:tc>
        <w:tc>
          <w:tcPr>
            <w:tcW w:w="1440" w:type="dxa"/>
            <w:tcBorders>
              <w:top w:val="single" w:sz="4" w:space="0" w:color="auto"/>
              <w:bottom w:val="single" w:sz="4" w:space="0" w:color="auto"/>
            </w:tcBorders>
          </w:tcPr>
          <w:p w14:paraId="095E08E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788193F"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6046726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184BB28" w14:textId="77777777" w:rsidR="00980D3B" w:rsidRDefault="00980D3B">
            <w:pPr>
              <w:pStyle w:val="ComponentTableBody"/>
            </w:pPr>
            <w:r>
              <w:t>3</w:t>
            </w:r>
          </w:p>
        </w:tc>
        <w:tc>
          <w:tcPr>
            <w:tcW w:w="576" w:type="dxa"/>
            <w:tcBorders>
              <w:top w:val="single" w:sz="4" w:space="0" w:color="auto"/>
              <w:bottom w:val="single" w:sz="4" w:space="0" w:color="auto"/>
            </w:tcBorders>
          </w:tcPr>
          <w:p w14:paraId="1C0CBB76" w14:textId="77777777" w:rsidR="00980D3B" w:rsidRDefault="00980D3B">
            <w:pPr>
              <w:pStyle w:val="ComponentTableBody"/>
            </w:pPr>
            <w:r>
              <w:t>16</w:t>
            </w:r>
          </w:p>
        </w:tc>
        <w:tc>
          <w:tcPr>
            <w:tcW w:w="720" w:type="dxa"/>
            <w:tcBorders>
              <w:top w:val="single" w:sz="4" w:space="0" w:color="auto"/>
              <w:bottom w:val="single" w:sz="4" w:space="0" w:color="auto"/>
            </w:tcBorders>
          </w:tcPr>
          <w:p w14:paraId="2F804DBF" w14:textId="77777777" w:rsidR="00980D3B" w:rsidRDefault="00980D3B">
            <w:pPr>
              <w:pStyle w:val="ComponentTableBody"/>
            </w:pPr>
            <w:r>
              <w:t>NM</w:t>
            </w:r>
          </w:p>
        </w:tc>
        <w:tc>
          <w:tcPr>
            <w:tcW w:w="576" w:type="dxa"/>
            <w:tcBorders>
              <w:top w:val="single" w:sz="4" w:space="0" w:color="auto"/>
              <w:bottom w:val="single" w:sz="4" w:space="0" w:color="auto"/>
            </w:tcBorders>
          </w:tcPr>
          <w:p w14:paraId="683374D9"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9168838"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10748897" w14:textId="77777777" w:rsidR="00980D3B" w:rsidRDefault="00980D3B">
            <w:pPr>
              <w:pStyle w:val="ComponentTableBody"/>
              <w:jc w:val="left"/>
              <w:rPr>
                <w:lang w:val="it-IT"/>
              </w:rPr>
            </w:pPr>
            <w:r>
              <w:rPr>
                <w:lang w:val="it-IT"/>
              </w:rPr>
              <w:t>Value3</w:t>
            </w:r>
          </w:p>
        </w:tc>
        <w:tc>
          <w:tcPr>
            <w:tcW w:w="1440" w:type="dxa"/>
            <w:tcBorders>
              <w:top w:val="single" w:sz="4" w:space="0" w:color="auto"/>
              <w:bottom w:val="single" w:sz="4" w:space="0" w:color="auto"/>
            </w:tcBorders>
          </w:tcPr>
          <w:p w14:paraId="61A8BDD4"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218757F7"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5A284AA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9A09552" w14:textId="77777777" w:rsidR="00980D3B" w:rsidRDefault="00980D3B">
            <w:pPr>
              <w:pStyle w:val="ComponentTableBody"/>
            </w:pPr>
            <w:r>
              <w:t>4</w:t>
            </w:r>
          </w:p>
        </w:tc>
        <w:tc>
          <w:tcPr>
            <w:tcW w:w="576" w:type="dxa"/>
            <w:tcBorders>
              <w:top w:val="single" w:sz="4" w:space="0" w:color="auto"/>
              <w:bottom w:val="single" w:sz="4" w:space="0" w:color="auto"/>
            </w:tcBorders>
          </w:tcPr>
          <w:p w14:paraId="708D1678" w14:textId="77777777" w:rsidR="00980D3B" w:rsidRDefault="00980D3B">
            <w:pPr>
              <w:pStyle w:val="ComponentTableBody"/>
            </w:pPr>
            <w:r>
              <w:t>16</w:t>
            </w:r>
          </w:p>
        </w:tc>
        <w:tc>
          <w:tcPr>
            <w:tcW w:w="720" w:type="dxa"/>
            <w:tcBorders>
              <w:top w:val="single" w:sz="4" w:space="0" w:color="auto"/>
              <w:bottom w:val="single" w:sz="4" w:space="0" w:color="auto"/>
            </w:tcBorders>
          </w:tcPr>
          <w:p w14:paraId="6FA3F5D3" w14:textId="77777777" w:rsidR="00980D3B" w:rsidRDefault="00980D3B">
            <w:pPr>
              <w:pStyle w:val="ComponentTableBody"/>
            </w:pPr>
            <w:r>
              <w:t>NM</w:t>
            </w:r>
          </w:p>
        </w:tc>
        <w:tc>
          <w:tcPr>
            <w:tcW w:w="576" w:type="dxa"/>
            <w:tcBorders>
              <w:top w:val="single" w:sz="4" w:space="0" w:color="auto"/>
              <w:bottom w:val="single" w:sz="4" w:space="0" w:color="auto"/>
            </w:tcBorders>
          </w:tcPr>
          <w:p w14:paraId="001A7FCA" w14:textId="77777777" w:rsidR="00980D3B" w:rsidRDefault="00980D3B">
            <w:pPr>
              <w:pStyle w:val="ComponentTableBody"/>
            </w:pPr>
            <w:r>
              <w:t>O</w:t>
            </w:r>
          </w:p>
        </w:tc>
        <w:tc>
          <w:tcPr>
            <w:tcW w:w="720" w:type="dxa"/>
            <w:tcBorders>
              <w:top w:val="single" w:sz="4" w:space="0" w:color="auto"/>
              <w:bottom w:val="single" w:sz="4" w:space="0" w:color="auto"/>
            </w:tcBorders>
          </w:tcPr>
          <w:p w14:paraId="13A51DA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06F957E" w14:textId="77777777" w:rsidR="00980D3B" w:rsidRDefault="00980D3B">
            <w:pPr>
              <w:pStyle w:val="ComponentTableBody"/>
              <w:jc w:val="left"/>
            </w:pPr>
            <w:r>
              <w:t>Value4</w:t>
            </w:r>
          </w:p>
        </w:tc>
        <w:tc>
          <w:tcPr>
            <w:tcW w:w="1440" w:type="dxa"/>
            <w:tcBorders>
              <w:top w:val="single" w:sz="4" w:space="0" w:color="auto"/>
              <w:bottom w:val="single" w:sz="4" w:space="0" w:color="auto"/>
            </w:tcBorders>
          </w:tcPr>
          <w:p w14:paraId="13C6D45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DCD5AFC"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4E598E10"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6C542C8" w14:textId="77777777" w:rsidR="00980D3B" w:rsidRDefault="00980D3B">
            <w:pPr>
              <w:pStyle w:val="ComponentTableBody"/>
            </w:pPr>
            <w:r>
              <w:t>…</w:t>
            </w:r>
          </w:p>
        </w:tc>
        <w:tc>
          <w:tcPr>
            <w:tcW w:w="576" w:type="dxa"/>
            <w:tcBorders>
              <w:top w:val="single" w:sz="4" w:space="0" w:color="auto"/>
              <w:bottom w:val="double" w:sz="4" w:space="0" w:color="auto"/>
            </w:tcBorders>
          </w:tcPr>
          <w:p w14:paraId="689FE97E" w14:textId="77777777" w:rsidR="00980D3B" w:rsidRDefault="00980D3B">
            <w:pPr>
              <w:pStyle w:val="ComponentTableBody"/>
              <w:rPr>
                <w:sz w:val="16"/>
              </w:rPr>
            </w:pPr>
          </w:p>
        </w:tc>
        <w:tc>
          <w:tcPr>
            <w:tcW w:w="720" w:type="dxa"/>
            <w:tcBorders>
              <w:top w:val="single" w:sz="4" w:space="0" w:color="auto"/>
              <w:bottom w:val="double" w:sz="4" w:space="0" w:color="auto"/>
            </w:tcBorders>
          </w:tcPr>
          <w:p w14:paraId="59CD63C2" w14:textId="77777777" w:rsidR="00980D3B" w:rsidRDefault="00980D3B">
            <w:pPr>
              <w:pStyle w:val="ComponentTableBody"/>
              <w:rPr>
                <w:sz w:val="16"/>
              </w:rPr>
            </w:pPr>
          </w:p>
        </w:tc>
        <w:tc>
          <w:tcPr>
            <w:tcW w:w="576" w:type="dxa"/>
            <w:tcBorders>
              <w:top w:val="single" w:sz="4" w:space="0" w:color="auto"/>
              <w:bottom w:val="double" w:sz="4" w:space="0" w:color="auto"/>
            </w:tcBorders>
          </w:tcPr>
          <w:p w14:paraId="3778F347" w14:textId="77777777" w:rsidR="00980D3B" w:rsidRDefault="00980D3B">
            <w:pPr>
              <w:pStyle w:val="ComponentTableBody"/>
              <w:rPr>
                <w:sz w:val="16"/>
              </w:rPr>
            </w:pPr>
          </w:p>
        </w:tc>
        <w:tc>
          <w:tcPr>
            <w:tcW w:w="720" w:type="dxa"/>
            <w:tcBorders>
              <w:top w:val="single" w:sz="4" w:space="0" w:color="auto"/>
              <w:bottom w:val="double" w:sz="4" w:space="0" w:color="auto"/>
            </w:tcBorders>
          </w:tcPr>
          <w:p w14:paraId="3619B08D" w14:textId="77777777" w:rsidR="00980D3B" w:rsidRDefault="00980D3B">
            <w:pPr>
              <w:pStyle w:val="ComponentTableBody"/>
              <w:rPr>
                <w:sz w:val="16"/>
              </w:rPr>
            </w:pPr>
          </w:p>
        </w:tc>
        <w:tc>
          <w:tcPr>
            <w:tcW w:w="2880" w:type="dxa"/>
            <w:tcBorders>
              <w:top w:val="single" w:sz="4" w:space="0" w:color="auto"/>
              <w:bottom w:val="double" w:sz="4" w:space="0" w:color="auto"/>
            </w:tcBorders>
          </w:tcPr>
          <w:p w14:paraId="1296EF30" w14:textId="77777777" w:rsidR="00980D3B" w:rsidRDefault="00980D3B">
            <w:pPr>
              <w:pStyle w:val="ComponentTableBody"/>
              <w:jc w:val="left"/>
              <w:rPr>
                <w:sz w:val="16"/>
              </w:rPr>
            </w:pPr>
          </w:p>
        </w:tc>
        <w:tc>
          <w:tcPr>
            <w:tcW w:w="1440" w:type="dxa"/>
            <w:tcBorders>
              <w:top w:val="single" w:sz="4" w:space="0" w:color="auto"/>
              <w:bottom w:val="double" w:sz="4" w:space="0" w:color="auto"/>
            </w:tcBorders>
          </w:tcPr>
          <w:p w14:paraId="4362AF5F"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3BEEAC6C" w14:textId="77777777" w:rsidR="00980D3B" w:rsidRDefault="00980D3B">
            <w:pPr>
              <w:pStyle w:val="ComponentTableBody"/>
              <w:rPr>
                <w:sz w:val="16"/>
              </w:rPr>
            </w:pPr>
          </w:p>
        </w:tc>
      </w:tr>
    </w:tbl>
    <w:p w14:paraId="5CABEC0E" w14:textId="77777777" w:rsidR="00980D3B" w:rsidRDefault="00980D3B">
      <w:pPr>
        <w:pStyle w:val="NormalIndented"/>
      </w:pPr>
      <w:r>
        <w:t xml:space="preserve">Definition: This data type is used to represent a series (array) of numeric values. A field of this type may contain a one-dimensional array (vector or row) of numbers. Also, by allowing the field to repeat, a two-dimensional array (table) of numbers may be transmitted using this format, with each row of the table represented as one repetition of the field. Arrays that have one or more values not present may be transmitted using this data type. "Not present" values are represented as two adjacent component delimiters. If the absent values occur at the end of a row, the trailing component delimiters may be omitted. If an entire </w:t>
      </w:r>
      <w:r>
        <w:lastRenderedPageBreak/>
        <w:t>row of a table has no values, no component delimiters are necessary (in this case, there will be two adjacent repetition delimiters).</w:t>
      </w:r>
    </w:p>
    <w:p w14:paraId="4A8BB2AC" w14:textId="77777777" w:rsidR="00980D3B" w:rsidRDefault="00980D3B">
      <w:pPr>
        <w:pStyle w:val="Note"/>
        <w:tabs>
          <w:tab w:val="left" w:pos="1440"/>
        </w:tabs>
        <w:rPr>
          <w:snapToGrid w:val="0"/>
        </w:rPr>
      </w:pPr>
      <w:r>
        <w:rPr>
          <w:rStyle w:val="Strong"/>
        </w:rPr>
        <w:t>Maximum Length:</w:t>
      </w:r>
      <w:r>
        <w:t xml:space="preserve"> 65536</w:t>
      </w:r>
    </w:p>
    <w:p w14:paraId="6C52454D" w14:textId="77777777" w:rsidR="00980D3B" w:rsidRDefault="00980D3B">
      <w:pPr>
        <w:pStyle w:val="NormalIndented"/>
      </w:pPr>
      <w:r>
        <w:rPr>
          <w:b/>
        </w:rPr>
        <w:t>Example 1:</w:t>
      </w:r>
      <w:r>
        <w:t xml:space="preserve"> vector of 8 numbers</w:t>
      </w:r>
    </w:p>
    <w:p w14:paraId="2B398C7E" w14:textId="77777777" w:rsidR="00980D3B" w:rsidRDefault="00980D3B">
      <w:pPr>
        <w:pStyle w:val="Example"/>
        <w:rPr>
          <w:noProof w:val="0"/>
        </w:rPr>
      </w:pPr>
      <w:r>
        <w:rPr>
          <w:noProof w:val="0"/>
        </w:rPr>
        <w:t>|125^34^-22^-234^569^442^-212^6|</w:t>
      </w:r>
      <w:r>
        <w:rPr>
          <w:noProof w:val="0"/>
        </w:rPr>
        <w:tab/>
      </w:r>
    </w:p>
    <w:p w14:paraId="59CF7871" w14:textId="77777777" w:rsidR="00980D3B" w:rsidRDefault="00980D3B">
      <w:pPr>
        <w:pStyle w:val="NormalIndented"/>
      </w:pPr>
      <w:r>
        <w:rPr>
          <w:b/>
        </w:rPr>
        <w:t>Example 2:</w:t>
      </w:r>
      <w:r>
        <w:t xml:space="preserve"> 3 x 3 array of numbers</w:t>
      </w:r>
      <w:r>
        <w:tab/>
      </w:r>
    </w:p>
    <w:p w14:paraId="074C6983" w14:textId="77777777" w:rsidR="00980D3B" w:rsidRDefault="00980D3B">
      <w:pPr>
        <w:pStyle w:val="Example"/>
        <w:rPr>
          <w:noProof w:val="0"/>
        </w:rPr>
      </w:pPr>
      <w:r>
        <w:rPr>
          <w:noProof w:val="0"/>
        </w:rPr>
        <w:t>|1.2^-3.5^5.2~2.0^3.1^-6.2~3.5^7.8^-1.3|</w:t>
      </w:r>
      <w:r>
        <w:rPr>
          <w:noProof w:val="0"/>
        </w:rPr>
        <w:tab/>
      </w:r>
    </w:p>
    <w:p w14:paraId="19786DA1" w14:textId="77777777" w:rsidR="00980D3B" w:rsidRDefault="00980D3B">
      <w:pPr>
        <w:pStyle w:val="NormalIndented"/>
      </w:pPr>
      <w:r>
        <w:rPr>
          <w:b/>
        </w:rPr>
        <w:t>Example 3:</w:t>
      </w:r>
      <w:r>
        <w:t xml:space="preserve"> 5 x 4 array of numbers with the values in positions (1,1), (2,2), (2,3), (3,3), (3,4), (4,1), (4,2), (4,3), and (4,4) not present</w:t>
      </w:r>
      <w:r>
        <w:tab/>
      </w:r>
      <w:r>
        <w:tab/>
      </w:r>
      <w:r>
        <w:tab/>
      </w:r>
      <w:r>
        <w:tab/>
      </w:r>
      <w:r>
        <w:tab/>
      </w:r>
      <w:r>
        <w:tab/>
      </w:r>
      <w:r>
        <w:tab/>
      </w:r>
    </w:p>
    <w:p w14:paraId="3C128551" w14:textId="77777777" w:rsidR="00980D3B" w:rsidRDefault="00980D3B">
      <w:pPr>
        <w:pStyle w:val="Example"/>
        <w:rPr>
          <w:noProof w:val="0"/>
        </w:rPr>
      </w:pPr>
      <w:r>
        <w:rPr>
          <w:noProof w:val="0"/>
        </w:rPr>
        <w:t>|^2^3^4~5^^^8~9^10~~17^18^19^20|</w:t>
      </w:r>
      <w:r>
        <w:rPr>
          <w:noProof w:val="0"/>
        </w:rPr>
        <w:tab/>
      </w:r>
      <w:r>
        <w:rPr>
          <w:noProof w:val="0"/>
        </w:rPr>
        <w:tab/>
      </w:r>
      <w:r>
        <w:rPr>
          <w:noProof w:val="0"/>
        </w:rPr>
        <w:tab/>
      </w:r>
    </w:p>
    <w:p w14:paraId="2D91475F" w14:textId="77777777" w:rsidR="00980D3B" w:rsidRDefault="00980D3B">
      <w:pPr>
        <w:pStyle w:val="Heading3"/>
      </w:pPr>
      <w:r>
        <w:fldChar w:fldCharType="begin"/>
      </w:r>
      <w:r>
        <w:instrText>xe "NDL"</w:instrText>
      </w:r>
      <w:r>
        <w:fldChar w:fldCharType="end"/>
      </w:r>
      <w:r>
        <w:fldChar w:fldCharType="begin"/>
      </w:r>
      <w:r>
        <w:instrText>xe "Data types: NDL"</w:instrText>
      </w:r>
      <w:r>
        <w:fldChar w:fldCharType="end"/>
      </w:r>
      <w:bookmarkStart w:id="1009" w:name="_Ref176285"/>
      <w:bookmarkStart w:id="1010" w:name="_Toc496500"/>
      <w:bookmarkStart w:id="1011" w:name="_Toc524847"/>
      <w:bookmarkStart w:id="1012" w:name="_Toc1802430"/>
      <w:bookmarkStart w:id="1013" w:name="_Toc22448425"/>
      <w:bookmarkStart w:id="1014" w:name="_Toc22697617"/>
      <w:bookmarkStart w:id="1015" w:name="_Toc24273652"/>
      <w:r>
        <w:t>NDL – name with date and location</w:t>
      </w:r>
      <w:bookmarkEnd w:id="1009"/>
      <w:bookmarkEnd w:id="1010"/>
      <w:bookmarkEnd w:id="1011"/>
      <w:bookmarkEnd w:id="1012"/>
      <w:bookmarkEnd w:id="1013"/>
      <w:bookmarkEnd w:id="1014"/>
      <w:bookmarkEnd w:id="1015"/>
      <w:r>
        <w:t xml:space="preserve"> </w:t>
      </w:r>
    </w:p>
    <w:p w14:paraId="396BE446" w14:textId="77777777" w:rsidR="00980D3B" w:rsidRDefault="00980D3B">
      <w:pPr>
        <w:pStyle w:val="ComponentTableCaption"/>
      </w:pPr>
      <w:bookmarkStart w:id="1016" w:name="NDL"/>
      <w:r>
        <w:t xml:space="preserve">HL7 Component Table - NDL – Name with Date and Location </w:t>
      </w:r>
      <w:r>
        <w:fldChar w:fldCharType="begin"/>
      </w:r>
      <w:r>
        <w:instrText xml:space="preserve"> XE "HL7 Component Table - NDL" </w:instrText>
      </w:r>
      <w:r>
        <w:fldChar w:fldCharType="end"/>
      </w:r>
      <w:bookmarkEnd w:id="101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875D408"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B212652"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41C81046"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33252A44"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33D34E91"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4C79DEAD"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A60700E"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0B7C7CA"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5787038" w14:textId="77777777" w:rsidR="00980D3B" w:rsidRDefault="00980D3B">
            <w:pPr>
              <w:pStyle w:val="ComponentTableHeader"/>
              <w:rPr>
                <w:lang w:val="fr-FR"/>
              </w:rPr>
            </w:pPr>
            <w:r>
              <w:rPr>
                <w:lang w:val="fr-FR"/>
              </w:rPr>
              <w:t>SEC.REF.</w:t>
            </w:r>
          </w:p>
        </w:tc>
      </w:tr>
      <w:tr w:rsidR="00980D3B" w14:paraId="43CE74A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B541FE1" w14:textId="77777777" w:rsidR="00980D3B" w:rsidRDefault="00980D3B">
            <w:pPr>
              <w:pStyle w:val="ComponentTableBody"/>
              <w:rPr>
                <w:lang w:val="it-IT"/>
              </w:rPr>
            </w:pPr>
            <w:r>
              <w:rPr>
                <w:lang w:val="it-IT"/>
              </w:rPr>
              <w:t>1</w:t>
            </w:r>
          </w:p>
        </w:tc>
        <w:tc>
          <w:tcPr>
            <w:tcW w:w="576" w:type="dxa"/>
            <w:tcBorders>
              <w:top w:val="single" w:sz="4" w:space="0" w:color="auto"/>
              <w:bottom w:val="single" w:sz="4" w:space="0" w:color="auto"/>
            </w:tcBorders>
          </w:tcPr>
          <w:p w14:paraId="4557E702" w14:textId="77777777" w:rsidR="00980D3B" w:rsidRDefault="00980D3B">
            <w:pPr>
              <w:pStyle w:val="ComponentTableBody"/>
              <w:rPr>
                <w:lang w:val="it-IT"/>
              </w:rPr>
            </w:pPr>
            <w:r>
              <w:rPr>
                <w:lang w:val="it-IT"/>
              </w:rPr>
              <w:t>406</w:t>
            </w:r>
          </w:p>
        </w:tc>
        <w:tc>
          <w:tcPr>
            <w:tcW w:w="720" w:type="dxa"/>
            <w:tcBorders>
              <w:top w:val="single" w:sz="4" w:space="0" w:color="auto"/>
              <w:bottom w:val="single" w:sz="4" w:space="0" w:color="auto"/>
            </w:tcBorders>
          </w:tcPr>
          <w:p w14:paraId="5846239F" w14:textId="77777777" w:rsidR="00980D3B" w:rsidRDefault="00980D3B">
            <w:pPr>
              <w:pStyle w:val="ComponentTableBody"/>
              <w:rPr>
                <w:lang w:val="it-IT"/>
              </w:rPr>
            </w:pPr>
            <w:r>
              <w:rPr>
                <w:lang w:val="it-IT"/>
              </w:rPr>
              <w:t>CNN</w:t>
            </w:r>
          </w:p>
        </w:tc>
        <w:tc>
          <w:tcPr>
            <w:tcW w:w="576" w:type="dxa"/>
            <w:tcBorders>
              <w:top w:val="single" w:sz="4" w:space="0" w:color="auto"/>
              <w:bottom w:val="single" w:sz="4" w:space="0" w:color="auto"/>
            </w:tcBorders>
          </w:tcPr>
          <w:p w14:paraId="15D17A2F"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0491460"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2E9F5C4D" w14:textId="77777777" w:rsidR="00980D3B" w:rsidRDefault="00980D3B">
            <w:pPr>
              <w:pStyle w:val="ComponentTableBody"/>
              <w:jc w:val="left"/>
              <w:rPr>
                <w:lang w:val="it-IT"/>
              </w:rPr>
            </w:pPr>
            <w:r>
              <w:rPr>
                <w:snapToGrid w:val="0"/>
                <w:lang w:val="it-IT"/>
              </w:rPr>
              <w:t>Name</w:t>
            </w:r>
          </w:p>
        </w:tc>
        <w:tc>
          <w:tcPr>
            <w:tcW w:w="1440" w:type="dxa"/>
            <w:tcBorders>
              <w:top w:val="single" w:sz="4" w:space="0" w:color="auto"/>
              <w:bottom w:val="single" w:sz="4" w:space="0" w:color="auto"/>
            </w:tcBorders>
          </w:tcPr>
          <w:p w14:paraId="32A4BD01"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74F3B0B1"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_Ref536776708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2.A.9</w:t>
            </w:r>
            <w:r>
              <w:rPr>
                <w:rStyle w:val="Hyperlink"/>
              </w:rPr>
              <w:fldChar w:fldCharType="end"/>
            </w:r>
          </w:p>
        </w:tc>
      </w:tr>
      <w:tr w:rsidR="00980D3B" w14:paraId="41DB7D3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25D27EB"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2AD13DA3" w14:textId="77777777" w:rsidR="00980D3B" w:rsidRDefault="00980D3B">
            <w:pPr>
              <w:pStyle w:val="ComponentTableBody"/>
              <w:rPr>
                <w:lang w:val="it-IT"/>
              </w:rPr>
            </w:pPr>
            <w:r>
              <w:rPr>
                <w:lang w:val="it-IT"/>
              </w:rPr>
              <w:t>26</w:t>
            </w:r>
          </w:p>
        </w:tc>
        <w:tc>
          <w:tcPr>
            <w:tcW w:w="720" w:type="dxa"/>
            <w:tcBorders>
              <w:top w:val="single" w:sz="4" w:space="0" w:color="auto"/>
              <w:bottom w:val="single" w:sz="4" w:space="0" w:color="auto"/>
            </w:tcBorders>
          </w:tcPr>
          <w:p w14:paraId="383652D5" w14:textId="77777777" w:rsidR="00980D3B" w:rsidRDefault="00980D3B">
            <w:pPr>
              <w:pStyle w:val="ComponentTableBody"/>
              <w:rPr>
                <w:lang w:val="it-IT"/>
              </w:rPr>
            </w:pPr>
            <w:r>
              <w:rPr>
                <w:lang w:val="it-IT"/>
              </w:rPr>
              <w:t>TS</w:t>
            </w:r>
          </w:p>
        </w:tc>
        <w:tc>
          <w:tcPr>
            <w:tcW w:w="576" w:type="dxa"/>
            <w:tcBorders>
              <w:top w:val="single" w:sz="4" w:space="0" w:color="auto"/>
              <w:bottom w:val="single" w:sz="4" w:space="0" w:color="auto"/>
            </w:tcBorders>
          </w:tcPr>
          <w:p w14:paraId="17148D33"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A798C83"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74102CCB" w14:textId="77777777" w:rsidR="00980D3B" w:rsidRDefault="00980D3B">
            <w:pPr>
              <w:pStyle w:val="ComponentTableBody"/>
              <w:rPr>
                <w:snapToGrid w:val="0"/>
                <w:color w:val="000000"/>
              </w:rPr>
            </w:pPr>
            <w:r>
              <w:t>Start Date/time</w:t>
            </w:r>
          </w:p>
        </w:tc>
        <w:tc>
          <w:tcPr>
            <w:tcW w:w="1440" w:type="dxa"/>
            <w:tcBorders>
              <w:top w:val="single" w:sz="4" w:space="0" w:color="auto"/>
              <w:bottom w:val="single" w:sz="4" w:space="0" w:color="auto"/>
            </w:tcBorders>
          </w:tcPr>
          <w:p w14:paraId="2B93523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DC60C87"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_Ref358257916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2.A.77</w:t>
            </w:r>
            <w:r>
              <w:rPr>
                <w:rStyle w:val="Hyperlink"/>
              </w:rPr>
              <w:fldChar w:fldCharType="end"/>
            </w:r>
          </w:p>
        </w:tc>
      </w:tr>
      <w:tr w:rsidR="00980D3B" w14:paraId="132E4D6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C60AA70"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43774847" w14:textId="77777777" w:rsidR="00980D3B" w:rsidRDefault="00980D3B">
            <w:pPr>
              <w:pStyle w:val="ComponentTableBody"/>
              <w:rPr>
                <w:lang w:val="it-IT"/>
              </w:rPr>
            </w:pPr>
            <w:r>
              <w:rPr>
                <w:lang w:val="it-IT"/>
              </w:rPr>
              <w:t>26</w:t>
            </w:r>
          </w:p>
        </w:tc>
        <w:tc>
          <w:tcPr>
            <w:tcW w:w="720" w:type="dxa"/>
            <w:tcBorders>
              <w:top w:val="single" w:sz="4" w:space="0" w:color="auto"/>
              <w:bottom w:val="single" w:sz="4" w:space="0" w:color="auto"/>
            </w:tcBorders>
          </w:tcPr>
          <w:p w14:paraId="521CB178" w14:textId="77777777" w:rsidR="00980D3B" w:rsidRDefault="00980D3B">
            <w:pPr>
              <w:pStyle w:val="ComponentTableBody"/>
              <w:rPr>
                <w:lang w:val="it-IT"/>
              </w:rPr>
            </w:pPr>
            <w:r>
              <w:rPr>
                <w:lang w:val="it-IT"/>
              </w:rPr>
              <w:t>TS</w:t>
            </w:r>
          </w:p>
        </w:tc>
        <w:tc>
          <w:tcPr>
            <w:tcW w:w="576" w:type="dxa"/>
            <w:tcBorders>
              <w:top w:val="single" w:sz="4" w:space="0" w:color="auto"/>
              <w:bottom w:val="single" w:sz="4" w:space="0" w:color="auto"/>
            </w:tcBorders>
          </w:tcPr>
          <w:p w14:paraId="31D13517"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1EE8DCB"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77C287CC" w14:textId="77777777" w:rsidR="00980D3B" w:rsidRDefault="00980D3B">
            <w:pPr>
              <w:pStyle w:val="ComponentTableBody"/>
              <w:rPr>
                <w:snapToGrid w:val="0"/>
                <w:color w:val="000000"/>
              </w:rPr>
            </w:pPr>
            <w:r>
              <w:t>End Date/time</w:t>
            </w:r>
          </w:p>
        </w:tc>
        <w:tc>
          <w:tcPr>
            <w:tcW w:w="1440" w:type="dxa"/>
            <w:tcBorders>
              <w:top w:val="single" w:sz="4" w:space="0" w:color="auto"/>
              <w:bottom w:val="single" w:sz="4" w:space="0" w:color="auto"/>
            </w:tcBorders>
          </w:tcPr>
          <w:p w14:paraId="7CE0A24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0BD8F46"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5D59894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25CC54E" w14:textId="77777777" w:rsidR="00980D3B" w:rsidRDefault="00980D3B">
            <w:pPr>
              <w:pStyle w:val="ComponentTableBody"/>
            </w:pPr>
            <w:r>
              <w:t>4</w:t>
            </w:r>
          </w:p>
        </w:tc>
        <w:tc>
          <w:tcPr>
            <w:tcW w:w="576" w:type="dxa"/>
            <w:tcBorders>
              <w:top w:val="single" w:sz="4" w:space="0" w:color="auto"/>
              <w:bottom w:val="single" w:sz="4" w:space="0" w:color="auto"/>
            </w:tcBorders>
          </w:tcPr>
          <w:p w14:paraId="6C0A2D75" w14:textId="77777777" w:rsidR="00980D3B" w:rsidRDefault="00980D3B">
            <w:pPr>
              <w:pStyle w:val="ComponentTableBody"/>
            </w:pPr>
            <w:r>
              <w:t>20</w:t>
            </w:r>
          </w:p>
        </w:tc>
        <w:tc>
          <w:tcPr>
            <w:tcW w:w="720" w:type="dxa"/>
            <w:tcBorders>
              <w:top w:val="single" w:sz="4" w:space="0" w:color="auto"/>
              <w:bottom w:val="single" w:sz="4" w:space="0" w:color="auto"/>
            </w:tcBorders>
          </w:tcPr>
          <w:p w14:paraId="5D7EBF8A" w14:textId="77777777" w:rsidR="00980D3B" w:rsidRDefault="00980D3B">
            <w:pPr>
              <w:pStyle w:val="ComponentTableBody"/>
            </w:pPr>
            <w:r>
              <w:t>IS</w:t>
            </w:r>
          </w:p>
        </w:tc>
        <w:tc>
          <w:tcPr>
            <w:tcW w:w="576" w:type="dxa"/>
            <w:tcBorders>
              <w:top w:val="single" w:sz="4" w:space="0" w:color="auto"/>
              <w:bottom w:val="single" w:sz="4" w:space="0" w:color="auto"/>
            </w:tcBorders>
          </w:tcPr>
          <w:p w14:paraId="6286E979" w14:textId="77777777" w:rsidR="00980D3B" w:rsidRDefault="00980D3B">
            <w:pPr>
              <w:pStyle w:val="ComponentTableBody"/>
            </w:pPr>
            <w:r>
              <w:t>O</w:t>
            </w:r>
          </w:p>
        </w:tc>
        <w:tc>
          <w:tcPr>
            <w:tcW w:w="720" w:type="dxa"/>
            <w:tcBorders>
              <w:top w:val="single" w:sz="4" w:space="0" w:color="auto"/>
              <w:bottom w:val="single" w:sz="4" w:space="0" w:color="auto"/>
            </w:tcBorders>
          </w:tcPr>
          <w:p w14:paraId="6CB7A6B7" w14:textId="77777777" w:rsidR="00980D3B" w:rsidRDefault="00980D3B">
            <w:pPr>
              <w:pStyle w:val="ComponentTableBody"/>
            </w:pPr>
            <w:r>
              <w:t>0302</w:t>
            </w:r>
          </w:p>
        </w:tc>
        <w:tc>
          <w:tcPr>
            <w:tcW w:w="2880" w:type="dxa"/>
            <w:tcBorders>
              <w:top w:val="single" w:sz="4" w:space="0" w:color="auto"/>
              <w:bottom w:val="single" w:sz="4" w:space="0" w:color="auto"/>
            </w:tcBorders>
          </w:tcPr>
          <w:p w14:paraId="5C839990" w14:textId="77777777" w:rsidR="00980D3B" w:rsidRDefault="00980D3B">
            <w:pPr>
              <w:pStyle w:val="ComponentTableBody"/>
              <w:rPr>
                <w:snapToGrid w:val="0"/>
                <w:color w:val="000000"/>
              </w:rPr>
            </w:pPr>
            <w:r>
              <w:t xml:space="preserve">Point of Care </w:t>
            </w:r>
          </w:p>
        </w:tc>
        <w:tc>
          <w:tcPr>
            <w:tcW w:w="1440" w:type="dxa"/>
            <w:tcBorders>
              <w:top w:val="single" w:sz="4" w:space="0" w:color="auto"/>
              <w:bottom w:val="single" w:sz="4" w:space="0" w:color="auto"/>
            </w:tcBorders>
          </w:tcPr>
          <w:p w14:paraId="3FA7167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8165F7A"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00B3083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EF497AD" w14:textId="77777777" w:rsidR="00980D3B" w:rsidRDefault="00980D3B">
            <w:pPr>
              <w:pStyle w:val="ComponentTableBody"/>
            </w:pPr>
            <w:r>
              <w:t>5</w:t>
            </w:r>
          </w:p>
        </w:tc>
        <w:tc>
          <w:tcPr>
            <w:tcW w:w="576" w:type="dxa"/>
            <w:tcBorders>
              <w:top w:val="single" w:sz="4" w:space="0" w:color="auto"/>
              <w:bottom w:val="single" w:sz="4" w:space="0" w:color="auto"/>
            </w:tcBorders>
          </w:tcPr>
          <w:p w14:paraId="186B9FBE" w14:textId="77777777" w:rsidR="00980D3B" w:rsidRDefault="00980D3B">
            <w:pPr>
              <w:pStyle w:val="ComponentTableBody"/>
            </w:pPr>
            <w:r>
              <w:t>20</w:t>
            </w:r>
          </w:p>
        </w:tc>
        <w:tc>
          <w:tcPr>
            <w:tcW w:w="720" w:type="dxa"/>
            <w:tcBorders>
              <w:top w:val="single" w:sz="4" w:space="0" w:color="auto"/>
              <w:bottom w:val="single" w:sz="4" w:space="0" w:color="auto"/>
            </w:tcBorders>
          </w:tcPr>
          <w:p w14:paraId="73DBF1F8" w14:textId="77777777" w:rsidR="00980D3B" w:rsidRDefault="00980D3B">
            <w:pPr>
              <w:pStyle w:val="ComponentTableBody"/>
            </w:pPr>
            <w:r>
              <w:t>IS</w:t>
            </w:r>
          </w:p>
        </w:tc>
        <w:tc>
          <w:tcPr>
            <w:tcW w:w="576" w:type="dxa"/>
            <w:tcBorders>
              <w:top w:val="single" w:sz="4" w:space="0" w:color="auto"/>
              <w:bottom w:val="single" w:sz="4" w:space="0" w:color="auto"/>
            </w:tcBorders>
          </w:tcPr>
          <w:p w14:paraId="57DEAEE7" w14:textId="77777777" w:rsidR="00980D3B" w:rsidRDefault="00980D3B">
            <w:pPr>
              <w:pStyle w:val="ComponentTableBody"/>
            </w:pPr>
            <w:r>
              <w:t>O</w:t>
            </w:r>
          </w:p>
        </w:tc>
        <w:tc>
          <w:tcPr>
            <w:tcW w:w="720" w:type="dxa"/>
            <w:tcBorders>
              <w:top w:val="single" w:sz="4" w:space="0" w:color="auto"/>
              <w:bottom w:val="single" w:sz="4" w:space="0" w:color="auto"/>
            </w:tcBorders>
          </w:tcPr>
          <w:p w14:paraId="14E8BED8" w14:textId="77777777" w:rsidR="00980D3B" w:rsidRDefault="00980D3B">
            <w:pPr>
              <w:pStyle w:val="ComponentTableBody"/>
            </w:pPr>
            <w:r>
              <w:t>0303</w:t>
            </w:r>
          </w:p>
        </w:tc>
        <w:tc>
          <w:tcPr>
            <w:tcW w:w="2880" w:type="dxa"/>
            <w:tcBorders>
              <w:top w:val="single" w:sz="4" w:space="0" w:color="auto"/>
              <w:bottom w:val="single" w:sz="4" w:space="0" w:color="auto"/>
            </w:tcBorders>
          </w:tcPr>
          <w:p w14:paraId="3FEE1FAA" w14:textId="77777777" w:rsidR="00980D3B" w:rsidRDefault="00980D3B">
            <w:pPr>
              <w:pStyle w:val="ComponentTableBody"/>
              <w:rPr>
                <w:snapToGrid w:val="0"/>
                <w:color w:val="000000"/>
              </w:rPr>
            </w:pPr>
            <w:r>
              <w:t xml:space="preserve">Room </w:t>
            </w:r>
          </w:p>
        </w:tc>
        <w:tc>
          <w:tcPr>
            <w:tcW w:w="1440" w:type="dxa"/>
            <w:tcBorders>
              <w:top w:val="single" w:sz="4" w:space="0" w:color="auto"/>
              <w:bottom w:val="single" w:sz="4" w:space="0" w:color="auto"/>
            </w:tcBorders>
          </w:tcPr>
          <w:p w14:paraId="2D41834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5559E9F"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27D042F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F4EE046" w14:textId="77777777" w:rsidR="00980D3B" w:rsidRDefault="00980D3B">
            <w:pPr>
              <w:pStyle w:val="ComponentTableBody"/>
            </w:pPr>
            <w:r>
              <w:t>6</w:t>
            </w:r>
          </w:p>
        </w:tc>
        <w:tc>
          <w:tcPr>
            <w:tcW w:w="576" w:type="dxa"/>
            <w:tcBorders>
              <w:top w:val="single" w:sz="4" w:space="0" w:color="auto"/>
              <w:bottom w:val="single" w:sz="4" w:space="0" w:color="auto"/>
            </w:tcBorders>
          </w:tcPr>
          <w:p w14:paraId="3FFEC369" w14:textId="77777777" w:rsidR="00980D3B" w:rsidRDefault="00980D3B">
            <w:pPr>
              <w:pStyle w:val="ComponentTableBody"/>
            </w:pPr>
            <w:r>
              <w:t>20</w:t>
            </w:r>
          </w:p>
        </w:tc>
        <w:tc>
          <w:tcPr>
            <w:tcW w:w="720" w:type="dxa"/>
            <w:tcBorders>
              <w:top w:val="single" w:sz="4" w:space="0" w:color="auto"/>
              <w:bottom w:val="single" w:sz="4" w:space="0" w:color="auto"/>
            </w:tcBorders>
          </w:tcPr>
          <w:p w14:paraId="2B9B5A67" w14:textId="77777777" w:rsidR="00980D3B" w:rsidRDefault="00980D3B">
            <w:pPr>
              <w:pStyle w:val="ComponentTableBody"/>
            </w:pPr>
            <w:r>
              <w:t>IS</w:t>
            </w:r>
          </w:p>
        </w:tc>
        <w:tc>
          <w:tcPr>
            <w:tcW w:w="576" w:type="dxa"/>
            <w:tcBorders>
              <w:top w:val="single" w:sz="4" w:space="0" w:color="auto"/>
              <w:bottom w:val="single" w:sz="4" w:space="0" w:color="auto"/>
            </w:tcBorders>
          </w:tcPr>
          <w:p w14:paraId="01E7F14C"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A2095D9" w14:textId="77777777" w:rsidR="00980D3B" w:rsidRDefault="00980D3B">
            <w:pPr>
              <w:pStyle w:val="ComponentTableBody"/>
              <w:rPr>
                <w:lang w:val="it-IT"/>
              </w:rPr>
            </w:pPr>
            <w:r>
              <w:rPr>
                <w:lang w:val="it-IT"/>
              </w:rPr>
              <w:t>0304</w:t>
            </w:r>
          </w:p>
        </w:tc>
        <w:tc>
          <w:tcPr>
            <w:tcW w:w="2880" w:type="dxa"/>
            <w:tcBorders>
              <w:top w:val="single" w:sz="4" w:space="0" w:color="auto"/>
              <w:bottom w:val="single" w:sz="4" w:space="0" w:color="auto"/>
            </w:tcBorders>
          </w:tcPr>
          <w:p w14:paraId="0F218A3E" w14:textId="77777777" w:rsidR="00980D3B" w:rsidRDefault="00980D3B">
            <w:pPr>
              <w:pStyle w:val="ComponentTableBody"/>
              <w:jc w:val="left"/>
              <w:rPr>
                <w:snapToGrid w:val="0"/>
                <w:lang w:val="it-IT"/>
              </w:rPr>
            </w:pPr>
            <w:r>
              <w:rPr>
                <w:snapToGrid w:val="0"/>
                <w:lang w:val="it-IT"/>
              </w:rPr>
              <w:t>Bed</w:t>
            </w:r>
          </w:p>
        </w:tc>
        <w:tc>
          <w:tcPr>
            <w:tcW w:w="1440" w:type="dxa"/>
            <w:tcBorders>
              <w:top w:val="single" w:sz="4" w:space="0" w:color="auto"/>
              <w:bottom w:val="single" w:sz="4" w:space="0" w:color="auto"/>
            </w:tcBorders>
          </w:tcPr>
          <w:p w14:paraId="14C11FED"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4FF291CD"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1C13423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BA68B65" w14:textId="77777777" w:rsidR="00980D3B" w:rsidRDefault="00980D3B">
            <w:pPr>
              <w:pStyle w:val="ComponentTableBody"/>
              <w:rPr>
                <w:lang w:val="it-IT"/>
              </w:rPr>
            </w:pPr>
            <w:r>
              <w:rPr>
                <w:lang w:val="it-IT"/>
              </w:rPr>
              <w:t>7</w:t>
            </w:r>
          </w:p>
        </w:tc>
        <w:tc>
          <w:tcPr>
            <w:tcW w:w="576" w:type="dxa"/>
            <w:tcBorders>
              <w:top w:val="single" w:sz="4" w:space="0" w:color="auto"/>
              <w:bottom w:val="single" w:sz="4" w:space="0" w:color="auto"/>
            </w:tcBorders>
          </w:tcPr>
          <w:p w14:paraId="3F3E9754"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5F40523F"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41A027D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824F444"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7CBB9F07" w14:textId="77777777" w:rsidR="00980D3B" w:rsidRDefault="00980D3B">
            <w:pPr>
              <w:pStyle w:val="ComponentTableBody"/>
              <w:rPr>
                <w:snapToGrid w:val="0"/>
                <w:color w:val="000000"/>
                <w:lang w:val="it-IT"/>
              </w:rPr>
            </w:pPr>
            <w:r>
              <w:rPr>
                <w:lang w:val="it-IT"/>
              </w:rPr>
              <w:t>Facility</w:t>
            </w:r>
          </w:p>
        </w:tc>
        <w:tc>
          <w:tcPr>
            <w:tcW w:w="1440" w:type="dxa"/>
            <w:tcBorders>
              <w:top w:val="single" w:sz="4" w:space="0" w:color="auto"/>
              <w:bottom w:val="single" w:sz="4" w:space="0" w:color="auto"/>
            </w:tcBorders>
          </w:tcPr>
          <w:p w14:paraId="44D0D6F0"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1AD297B9"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6B2FEE6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9DFFFB0" w14:textId="77777777" w:rsidR="00980D3B" w:rsidRDefault="00980D3B">
            <w:pPr>
              <w:pStyle w:val="ComponentTableBody"/>
            </w:pPr>
            <w:r>
              <w:t>8</w:t>
            </w:r>
          </w:p>
        </w:tc>
        <w:tc>
          <w:tcPr>
            <w:tcW w:w="576" w:type="dxa"/>
            <w:tcBorders>
              <w:top w:val="single" w:sz="4" w:space="0" w:color="auto"/>
              <w:bottom w:val="single" w:sz="4" w:space="0" w:color="auto"/>
            </w:tcBorders>
          </w:tcPr>
          <w:p w14:paraId="1160D643" w14:textId="77777777" w:rsidR="00980D3B" w:rsidRDefault="00980D3B">
            <w:pPr>
              <w:pStyle w:val="ComponentTableBody"/>
            </w:pPr>
            <w:r>
              <w:t>20</w:t>
            </w:r>
          </w:p>
        </w:tc>
        <w:tc>
          <w:tcPr>
            <w:tcW w:w="720" w:type="dxa"/>
            <w:tcBorders>
              <w:top w:val="single" w:sz="4" w:space="0" w:color="auto"/>
              <w:bottom w:val="single" w:sz="4" w:space="0" w:color="auto"/>
            </w:tcBorders>
          </w:tcPr>
          <w:p w14:paraId="4B087B37" w14:textId="77777777" w:rsidR="00980D3B" w:rsidRDefault="00980D3B">
            <w:pPr>
              <w:pStyle w:val="ComponentTableBody"/>
            </w:pPr>
            <w:r>
              <w:t>IS</w:t>
            </w:r>
          </w:p>
        </w:tc>
        <w:tc>
          <w:tcPr>
            <w:tcW w:w="576" w:type="dxa"/>
            <w:tcBorders>
              <w:top w:val="single" w:sz="4" w:space="0" w:color="auto"/>
              <w:bottom w:val="single" w:sz="4" w:space="0" w:color="auto"/>
            </w:tcBorders>
          </w:tcPr>
          <w:p w14:paraId="1F6BD3A2" w14:textId="77777777" w:rsidR="00980D3B" w:rsidRDefault="00980D3B">
            <w:pPr>
              <w:pStyle w:val="ComponentTableBody"/>
            </w:pPr>
            <w:r>
              <w:t>O</w:t>
            </w:r>
          </w:p>
        </w:tc>
        <w:tc>
          <w:tcPr>
            <w:tcW w:w="720" w:type="dxa"/>
            <w:tcBorders>
              <w:top w:val="single" w:sz="4" w:space="0" w:color="auto"/>
              <w:bottom w:val="single" w:sz="4" w:space="0" w:color="auto"/>
            </w:tcBorders>
          </w:tcPr>
          <w:p w14:paraId="06A2C1DA" w14:textId="77777777" w:rsidR="00980D3B" w:rsidRDefault="00980D3B">
            <w:pPr>
              <w:pStyle w:val="ComponentTableBody"/>
            </w:pPr>
            <w:r>
              <w:t>0306</w:t>
            </w:r>
          </w:p>
        </w:tc>
        <w:tc>
          <w:tcPr>
            <w:tcW w:w="2880" w:type="dxa"/>
            <w:tcBorders>
              <w:top w:val="single" w:sz="4" w:space="0" w:color="auto"/>
              <w:bottom w:val="single" w:sz="4" w:space="0" w:color="auto"/>
            </w:tcBorders>
          </w:tcPr>
          <w:p w14:paraId="2CF36D10" w14:textId="77777777" w:rsidR="00980D3B" w:rsidRDefault="00980D3B">
            <w:pPr>
              <w:pStyle w:val="ComponentTableBody"/>
              <w:rPr>
                <w:snapToGrid w:val="0"/>
                <w:color w:val="000000"/>
              </w:rPr>
            </w:pPr>
            <w:r>
              <w:t xml:space="preserve">Location Status </w:t>
            </w:r>
          </w:p>
        </w:tc>
        <w:tc>
          <w:tcPr>
            <w:tcW w:w="1440" w:type="dxa"/>
            <w:tcBorders>
              <w:top w:val="single" w:sz="4" w:space="0" w:color="auto"/>
              <w:bottom w:val="single" w:sz="4" w:space="0" w:color="auto"/>
            </w:tcBorders>
          </w:tcPr>
          <w:p w14:paraId="11ABC06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4FFFA3F"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3D2E051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8DA6D2B" w14:textId="77777777" w:rsidR="00980D3B" w:rsidRDefault="00980D3B">
            <w:pPr>
              <w:pStyle w:val="ComponentTableBody"/>
            </w:pPr>
            <w:r>
              <w:t>9</w:t>
            </w:r>
          </w:p>
        </w:tc>
        <w:tc>
          <w:tcPr>
            <w:tcW w:w="576" w:type="dxa"/>
            <w:tcBorders>
              <w:top w:val="single" w:sz="4" w:space="0" w:color="auto"/>
              <w:bottom w:val="single" w:sz="4" w:space="0" w:color="auto"/>
            </w:tcBorders>
          </w:tcPr>
          <w:p w14:paraId="5E9ACC7B" w14:textId="77777777" w:rsidR="00980D3B" w:rsidRDefault="00980D3B">
            <w:pPr>
              <w:pStyle w:val="ComponentTableBody"/>
            </w:pPr>
            <w:r>
              <w:t>20</w:t>
            </w:r>
          </w:p>
        </w:tc>
        <w:tc>
          <w:tcPr>
            <w:tcW w:w="720" w:type="dxa"/>
            <w:tcBorders>
              <w:top w:val="single" w:sz="4" w:space="0" w:color="auto"/>
              <w:bottom w:val="single" w:sz="4" w:space="0" w:color="auto"/>
            </w:tcBorders>
          </w:tcPr>
          <w:p w14:paraId="73A37DEC" w14:textId="77777777" w:rsidR="00980D3B" w:rsidRDefault="00980D3B">
            <w:pPr>
              <w:pStyle w:val="ComponentTableBody"/>
            </w:pPr>
            <w:r>
              <w:t>IS</w:t>
            </w:r>
          </w:p>
        </w:tc>
        <w:tc>
          <w:tcPr>
            <w:tcW w:w="576" w:type="dxa"/>
            <w:tcBorders>
              <w:top w:val="single" w:sz="4" w:space="0" w:color="auto"/>
              <w:bottom w:val="single" w:sz="4" w:space="0" w:color="auto"/>
            </w:tcBorders>
          </w:tcPr>
          <w:p w14:paraId="6222AE82"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678DA118" w14:textId="77777777" w:rsidR="00980D3B" w:rsidRDefault="00980D3B">
            <w:pPr>
              <w:pStyle w:val="ComponentTableBody"/>
              <w:rPr>
                <w:lang w:val="fr-FR"/>
              </w:rPr>
            </w:pPr>
            <w:r>
              <w:rPr>
                <w:lang w:val="fr-FR"/>
              </w:rPr>
              <w:t>0305</w:t>
            </w:r>
          </w:p>
        </w:tc>
        <w:tc>
          <w:tcPr>
            <w:tcW w:w="2880" w:type="dxa"/>
            <w:tcBorders>
              <w:top w:val="single" w:sz="4" w:space="0" w:color="auto"/>
              <w:bottom w:val="single" w:sz="4" w:space="0" w:color="auto"/>
            </w:tcBorders>
          </w:tcPr>
          <w:p w14:paraId="3F69F6D4" w14:textId="77777777" w:rsidR="00980D3B" w:rsidRDefault="00980D3B">
            <w:pPr>
              <w:pStyle w:val="ComponentTableBody"/>
              <w:rPr>
                <w:snapToGrid w:val="0"/>
                <w:color w:val="000000"/>
                <w:lang w:val="fr-FR"/>
              </w:rPr>
            </w:pPr>
            <w:r>
              <w:rPr>
                <w:lang w:val="fr-FR"/>
              </w:rPr>
              <w:t>Patient Loc</w:t>
            </w:r>
            <w:r>
              <w:rPr>
                <w:lang w:val="fr-FR"/>
              </w:rPr>
              <w:t>a</w:t>
            </w:r>
            <w:r>
              <w:rPr>
                <w:lang w:val="fr-FR"/>
              </w:rPr>
              <w:t>tion Type</w:t>
            </w:r>
          </w:p>
        </w:tc>
        <w:tc>
          <w:tcPr>
            <w:tcW w:w="1440" w:type="dxa"/>
            <w:tcBorders>
              <w:top w:val="single" w:sz="4" w:space="0" w:color="auto"/>
              <w:bottom w:val="single" w:sz="4" w:space="0" w:color="auto"/>
            </w:tcBorders>
          </w:tcPr>
          <w:p w14:paraId="5F2EE613"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253D568C"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30D2BCB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985063D" w14:textId="77777777" w:rsidR="00980D3B" w:rsidRDefault="00980D3B">
            <w:pPr>
              <w:pStyle w:val="ComponentTableBody"/>
            </w:pPr>
            <w:r>
              <w:t>10</w:t>
            </w:r>
          </w:p>
        </w:tc>
        <w:tc>
          <w:tcPr>
            <w:tcW w:w="576" w:type="dxa"/>
            <w:tcBorders>
              <w:top w:val="single" w:sz="4" w:space="0" w:color="auto"/>
              <w:bottom w:val="single" w:sz="4" w:space="0" w:color="auto"/>
            </w:tcBorders>
          </w:tcPr>
          <w:p w14:paraId="6F4D1A50" w14:textId="77777777" w:rsidR="00980D3B" w:rsidRDefault="00980D3B">
            <w:pPr>
              <w:pStyle w:val="ComponentTableBody"/>
            </w:pPr>
            <w:r>
              <w:t>20</w:t>
            </w:r>
          </w:p>
        </w:tc>
        <w:tc>
          <w:tcPr>
            <w:tcW w:w="720" w:type="dxa"/>
            <w:tcBorders>
              <w:top w:val="single" w:sz="4" w:space="0" w:color="auto"/>
              <w:bottom w:val="single" w:sz="4" w:space="0" w:color="auto"/>
            </w:tcBorders>
          </w:tcPr>
          <w:p w14:paraId="7BF76C30" w14:textId="77777777" w:rsidR="00980D3B" w:rsidRDefault="00980D3B">
            <w:pPr>
              <w:pStyle w:val="ComponentTableBody"/>
            </w:pPr>
            <w:r>
              <w:t>IS</w:t>
            </w:r>
          </w:p>
        </w:tc>
        <w:tc>
          <w:tcPr>
            <w:tcW w:w="576" w:type="dxa"/>
            <w:tcBorders>
              <w:top w:val="single" w:sz="4" w:space="0" w:color="auto"/>
              <w:bottom w:val="single" w:sz="4" w:space="0" w:color="auto"/>
            </w:tcBorders>
          </w:tcPr>
          <w:p w14:paraId="5DFE7AD3" w14:textId="77777777" w:rsidR="00980D3B" w:rsidRDefault="00980D3B">
            <w:pPr>
              <w:pStyle w:val="ComponentTableBody"/>
            </w:pPr>
            <w:r>
              <w:t>O</w:t>
            </w:r>
          </w:p>
        </w:tc>
        <w:tc>
          <w:tcPr>
            <w:tcW w:w="720" w:type="dxa"/>
            <w:tcBorders>
              <w:top w:val="single" w:sz="4" w:space="0" w:color="auto"/>
              <w:bottom w:val="single" w:sz="4" w:space="0" w:color="auto"/>
            </w:tcBorders>
          </w:tcPr>
          <w:p w14:paraId="06BAE791" w14:textId="77777777" w:rsidR="00980D3B" w:rsidRDefault="00980D3B">
            <w:pPr>
              <w:pStyle w:val="ComponentTableBody"/>
            </w:pPr>
            <w:r>
              <w:t>0307</w:t>
            </w:r>
          </w:p>
        </w:tc>
        <w:tc>
          <w:tcPr>
            <w:tcW w:w="2880" w:type="dxa"/>
            <w:tcBorders>
              <w:top w:val="single" w:sz="4" w:space="0" w:color="auto"/>
              <w:bottom w:val="single" w:sz="4" w:space="0" w:color="auto"/>
            </w:tcBorders>
          </w:tcPr>
          <w:p w14:paraId="4B526344" w14:textId="77777777" w:rsidR="00980D3B" w:rsidRDefault="00980D3B">
            <w:pPr>
              <w:pStyle w:val="ComponentTableBody"/>
              <w:rPr>
                <w:snapToGrid w:val="0"/>
                <w:color w:val="000000"/>
              </w:rPr>
            </w:pPr>
            <w:r>
              <w:t xml:space="preserve">Building </w:t>
            </w:r>
          </w:p>
        </w:tc>
        <w:tc>
          <w:tcPr>
            <w:tcW w:w="1440" w:type="dxa"/>
            <w:tcBorders>
              <w:top w:val="single" w:sz="4" w:space="0" w:color="auto"/>
              <w:bottom w:val="single" w:sz="4" w:space="0" w:color="auto"/>
            </w:tcBorders>
          </w:tcPr>
          <w:p w14:paraId="32B70D6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3892EBC"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3E585D92"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F9F5B5B" w14:textId="77777777" w:rsidR="00980D3B" w:rsidRDefault="00980D3B">
            <w:pPr>
              <w:pStyle w:val="ComponentTableBody"/>
            </w:pPr>
            <w:r>
              <w:t>11</w:t>
            </w:r>
          </w:p>
        </w:tc>
        <w:tc>
          <w:tcPr>
            <w:tcW w:w="576" w:type="dxa"/>
            <w:tcBorders>
              <w:top w:val="single" w:sz="4" w:space="0" w:color="auto"/>
              <w:bottom w:val="double" w:sz="4" w:space="0" w:color="auto"/>
            </w:tcBorders>
          </w:tcPr>
          <w:p w14:paraId="3F806A7B" w14:textId="77777777" w:rsidR="00980D3B" w:rsidRDefault="00980D3B">
            <w:pPr>
              <w:pStyle w:val="ComponentTableBody"/>
            </w:pPr>
            <w:r>
              <w:t>20</w:t>
            </w:r>
          </w:p>
        </w:tc>
        <w:tc>
          <w:tcPr>
            <w:tcW w:w="720" w:type="dxa"/>
            <w:tcBorders>
              <w:top w:val="single" w:sz="4" w:space="0" w:color="auto"/>
              <w:bottom w:val="double" w:sz="4" w:space="0" w:color="auto"/>
            </w:tcBorders>
          </w:tcPr>
          <w:p w14:paraId="3C81C1E8" w14:textId="77777777" w:rsidR="00980D3B" w:rsidRDefault="00980D3B">
            <w:pPr>
              <w:pStyle w:val="ComponentTableBody"/>
            </w:pPr>
            <w:r>
              <w:t>IS</w:t>
            </w:r>
          </w:p>
        </w:tc>
        <w:tc>
          <w:tcPr>
            <w:tcW w:w="576" w:type="dxa"/>
            <w:tcBorders>
              <w:top w:val="single" w:sz="4" w:space="0" w:color="auto"/>
              <w:bottom w:val="double" w:sz="4" w:space="0" w:color="auto"/>
            </w:tcBorders>
          </w:tcPr>
          <w:p w14:paraId="58F8B739" w14:textId="77777777" w:rsidR="00980D3B" w:rsidRDefault="00980D3B">
            <w:pPr>
              <w:pStyle w:val="ComponentTableBody"/>
            </w:pPr>
            <w:r>
              <w:t>O</w:t>
            </w:r>
          </w:p>
        </w:tc>
        <w:tc>
          <w:tcPr>
            <w:tcW w:w="720" w:type="dxa"/>
            <w:tcBorders>
              <w:top w:val="single" w:sz="4" w:space="0" w:color="auto"/>
              <w:bottom w:val="double" w:sz="4" w:space="0" w:color="auto"/>
            </w:tcBorders>
          </w:tcPr>
          <w:p w14:paraId="5899ECA8" w14:textId="77777777" w:rsidR="00980D3B" w:rsidRDefault="00980D3B">
            <w:pPr>
              <w:pStyle w:val="ComponentTableBody"/>
            </w:pPr>
            <w:r>
              <w:t>0308</w:t>
            </w:r>
          </w:p>
        </w:tc>
        <w:tc>
          <w:tcPr>
            <w:tcW w:w="2880" w:type="dxa"/>
            <w:tcBorders>
              <w:top w:val="single" w:sz="4" w:space="0" w:color="auto"/>
              <w:bottom w:val="double" w:sz="4" w:space="0" w:color="auto"/>
            </w:tcBorders>
          </w:tcPr>
          <w:p w14:paraId="2418D8E7" w14:textId="77777777" w:rsidR="00980D3B" w:rsidRDefault="00980D3B">
            <w:pPr>
              <w:pStyle w:val="ComponentTableBody"/>
              <w:jc w:val="left"/>
            </w:pPr>
            <w:r>
              <w:rPr>
                <w:snapToGrid w:val="0"/>
              </w:rPr>
              <w:t>Floor</w:t>
            </w:r>
          </w:p>
        </w:tc>
        <w:tc>
          <w:tcPr>
            <w:tcW w:w="1440" w:type="dxa"/>
            <w:tcBorders>
              <w:top w:val="single" w:sz="4" w:space="0" w:color="auto"/>
              <w:bottom w:val="double" w:sz="4" w:space="0" w:color="auto"/>
            </w:tcBorders>
          </w:tcPr>
          <w:p w14:paraId="6845D0A9"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962CCD1"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bl>
    <w:p w14:paraId="5F0A763D" w14:textId="77777777" w:rsidR="00980D3B" w:rsidRDefault="00980D3B">
      <w:pPr>
        <w:pStyle w:val="NormalIndented"/>
      </w:pPr>
      <w:r>
        <w:t xml:space="preserve">Definition: Specifies the name of the person performing a service, when the person performed the service and where the person performed the service. </w:t>
      </w:r>
    </w:p>
    <w:p w14:paraId="2F66F7F3" w14:textId="77777777" w:rsidR="00980D3B" w:rsidRDefault="00980D3B">
      <w:pPr>
        <w:pStyle w:val="Note"/>
        <w:tabs>
          <w:tab w:val="left" w:pos="1440"/>
        </w:tabs>
        <w:rPr>
          <w:snapToGrid w:val="0"/>
        </w:rPr>
      </w:pPr>
      <w:r>
        <w:rPr>
          <w:rStyle w:val="Strong"/>
        </w:rPr>
        <w:t>Maximum Length:</w:t>
      </w:r>
      <w:r>
        <w:t xml:space="preserve"> 835 </w:t>
      </w:r>
    </w:p>
    <w:p w14:paraId="1C42ED70" w14:textId="77777777" w:rsidR="00980D3B" w:rsidRDefault="00980D3B"/>
    <w:p w14:paraId="4E9B9217" w14:textId="77777777" w:rsidR="00980D3B" w:rsidRDefault="00980D3B">
      <w:pPr>
        <w:pStyle w:val="Note"/>
        <w:tabs>
          <w:tab w:val="left" w:pos="1440"/>
        </w:tabs>
      </w:pPr>
      <w:r>
        <w:rPr>
          <w:rStyle w:val="Strong"/>
        </w:rPr>
        <w:t>Note:</w:t>
      </w:r>
      <w:r>
        <w:t xml:space="preserve"> Replaces the CM data type used in sections 4.5.3.32 and 7.4.1.32-( OBR-32), 4.5.3.33 and 7.4.1.33  - ( OBR-33) 4.5.3.34 and 7.4.1.34 - ( OBR-34) 4.5.3.35 and 7.4.1.35 - ( OBR-35) as of v 2.5.</w:t>
      </w:r>
    </w:p>
    <w:p w14:paraId="4140633B" w14:textId="77777777" w:rsidR="00980D3B" w:rsidRDefault="00980D3B">
      <w:pPr>
        <w:pStyle w:val="Heading4"/>
        <w:rPr>
          <w:vanish/>
        </w:rPr>
      </w:pPr>
    </w:p>
    <w:p w14:paraId="5E2BB755" w14:textId="77777777" w:rsidR="00980D3B" w:rsidRDefault="00980D3B">
      <w:pPr>
        <w:pStyle w:val="Heading4"/>
      </w:pPr>
      <w:r>
        <w:t>Name (CNN)</w:t>
      </w:r>
    </w:p>
    <w:p w14:paraId="4E251D1B" w14:textId="77777777" w:rsidR="00980D3B" w:rsidRDefault="00980D3B">
      <w:pPr>
        <w:pStyle w:val="NormalIndented"/>
      </w:pPr>
      <w:r>
        <w:t>Definition: This component specifies the name of the person performing a ser</w:t>
      </w:r>
      <w:r>
        <w:t>v</w:t>
      </w:r>
      <w:r>
        <w:t xml:space="preserve">ice. </w:t>
      </w:r>
    </w:p>
    <w:p w14:paraId="00DA7DDD" w14:textId="77777777" w:rsidR="00980D3B" w:rsidRDefault="00980D3B">
      <w:pPr>
        <w:pStyle w:val="Heading4"/>
      </w:pPr>
      <w:r>
        <w:t>Start date/time (TS)</w:t>
      </w:r>
    </w:p>
    <w:p w14:paraId="591B2DB9" w14:textId="77777777" w:rsidR="00980D3B" w:rsidRDefault="00980D3B">
      <w:pPr>
        <w:pStyle w:val="NormalIndented"/>
      </w:pPr>
      <w:r>
        <w:t>Definition: This component specifies the starting date and time for when the person is performing the ser</w:t>
      </w:r>
      <w:r>
        <w:t>v</w:t>
      </w:r>
      <w:r>
        <w:t>ice.</w:t>
      </w:r>
    </w:p>
    <w:p w14:paraId="02B5F305" w14:textId="77777777" w:rsidR="00980D3B" w:rsidRDefault="00980D3B">
      <w:pPr>
        <w:pStyle w:val="Heading4"/>
      </w:pPr>
      <w:r>
        <w:t>End Date/time (TS)</w:t>
      </w:r>
    </w:p>
    <w:p w14:paraId="1938B978" w14:textId="77777777" w:rsidR="00980D3B" w:rsidRDefault="00980D3B">
      <w:pPr>
        <w:pStyle w:val="NormalIndented"/>
      </w:pPr>
      <w:r>
        <w:t xml:space="preserve">Definition: This component specifies the ending date and time for when the person is performing the service. </w:t>
      </w:r>
    </w:p>
    <w:p w14:paraId="30300258" w14:textId="77777777" w:rsidR="00980D3B" w:rsidRDefault="00980D3B">
      <w:pPr>
        <w:pStyle w:val="Heading4"/>
      </w:pPr>
      <w:r>
        <w:rPr>
          <w:snapToGrid w:val="0"/>
        </w:rPr>
        <w:lastRenderedPageBreak/>
        <w:t>Point of Care</w:t>
      </w:r>
      <w:r>
        <w:t xml:space="preserve"> (IS)</w:t>
      </w:r>
    </w:p>
    <w:p w14:paraId="3CD6BAF7" w14:textId="77777777" w:rsidR="00980D3B" w:rsidRDefault="00980D3B">
      <w:pPr>
        <w:pStyle w:val="NormalIndented"/>
      </w:pPr>
      <w:r>
        <w:t>Definition: This component specifies the code for the point where patient care is administered. It is cond</w:t>
      </w:r>
      <w:r>
        <w:t>i</w:t>
      </w:r>
      <w:r>
        <w:t xml:space="preserve">tional on NDL. 9 Person Location Type (e.g., nursing unit or department or clinic). After floor, it is the most general patient location designation. Refer to </w:t>
      </w:r>
      <w:hyperlink w:anchor="HL70302" w:history="1">
        <w:r>
          <w:rPr>
            <w:rStyle w:val="HyperlinkText"/>
          </w:rPr>
          <w:t>User-defined Table 0302 - Point of care</w:t>
        </w:r>
      </w:hyperlink>
      <w:r>
        <w:t xml:space="preserve"> for su</w:t>
      </w:r>
      <w:r>
        <w:t>g</w:t>
      </w:r>
      <w:r>
        <w:t>gested va</w:t>
      </w:r>
      <w:r>
        <w:t>l</w:t>
      </w:r>
      <w:r>
        <w:t>ues</w:t>
      </w:r>
    </w:p>
    <w:p w14:paraId="14CF7D22" w14:textId="77777777" w:rsidR="00980D3B" w:rsidRDefault="00980D3B">
      <w:pPr>
        <w:pStyle w:val="Heading4"/>
      </w:pPr>
      <w:r>
        <w:rPr>
          <w:snapToGrid w:val="0"/>
        </w:rPr>
        <w:t>Room</w:t>
      </w:r>
      <w:r>
        <w:t xml:space="preserve"> (IS)</w:t>
      </w:r>
    </w:p>
    <w:p w14:paraId="77004E4D" w14:textId="77777777" w:rsidR="00980D3B" w:rsidRDefault="00980D3B">
      <w:pPr>
        <w:pStyle w:val="NormalIndented"/>
      </w:pPr>
      <w:r>
        <w:t xml:space="preserve">Definition: Patient room. After point of care, it is the most general location designation. Refer to </w:t>
      </w:r>
      <w:hyperlink w:anchor="HL70303" w:history="1">
        <w:r>
          <w:rPr>
            <w:rStyle w:val="HyperlinkText"/>
          </w:rPr>
          <w:t>User-defined Table 0303 - Room</w:t>
        </w:r>
      </w:hyperlink>
      <w:r>
        <w:t xml:space="preserve"> for suggested values.</w:t>
      </w:r>
    </w:p>
    <w:p w14:paraId="61C8CEB7" w14:textId="77777777" w:rsidR="00980D3B" w:rsidRDefault="00980D3B">
      <w:pPr>
        <w:pStyle w:val="Heading4"/>
      </w:pPr>
      <w:r>
        <w:rPr>
          <w:snapToGrid w:val="0"/>
        </w:rPr>
        <w:t>Bed</w:t>
      </w:r>
      <w:r>
        <w:t xml:space="preserve"> (IS)</w:t>
      </w:r>
    </w:p>
    <w:p w14:paraId="6FAF2E4D" w14:textId="77777777" w:rsidR="00980D3B" w:rsidRDefault="00980D3B">
      <w:pPr>
        <w:pStyle w:val="NormalIndented"/>
      </w:pPr>
      <w:r>
        <w:t xml:space="preserve">Definition: This component specifies the code for the patient's bed. After room, it is the most general location designation. Refer to </w:t>
      </w:r>
      <w:hyperlink w:anchor="HL70304" w:history="1">
        <w:r>
          <w:rPr>
            <w:rStyle w:val="HyperlinkText"/>
          </w:rPr>
          <w:t>User-defined Table 0304 - Bed</w:t>
        </w:r>
      </w:hyperlink>
      <w:r>
        <w:t xml:space="preserve"> for suggested values.</w:t>
      </w:r>
    </w:p>
    <w:p w14:paraId="2E90286D" w14:textId="77777777" w:rsidR="00980D3B" w:rsidRDefault="00980D3B">
      <w:pPr>
        <w:pStyle w:val="Heading4"/>
      </w:pPr>
      <w:r>
        <w:rPr>
          <w:snapToGrid w:val="0"/>
        </w:rPr>
        <w:t>Facility</w:t>
      </w:r>
      <w:r>
        <w:t xml:space="preserve"> (HD)</w:t>
      </w:r>
    </w:p>
    <w:p w14:paraId="6B6B992A" w14:textId="77777777" w:rsidR="00980D3B" w:rsidRDefault="00980D3B">
      <w:pPr>
        <w:pStyle w:val="NormalIndented"/>
      </w:pPr>
      <w:r>
        <w:t>Definition: This component is subject to site interpretation but generally describes the highest level phys</w:t>
      </w:r>
      <w:r>
        <w:t>i</w:t>
      </w:r>
      <w:r>
        <w:t xml:space="preserve">cal designation of an institution, medical center or enterprise. It is the most general location designation. </w:t>
      </w:r>
    </w:p>
    <w:p w14:paraId="19DFC99C" w14:textId="77777777" w:rsidR="00980D3B" w:rsidRDefault="00980D3B">
      <w:pPr>
        <w:pStyle w:val="Heading4"/>
      </w:pPr>
      <w:r>
        <w:t>Location Status (IS)</w:t>
      </w:r>
    </w:p>
    <w:p w14:paraId="39462822" w14:textId="77777777" w:rsidR="00980D3B" w:rsidRDefault="00980D3B">
      <w:pPr>
        <w:pStyle w:val="NormalIndented"/>
      </w:pPr>
      <w:r>
        <w:t xml:space="preserve">Definition: This component specifies the code for the status or availability of the location. For example, it may convey bed status. Refer to </w:t>
      </w:r>
      <w:hyperlink w:anchor="HL70306" w:history="1">
        <w:r>
          <w:rPr>
            <w:rStyle w:val="HyperlinkText"/>
          </w:rPr>
          <w:t>User-defined Table 0306 - Location status</w:t>
        </w:r>
      </w:hyperlink>
      <w:r>
        <w:t xml:space="preserve"> for suggested values.</w:t>
      </w:r>
    </w:p>
    <w:p w14:paraId="537E7E9C" w14:textId="77777777" w:rsidR="00980D3B" w:rsidRDefault="00980D3B">
      <w:pPr>
        <w:pStyle w:val="Heading4"/>
      </w:pPr>
      <w:r>
        <w:t>Location Type (IS)</w:t>
      </w:r>
    </w:p>
    <w:p w14:paraId="36CC13D8" w14:textId="77777777" w:rsidR="00980D3B" w:rsidRDefault="00980D3B">
      <w:pPr>
        <w:pStyle w:val="NormalIndented"/>
      </w:pPr>
      <w:r>
        <w:t>Definition: Location type is the categorization of the location defined by facility, building, floor, point of care, room or bed. Although not a required field, when used, it may be the only populated field. Usually i</w:t>
      </w:r>
      <w:r>
        <w:t>n</w:t>
      </w:r>
      <w:r>
        <w:t xml:space="preserve">cludes values such as nursing unit, department, clinic, SNF, physician’s office. Refer to </w:t>
      </w:r>
      <w:hyperlink w:anchor="HL70305" w:history="1">
        <w:r>
          <w:rPr>
            <w:rStyle w:val="HyperlinkText"/>
          </w:rPr>
          <w:t>User-defined Table 0305 - Person location type</w:t>
        </w:r>
      </w:hyperlink>
      <w:r>
        <w:t xml:space="preserve"> for suggested values.</w:t>
      </w:r>
    </w:p>
    <w:p w14:paraId="4E2211E5" w14:textId="77777777" w:rsidR="00980D3B" w:rsidRDefault="00980D3B">
      <w:pPr>
        <w:pStyle w:val="Heading4"/>
      </w:pPr>
      <w:r>
        <w:t>Building (IS)</w:t>
      </w:r>
    </w:p>
    <w:p w14:paraId="0C156286" w14:textId="77777777" w:rsidR="00980D3B" w:rsidRDefault="00980D3B">
      <w:pPr>
        <w:pStyle w:val="NormalIndented"/>
      </w:pPr>
      <w:r>
        <w:t xml:space="preserve">Definition: This component specifies the code for the building where the person is located. After facility, it is the most general location designation. Refer to </w:t>
      </w:r>
      <w:hyperlink w:anchor="HL70307" w:history="1">
        <w:r>
          <w:rPr>
            <w:rStyle w:val="HyperlinkText"/>
          </w:rPr>
          <w:t>User-defined Table 0307 - Building</w:t>
        </w:r>
      </w:hyperlink>
      <w:r>
        <w:t xml:space="preserve"> for suggested values.</w:t>
      </w:r>
    </w:p>
    <w:p w14:paraId="2B716A79" w14:textId="77777777" w:rsidR="00980D3B" w:rsidRDefault="00980D3B">
      <w:pPr>
        <w:pStyle w:val="Heading4"/>
      </w:pPr>
      <w:r>
        <w:t>Floor (IS)</w:t>
      </w:r>
    </w:p>
    <w:p w14:paraId="390E7BD9" w14:textId="77777777" w:rsidR="00980D3B" w:rsidRDefault="00980D3B">
      <w:pPr>
        <w:pStyle w:val="NormalIndented"/>
      </w:pPr>
      <w:r>
        <w:t xml:space="preserve">Definition: This component specifies the code for the floor where the person is located. After building, it is the most general location designation. Refer to </w:t>
      </w:r>
      <w:hyperlink w:anchor="HL70308" w:history="1">
        <w:r>
          <w:rPr>
            <w:rStyle w:val="HyperlinkText"/>
          </w:rPr>
          <w:t>User-defined Table 0308 - Floor</w:t>
        </w:r>
      </w:hyperlink>
      <w:r>
        <w:t xml:space="preserve"> for suggested values.</w:t>
      </w:r>
    </w:p>
    <w:p w14:paraId="7BB21024" w14:textId="77777777" w:rsidR="00980D3B" w:rsidRDefault="00980D3B">
      <w:pPr>
        <w:pStyle w:val="Heading3"/>
      </w:pPr>
      <w:r>
        <w:fldChar w:fldCharType="begin"/>
      </w:r>
      <w:r>
        <w:instrText>xe "NM"</w:instrText>
      </w:r>
      <w:r>
        <w:fldChar w:fldCharType="end"/>
      </w:r>
      <w:r>
        <w:fldChar w:fldCharType="begin"/>
      </w:r>
      <w:r>
        <w:instrText>xe "Data types: NM"</w:instrText>
      </w:r>
      <w:r>
        <w:fldChar w:fldCharType="end"/>
      </w:r>
      <w:bookmarkStart w:id="1017" w:name="_Ref358257678"/>
      <w:bookmarkStart w:id="1018" w:name="_Toc359236026"/>
      <w:bookmarkStart w:id="1019" w:name="_Toc498145988"/>
      <w:bookmarkStart w:id="1020" w:name="_Toc527864557"/>
      <w:bookmarkStart w:id="1021" w:name="_Toc527866029"/>
      <w:bookmarkStart w:id="1022" w:name="_Toc528481896"/>
      <w:bookmarkStart w:id="1023" w:name="_Toc528482401"/>
      <w:bookmarkStart w:id="1024" w:name="_Toc528482700"/>
      <w:bookmarkStart w:id="1025" w:name="_Toc528482825"/>
      <w:bookmarkStart w:id="1026" w:name="_Toc528486133"/>
      <w:bookmarkStart w:id="1027" w:name="_Toc536689756"/>
      <w:bookmarkStart w:id="1028" w:name="_Toc496501"/>
      <w:bookmarkStart w:id="1029" w:name="_Toc524848"/>
      <w:bookmarkStart w:id="1030" w:name="_Toc1802431"/>
      <w:bookmarkStart w:id="1031" w:name="_Toc22448426"/>
      <w:bookmarkStart w:id="1032" w:name="_Toc22697618"/>
      <w:bookmarkStart w:id="1033" w:name="_Toc24273653"/>
      <w:r>
        <w:t>NM - numeric</w:t>
      </w:r>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r>
        <w:t xml:space="preserve">  </w:t>
      </w:r>
    </w:p>
    <w:p w14:paraId="79222CE3" w14:textId="77777777" w:rsidR="00980D3B" w:rsidRDefault="00980D3B">
      <w:pPr>
        <w:pStyle w:val="ComponentTableCaption"/>
      </w:pPr>
      <w:bookmarkStart w:id="1034" w:name="NM"/>
      <w:r>
        <w:t>HL7 Component Table - NM – Numeric</w:t>
      </w:r>
      <w:r>
        <w:fldChar w:fldCharType="begin"/>
      </w:r>
      <w:r>
        <w:instrText xml:space="preserve"> XE "HL7 Component Table - NM" </w:instrText>
      </w:r>
      <w:r>
        <w:fldChar w:fldCharType="end"/>
      </w:r>
      <w:bookmarkEnd w:id="103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D16A05A"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F20EB64"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1CF31699"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34B6B90F"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60E6473E"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D480AB5"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FCFC541"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70CF200F"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550DCA4C" w14:textId="77777777" w:rsidR="00980D3B" w:rsidRDefault="00980D3B">
            <w:pPr>
              <w:pStyle w:val="ComponentTableHeader"/>
              <w:jc w:val="left"/>
              <w:rPr>
                <w:b w:val="0"/>
                <w:lang w:val="fr-FR"/>
              </w:rPr>
            </w:pPr>
            <w:r>
              <w:rPr>
                <w:lang w:val="fr-FR"/>
              </w:rPr>
              <w:t>SEC.REF.</w:t>
            </w:r>
          </w:p>
        </w:tc>
      </w:tr>
      <w:tr w:rsidR="00980D3B" w14:paraId="3A550D89"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8124EE6" w14:textId="77777777" w:rsidR="00980D3B" w:rsidRDefault="00980D3B">
            <w:pPr>
              <w:pStyle w:val="ComponentTableBody"/>
              <w:rPr>
                <w:sz w:val="16"/>
                <w:lang w:val="fr-FR"/>
              </w:rPr>
            </w:pPr>
          </w:p>
        </w:tc>
        <w:tc>
          <w:tcPr>
            <w:tcW w:w="576" w:type="dxa"/>
            <w:tcBorders>
              <w:top w:val="single" w:sz="4" w:space="0" w:color="auto"/>
              <w:bottom w:val="double" w:sz="4" w:space="0" w:color="auto"/>
            </w:tcBorders>
          </w:tcPr>
          <w:p w14:paraId="31699BDB" w14:textId="77777777" w:rsidR="00980D3B" w:rsidRDefault="00980D3B">
            <w:pPr>
              <w:pStyle w:val="ComponentTableBody"/>
            </w:pPr>
            <w:r>
              <w:t>16</w:t>
            </w:r>
          </w:p>
        </w:tc>
        <w:tc>
          <w:tcPr>
            <w:tcW w:w="720" w:type="dxa"/>
            <w:tcBorders>
              <w:top w:val="single" w:sz="4" w:space="0" w:color="auto"/>
              <w:bottom w:val="double" w:sz="4" w:space="0" w:color="auto"/>
            </w:tcBorders>
          </w:tcPr>
          <w:p w14:paraId="3B8CF348" w14:textId="77777777" w:rsidR="00980D3B" w:rsidRDefault="00980D3B">
            <w:pPr>
              <w:pStyle w:val="ComponentTableBody"/>
              <w:rPr>
                <w:sz w:val="16"/>
              </w:rPr>
            </w:pPr>
          </w:p>
        </w:tc>
        <w:tc>
          <w:tcPr>
            <w:tcW w:w="576" w:type="dxa"/>
            <w:tcBorders>
              <w:top w:val="single" w:sz="4" w:space="0" w:color="auto"/>
              <w:bottom w:val="double" w:sz="4" w:space="0" w:color="auto"/>
            </w:tcBorders>
          </w:tcPr>
          <w:p w14:paraId="295DD904" w14:textId="77777777" w:rsidR="00980D3B" w:rsidRDefault="00980D3B">
            <w:pPr>
              <w:pStyle w:val="ComponentTableBody"/>
              <w:rPr>
                <w:sz w:val="16"/>
              </w:rPr>
            </w:pPr>
          </w:p>
        </w:tc>
        <w:tc>
          <w:tcPr>
            <w:tcW w:w="720" w:type="dxa"/>
            <w:tcBorders>
              <w:top w:val="single" w:sz="4" w:space="0" w:color="auto"/>
              <w:bottom w:val="double" w:sz="4" w:space="0" w:color="auto"/>
            </w:tcBorders>
          </w:tcPr>
          <w:p w14:paraId="105B295A" w14:textId="77777777" w:rsidR="00980D3B" w:rsidRDefault="00980D3B">
            <w:pPr>
              <w:pStyle w:val="ComponentTableBody"/>
              <w:rPr>
                <w:sz w:val="16"/>
              </w:rPr>
            </w:pPr>
          </w:p>
        </w:tc>
        <w:tc>
          <w:tcPr>
            <w:tcW w:w="2880" w:type="dxa"/>
            <w:tcBorders>
              <w:top w:val="single" w:sz="4" w:space="0" w:color="auto"/>
              <w:bottom w:val="double" w:sz="4" w:space="0" w:color="auto"/>
            </w:tcBorders>
          </w:tcPr>
          <w:p w14:paraId="144E0C55" w14:textId="77777777" w:rsidR="00980D3B" w:rsidRDefault="00980D3B">
            <w:pPr>
              <w:pStyle w:val="ComponentTableBody"/>
              <w:jc w:val="left"/>
            </w:pPr>
            <w:r>
              <w:t>Numeric</w:t>
            </w:r>
          </w:p>
        </w:tc>
        <w:tc>
          <w:tcPr>
            <w:tcW w:w="1440" w:type="dxa"/>
            <w:tcBorders>
              <w:top w:val="single" w:sz="4" w:space="0" w:color="auto"/>
              <w:bottom w:val="double" w:sz="4" w:space="0" w:color="auto"/>
            </w:tcBorders>
          </w:tcPr>
          <w:p w14:paraId="113BD9EB"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023D953" w14:textId="77777777" w:rsidR="00980D3B" w:rsidRDefault="00980D3B">
            <w:pPr>
              <w:pStyle w:val="ComponentTableBody"/>
              <w:rPr>
                <w:sz w:val="16"/>
              </w:rPr>
            </w:pPr>
          </w:p>
        </w:tc>
      </w:tr>
    </w:tbl>
    <w:p w14:paraId="6BF50613" w14:textId="77777777" w:rsidR="00980D3B" w:rsidRDefault="00980D3B">
      <w:pPr>
        <w:pStyle w:val="NormalIndented"/>
      </w:pPr>
      <w:r>
        <w:t xml:space="preserve">Definition: A number represented as a series of ASCII numeric characters consisting of an optional leading sign (+ or -), the digits and an optional decimal point. In the absence of a sign, the number is assumed to be positive. If there is no decimal point the number is assumed to be an integer. </w:t>
      </w:r>
    </w:p>
    <w:p w14:paraId="31F707C8" w14:textId="77777777" w:rsidR="00980D3B" w:rsidRDefault="00980D3B">
      <w:pPr>
        <w:pStyle w:val="Note"/>
        <w:tabs>
          <w:tab w:val="left" w:pos="1440"/>
        </w:tabs>
        <w:rPr>
          <w:snapToGrid w:val="0"/>
        </w:rPr>
      </w:pPr>
      <w:r>
        <w:rPr>
          <w:rStyle w:val="Strong"/>
        </w:rPr>
        <w:t>Maximum Length:</w:t>
      </w:r>
      <w:r>
        <w:t xml:space="preserve"> 16</w:t>
      </w:r>
    </w:p>
    <w:p w14:paraId="6CF24750" w14:textId="77777777" w:rsidR="00980D3B" w:rsidRDefault="00980D3B">
      <w:pPr>
        <w:pStyle w:val="NormalIndented"/>
        <w:keepNext/>
      </w:pPr>
      <w:r>
        <w:lastRenderedPageBreak/>
        <w:t>Examples:</w:t>
      </w:r>
    </w:p>
    <w:p w14:paraId="25A6C917" w14:textId="77777777" w:rsidR="00980D3B" w:rsidRDefault="00980D3B">
      <w:pPr>
        <w:pStyle w:val="Example"/>
        <w:rPr>
          <w:noProof w:val="0"/>
        </w:rPr>
      </w:pPr>
      <w:r>
        <w:rPr>
          <w:noProof w:val="0"/>
        </w:rPr>
        <w:t>|999|</w:t>
      </w:r>
    </w:p>
    <w:p w14:paraId="0A7D491B" w14:textId="77777777" w:rsidR="00980D3B" w:rsidRDefault="00980D3B">
      <w:pPr>
        <w:pStyle w:val="Example"/>
      </w:pPr>
      <w:r>
        <w:rPr>
          <w:noProof w:val="0"/>
        </w:rPr>
        <w:t>|</w:t>
      </w:r>
      <w:r>
        <w:rPr>
          <w:noProof w:val="0"/>
        </w:rPr>
        <w:noBreakHyphen/>
        <w:t>123.792|</w:t>
      </w:r>
    </w:p>
    <w:p w14:paraId="036A4ACF" w14:textId="77777777" w:rsidR="00980D3B" w:rsidRDefault="00980D3B">
      <w:pPr>
        <w:pStyle w:val="NormalIndented"/>
      </w:pPr>
      <w:r>
        <w:t>Leading zeros, or trailing zeros after a decimal point, are not significant. For example, the following two values with different representations, “01.20” and “1.2," are identical. Except for the optional leading sign (+ or -) and the optional decimal point (.), no non-numeric ASCII characters are allowed. Thus, the value &lt;12 should be encoded as a structured numeric (SN) (preferred) or as a string (ST) (allowed, but not pr</w:t>
      </w:r>
      <w:r>
        <w:t>e</w:t>
      </w:r>
      <w:r>
        <w:t>ferred) data type.</w:t>
      </w:r>
    </w:p>
    <w:p w14:paraId="1FC48AF1" w14:textId="77777777" w:rsidR="00980D3B" w:rsidRDefault="00980D3B">
      <w:pPr>
        <w:pStyle w:val="Heading3"/>
      </w:pPr>
      <w:r>
        <w:fldChar w:fldCharType="begin"/>
      </w:r>
      <w:r>
        <w:instrText>xe "NR"</w:instrText>
      </w:r>
      <w:r>
        <w:fldChar w:fldCharType="end"/>
      </w:r>
      <w:r>
        <w:fldChar w:fldCharType="begin"/>
      </w:r>
      <w:r>
        <w:instrText>xe "Data types: NR"</w:instrText>
      </w:r>
      <w:r>
        <w:fldChar w:fldCharType="end"/>
      </w:r>
      <w:bookmarkStart w:id="1035" w:name="_Ref536835471"/>
      <w:bookmarkStart w:id="1036" w:name="_Toc496502"/>
      <w:bookmarkStart w:id="1037" w:name="_Toc524849"/>
      <w:bookmarkStart w:id="1038" w:name="_Toc1802432"/>
      <w:bookmarkStart w:id="1039" w:name="_Toc22448427"/>
      <w:bookmarkStart w:id="1040" w:name="_Toc22697619"/>
      <w:bookmarkStart w:id="1041" w:name="_Toc24273654"/>
      <w:r>
        <w:t>NR - numeric range</w:t>
      </w:r>
      <w:bookmarkEnd w:id="1035"/>
      <w:bookmarkEnd w:id="1036"/>
      <w:bookmarkEnd w:id="1037"/>
      <w:bookmarkEnd w:id="1038"/>
      <w:bookmarkEnd w:id="1039"/>
      <w:bookmarkEnd w:id="1040"/>
      <w:bookmarkEnd w:id="1041"/>
      <w:r>
        <w:t xml:space="preserve"> </w:t>
      </w:r>
    </w:p>
    <w:p w14:paraId="52130BAD" w14:textId="77777777" w:rsidR="00980D3B" w:rsidRDefault="00980D3B">
      <w:pPr>
        <w:pStyle w:val="ComponentTableCaption"/>
      </w:pPr>
      <w:bookmarkStart w:id="1042" w:name="NR"/>
      <w:r>
        <w:t>HL7 Component Table - NR – Numeric Range</w:t>
      </w:r>
      <w:r>
        <w:fldChar w:fldCharType="begin"/>
      </w:r>
      <w:r>
        <w:instrText xml:space="preserve"> XE "HL7 Component Table - NR" </w:instrText>
      </w:r>
      <w:r>
        <w:fldChar w:fldCharType="end"/>
      </w:r>
      <w:bookmarkEnd w:id="104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518326A"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FB3DAAB"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1D89E65"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1E418573"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52A950E3"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4490F29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7B6D0A4"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B6ED1E3"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3576AEAF" w14:textId="77777777" w:rsidR="00980D3B" w:rsidRDefault="00980D3B">
            <w:pPr>
              <w:pStyle w:val="ComponentTableHeader"/>
              <w:jc w:val="left"/>
              <w:rPr>
                <w:b w:val="0"/>
                <w:lang w:val="fr-FR"/>
              </w:rPr>
            </w:pPr>
            <w:r>
              <w:rPr>
                <w:lang w:val="fr-FR"/>
              </w:rPr>
              <w:t>SEC.REF.</w:t>
            </w:r>
          </w:p>
        </w:tc>
      </w:tr>
      <w:tr w:rsidR="00980D3B" w14:paraId="4F74EA2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C52C0E2" w14:textId="77777777" w:rsidR="00980D3B" w:rsidRDefault="00980D3B">
            <w:pPr>
              <w:pStyle w:val="ComponentTableBody"/>
            </w:pPr>
            <w:r>
              <w:t>1</w:t>
            </w:r>
          </w:p>
        </w:tc>
        <w:tc>
          <w:tcPr>
            <w:tcW w:w="576" w:type="dxa"/>
            <w:tcBorders>
              <w:top w:val="single" w:sz="4" w:space="0" w:color="auto"/>
              <w:bottom w:val="single" w:sz="4" w:space="0" w:color="auto"/>
            </w:tcBorders>
          </w:tcPr>
          <w:p w14:paraId="7DBE76AA" w14:textId="77777777" w:rsidR="00980D3B" w:rsidRDefault="00980D3B">
            <w:pPr>
              <w:pStyle w:val="ComponentTableBody"/>
            </w:pPr>
            <w:r>
              <w:t>16</w:t>
            </w:r>
          </w:p>
        </w:tc>
        <w:tc>
          <w:tcPr>
            <w:tcW w:w="720" w:type="dxa"/>
            <w:tcBorders>
              <w:top w:val="single" w:sz="4" w:space="0" w:color="auto"/>
              <w:bottom w:val="single" w:sz="4" w:space="0" w:color="auto"/>
            </w:tcBorders>
          </w:tcPr>
          <w:p w14:paraId="0EDB4C6D" w14:textId="77777777" w:rsidR="00980D3B" w:rsidRDefault="00980D3B">
            <w:pPr>
              <w:pStyle w:val="ComponentTableBody"/>
            </w:pPr>
            <w:r>
              <w:t>NM</w:t>
            </w:r>
          </w:p>
        </w:tc>
        <w:tc>
          <w:tcPr>
            <w:tcW w:w="576" w:type="dxa"/>
            <w:tcBorders>
              <w:top w:val="single" w:sz="4" w:space="0" w:color="auto"/>
              <w:bottom w:val="single" w:sz="4" w:space="0" w:color="auto"/>
            </w:tcBorders>
          </w:tcPr>
          <w:p w14:paraId="0E0F9E09" w14:textId="77777777" w:rsidR="00980D3B" w:rsidRDefault="00980D3B">
            <w:pPr>
              <w:pStyle w:val="ComponentTableBody"/>
            </w:pPr>
            <w:r>
              <w:t>O</w:t>
            </w:r>
          </w:p>
        </w:tc>
        <w:tc>
          <w:tcPr>
            <w:tcW w:w="720" w:type="dxa"/>
            <w:tcBorders>
              <w:top w:val="single" w:sz="4" w:space="0" w:color="auto"/>
              <w:bottom w:val="single" w:sz="4" w:space="0" w:color="auto"/>
            </w:tcBorders>
          </w:tcPr>
          <w:p w14:paraId="082E67BC"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74E4E11" w14:textId="77777777" w:rsidR="00980D3B" w:rsidRDefault="00980D3B">
            <w:pPr>
              <w:pStyle w:val="ComponentTableBody"/>
              <w:jc w:val="left"/>
            </w:pPr>
            <w:r>
              <w:t>Low Value</w:t>
            </w:r>
          </w:p>
        </w:tc>
        <w:tc>
          <w:tcPr>
            <w:tcW w:w="1440" w:type="dxa"/>
            <w:tcBorders>
              <w:top w:val="single" w:sz="4" w:space="0" w:color="auto"/>
              <w:bottom w:val="single" w:sz="4" w:space="0" w:color="auto"/>
            </w:tcBorders>
          </w:tcPr>
          <w:p w14:paraId="1215D9E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B55A3AC"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6D110720"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346DC83" w14:textId="77777777" w:rsidR="00980D3B" w:rsidRDefault="00980D3B">
            <w:pPr>
              <w:pStyle w:val="ComponentTableBody"/>
              <w:rPr>
                <w:lang w:val="it-IT"/>
              </w:rPr>
            </w:pPr>
            <w:r>
              <w:rPr>
                <w:lang w:val="it-IT"/>
              </w:rPr>
              <w:t>2</w:t>
            </w:r>
          </w:p>
        </w:tc>
        <w:tc>
          <w:tcPr>
            <w:tcW w:w="576" w:type="dxa"/>
            <w:tcBorders>
              <w:top w:val="single" w:sz="4" w:space="0" w:color="auto"/>
              <w:bottom w:val="double" w:sz="4" w:space="0" w:color="auto"/>
            </w:tcBorders>
          </w:tcPr>
          <w:p w14:paraId="60867657" w14:textId="77777777" w:rsidR="00980D3B" w:rsidRDefault="00980D3B">
            <w:pPr>
              <w:pStyle w:val="ComponentTableBody"/>
              <w:rPr>
                <w:lang w:val="it-IT"/>
              </w:rPr>
            </w:pPr>
            <w:r>
              <w:rPr>
                <w:lang w:val="it-IT"/>
              </w:rPr>
              <w:t>16</w:t>
            </w:r>
          </w:p>
        </w:tc>
        <w:tc>
          <w:tcPr>
            <w:tcW w:w="720" w:type="dxa"/>
            <w:tcBorders>
              <w:top w:val="single" w:sz="4" w:space="0" w:color="auto"/>
              <w:bottom w:val="double" w:sz="4" w:space="0" w:color="auto"/>
            </w:tcBorders>
          </w:tcPr>
          <w:p w14:paraId="2176BEE6" w14:textId="77777777" w:rsidR="00980D3B" w:rsidRDefault="00980D3B">
            <w:pPr>
              <w:pStyle w:val="ComponentTableBody"/>
              <w:rPr>
                <w:lang w:val="it-IT"/>
              </w:rPr>
            </w:pPr>
            <w:r>
              <w:rPr>
                <w:lang w:val="it-IT"/>
              </w:rPr>
              <w:t>NM</w:t>
            </w:r>
          </w:p>
        </w:tc>
        <w:tc>
          <w:tcPr>
            <w:tcW w:w="576" w:type="dxa"/>
            <w:tcBorders>
              <w:top w:val="single" w:sz="4" w:space="0" w:color="auto"/>
              <w:bottom w:val="double" w:sz="4" w:space="0" w:color="auto"/>
            </w:tcBorders>
          </w:tcPr>
          <w:p w14:paraId="6386487B"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3197891A"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1D736BEF" w14:textId="77777777" w:rsidR="00980D3B" w:rsidRDefault="00980D3B">
            <w:pPr>
              <w:pStyle w:val="ComponentTableBody"/>
              <w:jc w:val="left"/>
            </w:pPr>
            <w:r>
              <w:t>High Value</w:t>
            </w:r>
          </w:p>
        </w:tc>
        <w:tc>
          <w:tcPr>
            <w:tcW w:w="1440" w:type="dxa"/>
            <w:tcBorders>
              <w:top w:val="single" w:sz="4" w:space="0" w:color="auto"/>
              <w:bottom w:val="double" w:sz="4" w:space="0" w:color="auto"/>
            </w:tcBorders>
          </w:tcPr>
          <w:p w14:paraId="70008038"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E43E0B9"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414B425F" w14:textId="77777777" w:rsidR="00980D3B" w:rsidRDefault="00980D3B">
      <w:pPr>
        <w:pStyle w:val="NormalIndented"/>
      </w:pPr>
      <w:r>
        <w:t>Definition: Specifies the interval between the lowest and the highest values in a series of data. In the case where a numeric range is unbounded on one side, the component of the unbounded side is null. Whether the end points are included in the range is defined in the usage note for the field.</w:t>
      </w:r>
    </w:p>
    <w:p w14:paraId="7F3E1824" w14:textId="77777777" w:rsidR="00980D3B" w:rsidRDefault="00980D3B">
      <w:pPr>
        <w:pStyle w:val="Note"/>
        <w:rPr>
          <w:rStyle w:val="Strong"/>
        </w:rPr>
      </w:pPr>
      <w:r>
        <w:rPr>
          <w:rStyle w:val="Strong"/>
        </w:rPr>
        <w:t xml:space="preserve">Note: </w:t>
      </w:r>
      <w:r>
        <w:t>Replaces the CM data type used in sections 8.8.4.6.1– OM2-6.1, 8.8.4.6.3– OM2-6.3and 8.8.4.6.4– OM2-6.4, as of v 2.5.</w:t>
      </w:r>
    </w:p>
    <w:p w14:paraId="0C3110EC" w14:textId="77777777" w:rsidR="00980D3B" w:rsidRDefault="00980D3B"/>
    <w:p w14:paraId="5162DA51" w14:textId="77777777" w:rsidR="00980D3B" w:rsidRDefault="00980D3B">
      <w:pPr>
        <w:pStyle w:val="Note"/>
        <w:rPr>
          <w:rStyle w:val="Strong"/>
        </w:rPr>
      </w:pPr>
      <w:r>
        <w:rPr>
          <w:rStyle w:val="Strong"/>
        </w:rPr>
        <w:t>Maximum Length:</w:t>
      </w:r>
      <w:r>
        <w:t xml:space="preserve"> 33</w:t>
      </w:r>
    </w:p>
    <w:p w14:paraId="585E3230" w14:textId="77777777" w:rsidR="00980D3B" w:rsidRDefault="00980D3B">
      <w:pPr>
        <w:pStyle w:val="Heading4"/>
        <w:rPr>
          <w:vanish/>
        </w:rPr>
      </w:pPr>
    </w:p>
    <w:p w14:paraId="30B83055" w14:textId="77777777" w:rsidR="00980D3B" w:rsidRDefault="00980D3B">
      <w:pPr>
        <w:pStyle w:val="Heading4"/>
      </w:pPr>
      <w:r>
        <w:t>Low Value (NM)</w:t>
      </w:r>
    </w:p>
    <w:p w14:paraId="2522FF01" w14:textId="77777777" w:rsidR="00980D3B" w:rsidRDefault="00980D3B">
      <w:pPr>
        <w:pStyle w:val="NormalIndented"/>
      </w:pPr>
      <w:r>
        <w:t>Definition: The number specifying the lower limit or boundary of the range.</w:t>
      </w:r>
    </w:p>
    <w:p w14:paraId="4A9D7FD6" w14:textId="77777777" w:rsidR="00980D3B" w:rsidRDefault="00980D3B">
      <w:pPr>
        <w:pStyle w:val="Heading4"/>
      </w:pPr>
      <w:r>
        <w:t>High Value (NM)</w:t>
      </w:r>
    </w:p>
    <w:p w14:paraId="173E109B" w14:textId="77777777" w:rsidR="00980D3B" w:rsidRDefault="00980D3B">
      <w:pPr>
        <w:pStyle w:val="NormalIndented"/>
      </w:pPr>
      <w:r>
        <w:t>Definition: The number specifying the high limit or boundary of the range.</w:t>
      </w:r>
    </w:p>
    <w:p w14:paraId="430FD84F" w14:textId="77777777" w:rsidR="00980D3B" w:rsidRDefault="00980D3B">
      <w:pPr>
        <w:pStyle w:val="Heading3"/>
      </w:pPr>
      <w:r>
        <w:fldChar w:fldCharType="begin"/>
      </w:r>
      <w:r>
        <w:instrText>XE "OCD"</w:instrText>
      </w:r>
      <w:r>
        <w:fldChar w:fldCharType="end"/>
      </w:r>
      <w:r>
        <w:fldChar w:fldCharType="begin"/>
      </w:r>
      <w:r>
        <w:instrText>XE "Data types: OCD"</w:instrText>
      </w:r>
      <w:r>
        <w:fldChar w:fldCharType="end"/>
      </w:r>
      <w:r>
        <w:t xml:space="preserve"> </w:t>
      </w:r>
      <w:bookmarkStart w:id="1043" w:name="_Ref176231"/>
      <w:bookmarkStart w:id="1044" w:name="_Toc496503"/>
      <w:bookmarkStart w:id="1045" w:name="_Toc524850"/>
      <w:bookmarkStart w:id="1046" w:name="_Toc1802433"/>
      <w:bookmarkStart w:id="1047" w:name="_Toc22448428"/>
      <w:bookmarkStart w:id="1048" w:name="_Toc22697620"/>
      <w:bookmarkStart w:id="1049" w:name="_Toc24273655"/>
      <w:r>
        <w:t xml:space="preserve">OCD - </w:t>
      </w:r>
      <w:r>
        <w:rPr>
          <w:snapToGrid w:val="0"/>
        </w:rPr>
        <w:t>occurrence code and date</w:t>
      </w:r>
      <w:bookmarkEnd w:id="1043"/>
      <w:bookmarkEnd w:id="1044"/>
      <w:bookmarkEnd w:id="1045"/>
      <w:bookmarkEnd w:id="1046"/>
      <w:bookmarkEnd w:id="1047"/>
      <w:bookmarkEnd w:id="1048"/>
      <w:bookmarkEnd w:id="1049"/>
    </w:p>
    <w:p w14:paraId="51EA2BE9" w14:textId="77777777" w:rsidR="00980D3B" w:rsidRDefault="00980D3B">
      <w:pPr>
        <w:pStyle w:val="ComponentTableCaption"/>
      </w:pPr>
      <w:bookmarkStart w:id="1050" w:name="OCD"/>
      <w:r>
        <w:t xml:space="preserve">HL7 Component Table - OCD – Occurrence Code and Date </w:t>
      </w:r>
      <w:r>
        <w:fldChar w:fldCharType="begin"/>
      </w:r>
      <w:r>
        <w:instrText xml:space="preserve"> XE "HL7 Component Table - OCD" </w:instrText>
      </w:r>
      <w:r>
        <w:fldChar w:fldCharType="end"/>
      </w:r>
      <w:bookmarkEnd w:id="105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3F23D53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FA361FD"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59F2E04E"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5593EF6B"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2754C8F8"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AAE978D"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6F8E4A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5697C6A"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1AD6D7DC" w14:textId="77777777" w:rsidR="00980D3B" w:rsidRDefault="00980D3B">
            <w:pPr>
              <w:pStyle w:val="ComponentTableHeader"/>
              <w:rPr>
                <w:lang w:val="fr-FR"/>
              </w:rPr>
            </w:pPr>
            <w:r>
              <w:rPr>
                <w:lang w:val="fr-FR"/>
              </w:rPr>
              <w:t>SEC.REF.</w:t>
            </w:r>
          </w:p>
        </w:tc>
      </w:tr>
      <w:tr w:rsidR="00980D3B" w14:paraId="054AAA5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CB82F1E" w14:textId="77777777" w:rsidR="00980D3B" w:rsidRDefault="00980D3B">
            <w:pPr>
              <w:pStyle w:val="ComponentTableBody"/>
              <w:rPr>
                <w:lang w:val="fr-FR"/>
              </w:rPr>
            </w:pPr>
            <w:r>
              <w:rPr>
                <w:lang w:val="fr-FR"/>
              </w:rPr>
              <w:t>1</w:t>
            </w:r>
          </w:p>
        </w:tc>
        <w:tc>
          <w:tcPr>
            <w:tcW w:w="576" w:type="dxa"/>
            <w:tcBorders>
              <w:top w:val="single" w:sz="4" w:space="0" w:color="auto"/>
              <w:bottom w:val="single" w:sz="4" w:space="0" w:color="auto"/>
            </w:tcBorders>
          </w:tcPr>
          <w:p w14:paraId="20F48750" w14:textId="77777777" w:rsidR="00980D3B" w:rsidRDefault="00980D3B">
            <w:pPr>
              <w:pStyle w:val="ComponentTableBody"/>
              <w:rPr>
                <w:lang w:val="fr-FR"/>
              </w:rPr>
            </w:pPr>
            <w:r>
              <w:rPr>
                <w:lang w:val="fr-FR"/>
              </w:rPr>
              <w:t>705</w:t>
            </w:r>
          </w:p>
        </w:tc>
        <w:tc>
          <w:tcPr>
            <w:tcW w:w="720" w:type="dxa"/>
            <w:tcBorders>
              <w:top w:val="single" w:sz="4" w:space="0" w:color="auto"/>
              <w:bottom w:val="single" w:sz="4" w:space="0" w:color="auto"/>
            </w:tcBorders>
          </w:tcPr>
          <w:p w14:paraId="5FF7D3BD" w14:textId="77777777" w:rsidR="00980D3B" w:rsidRDefault="00980D3B">
            <w:pPr>
              <w:pStyle w:val="ComponentTableBody"/>
              <w:rPr>
                <w:lang w:val="fr-FR"/>
              </w:rPr>
            </w:pPr>
            <w:r>
              <w:rPr>
                <w:lang w:val="fr-FR"/>
              </w:rPr>
              <w:t>CNE</w:t>
            </w:r>
          </w:p>
        </w:tc>
        <w:tc>
          <w:tcPr>
            <w:tcW w:w="576" w:type="dxa"/>
            <w:tcBorders>
              <w:top w:val="single" w:sz="4" w:space="0" w:color="auto"/>
              <w:bottom w:val="single" w:sz="4" w:space="0" w:color="auto"/>
            </w:tcBorders>
          </w:tcPr>
          <w:p w14:paraId="4182E508" w14:textId="77777777" w:rsidR="00980D3B" w:rsidRDefault="00980D3B">
            <w:pPr>
              <w:pStyle w:val="ComponentTableBody"/>
              <w:rPr>
                <w:lang w:val="fr-FR"/>
              </w:rPr>
            </w:pPr>
            <w:r>
              <w:rPr>
                <w:lang w:val="fr-FR"/>
              </w:rPr>
              <w:t>R</w:t>
            </w:r>
          </w:p>
        </w:tc>
        <w:tc>
          <w:tcPr>
            <w:tcW w:w="720" w:type="dxa"/>
            <w:tcBorders>
              <w:top w:val="single" w:sz="4" w:space="0" w:color="auto"/>
              <w:bottom w:val="single" w:sz="4" w:space="0" w:color="auto"/>
            </w:tcBorders>
          </w:tcPr>
          <w:p w14:paraId="559948E9" w14:textId="77777777" w:rsidR="00980D3B" w:rsidRDefault="00980D3B">
            <w:pPr>
              <w:pStyle w:val="ComponentTableBody"/>
              <w:rPr>
                <w:lang w:val="fr-FR"/>
              </w:rPr>
            </w:pPr>
            <w:r>
              <w:rPr>
                <w:lang w:val="fr-FR"/>
              </w:rPr>
              <w:t>0350</w:t>
            </w:r>
          </w:p>
        </w:tc>
        <w:tc>
          <w:tcPr>
            <w:tcW w:w="2880" w:type="dxa"/>
            <w:tcBorders>
              <w:top w:val="single" w:sz="4" w:space="0" w:color="auto"/>
              <w:bottom w:val="single" w:sz="4" w:space="0" w:color="auto"/>
            </w:tcBorders>
          </w:tcPr>
          <w:p w14:paraId="748EE6C9" w14:textId="77777777" w:rsidR="00980D3B" w:rsidRDefault="00980D3B">
            <w:pPr>
              <w:pStyle w:val="ComponentTableBody"/>
              <w:jc w:val="left"/>
              <w:rPr>
                <w:lang w:val="fr-FR"/>
              </w:rPr>
            </w:pPr>
            <w:r>
              <w:rPr>
                <w:lang w:val="fr-FR"/>
              </w:rPr>
              <w:t>Occurrence Code</w:t>
            </w:r>
          </w:p>
        </w:tc>
        <w:tc>
          <w:tcPr>
            <w:tcW w:w="1440" w:type="dxa"/>
            <w:tcBorders>
              <w:top w:val="single" w:sz="4" w:space="0" w:color="auto"/>
              <w:bottom w:val="single" w:sz="4" w:space="0" w:color="auto"/>
            </w:tcBorders>
          </w:tcPr>
          <w:p w14:paraId="2938AC8D"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7E4056B0" w14:textId="77777777" w:rsidR="00980D3B" w:rsidRDefault="00980D3B">
            <w:pPr>
              <w:pStyle w:val="ComponentTableBody"/>
              <w:rPr>
                <w:rStyle w:val="Hyperlink"/>
              </w:rPr>
            </w:pPr>
            <w:r>
              <w:rPr>
                <w:rStyle w:val="Hyperlink"/>
              </w:rPr>
              <w:fldChar w:fldCharType="begin"/>
            </w:r>
            <w:r>
              <w:rPr>
                <w:rStyle w:val="Hyperlink"/>
              </w:rPr>
              <w:instrText xml:space="preserve"> REF _Ref485523549 \r \h </w:instrText>
            </w:r>
            <w:r>
              <w:rPr>
                <w:rStyle w:val="Hyperlink"/>
              </w:rPr>
            </w:r>
            <w:r>
              <w:rPr>
                <w:rStyle w:val="Hyperlink"/>
              </w:rPr>
              <w:instrText xml:space="preserve"> \* MERGEFORMAT </w:instrText>
            </w:r>
            <w:r>
              <w:rPr>
                <w:rStyle w:val="Hyperlink"/>
              </w:rPr>
              <w:fldChar w:fldCharType="separate"/>
            </w:r>
            <w:r>
              <w:rPr>
                <w:rStyle w:val="Hyperlink"/>
              </w:rPr>
              <w:t>2.A.8</w:t>
            </w:r>
            <w:r>
              <w:rPr>
                <w:rStyle w:val="Hyperlink"/>
              </w:rPr>
              <w:fldChar w:fldCharType="end"/>
            </w:r>
          </w:p>
        </w:tc>
      </w:tr>
      <w:tr w:rsidR="00980D3B" w14:paraId="4A122C3F"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C7627D2" w14:textId="77777777" w:rsidR="00980D3B" w:rsidRDefault="00980D3B">
            <w:pPr>
              <w:pStyle w:val="ComponentTableBody"/>
            </w:pPr>
            <w:r>
              <w:t>2</w:t>
            </w:r>
          </w:p>
        </w:tc>
        <w:tc>
          <w:tcPr>
            <w:tcW w:w="576" w:type="dxa"/>
            <w:tcBorders>
              <w:top w:val="single" w:sz="4" w:space="0" w:color="auto"/>
              <w:bottom w:val="double" w:sz="4" w:space="0" w:color="auto"/>
            </w:tcBorders>
          </w:tcPr>
          <w:p w14:paraId="7BE2770E" w14:textId="77777777" w:rsidR="00980D3B" w:rsidRDefault="00980D3B">
            <w:pPr>
              <w:pStyle w:val="ComponentTableBody"/>
            </w:pPr>
            <w:r>
              <w:t>8</w:t>
            </w:r>
          </w:p>
        </w:tc>
        <w:tc>
          <w:tcPr>
            <w:tcW w:w="720" w:type="dxa"/>
            <w:tcBorders>
              <w:top w:val="single" w:sz="4" w:space="0" w:color="auto"/>
              <w:bottom w:val="double" w:sz="4" w:space="0" w:color="auto"/>
            </w:tcBorders>
          </w:tcPr>
          <w:p w14:paraId="39FE5723" w14:textId="77777777" w:rsidR="00980D3B" w:rsidRDefault="00980D3B">
            <w:pPr>
              <w:pStyle w:val="ComponentTableBody"/>
            </w:pPr>
            <w:r>
              <w:t>DT</w:t>
            </w:r>
          </w:p>
        </w:tc>
        <w:tc>
          <w:tcPr>
            <w:tcW w:w="576" w:type="dxa"/>
            <w:tcBorders>
              <w:top w:val="single" w:sz="4" w:space="0" w:color="auto"/>
              <w:bottom w:val="double" w:sz="4" w:space="0" w:color="auto"/>
            </w:tcBorders>
          </w:tcPr>
          <w:p w14:paraId="6D61A7B6" w14:textId="77777777" w:rsidR="00980D3B" w:rsidRDefault="00980D3B">
            <w:pPr>
              <w:pStyle w:val="ComponentTableBody"/>
            </w:pPr>
            <w:r>
              <w:t>R</w:t>
            </w:r>
          </w:p>
        </w:tc>
        <w:tc>
          <w:tcPr>
            <w:tcW w:w="720" w:type="dxa"/>
            <w:tcBorders>
              <w:top w:val="single" w:sz="4" w:space="0" w:color="auto"/>
              <w:bottom w:val="double" w:sz="4" w:space="0" w:color="auto"/>
            </w:tcBorders>
          </w:tcPr>
          <w:p w14:paraId="566BF4B1" w14:textId="77777777" w:rsidR="00980D3B" w:rsidRDefault="00980D3B">
            <w:pPr>
              <w:pStyle w:val="ComponentTableBody"/>
              <w:rPr>
                <w:sz w:val="16"/>
              </w:rPr>
            </w:pPr>
          </w:p>
        </w:tc>
        <w:tc>
          <w:tcPr>
            <w:tcW w:w="2880" w:type="dxa"/>
            <w:tcBorders>
              <w:top w:val="single" w:sz="4" w:space="0" w:color="auto"/>
              <w:bottom w:val="double" w:sz="4" w:space="0" w:color="auto"/>
            </w:tcBorders>
          </w:tcPr>
          <w:p w14:paraId="069702A5" w14:textId="77777777" w:rsidR="00980D3B" w:rsidRDefault="00980D3B">
            <w:pPr>
              <w:pStyle w:val="ComponentTableBody"/>
              <w:jc w:val="left"/>
            </w:pPr>
            <w:r>
              <w:t>Occurrence Date</w:t>
            </w:r>
          </w:p>
        </w:tc>
        <w:tc>
          <w:tcPr>
            <w:tcW w:w="1440" w:type="dxa"/>
            <w:tcBorders>
              <w:top w:val="single" w:sz="4" w:space="0" w:color="auto"/>
              <w:bottom w:val="double" w:sz="4" w:space="0" w:color="auto"/>
            </w:tcBorders>
          </w:tcPr>
          <w:p w14:paraId="6A4D2D56" w14:textId="77777777" w:rsidR="00980D3B" w:rsidRDefault="00980D3B">
            <w:pPr>
              <w:pStyle w:val="ComponentTableBody"/>
              <w:jc w:val="left"/>
              <w:rPr>
                <w:sz w:val="16"/>
              </w:rPr>
            </w:pPr>
          </w:p>
        </w:tc>
        <w:bookmarkStart w:id="1051" w:name="_Hlt44828474"/>
        <w:tc>
          <w:tcPr>
            <w:tcW w:w="1008" w:type="dxa"/>
            <w:tcBorders>
              <w:top w:val="single" w:sz="4" w:space="0" w:color="auto"/>
              <w:bottom w:val="double" w:sz="4" w:space="0" w:color="auto"/>
            </w:tcBorders>
          </w:tcPr>
          <w:p w14:paraId="2DD11B54"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bookmarkEnd w:id="1051"/>
          </w:p>
        </w:tc>
      </w:tr>
    </w:tbl>
    <w:p w14:paraId="363858B6" w14:textId="77777777" w:rsidR="00980D3B" w:rsidRDefault="00980D3B">
      <w:pPr>
        <w:pStyle w:val="NormalIndented"/>
      </w:pPr>
      <w:r>
        <w:t>Definition: The code and associated date defining a significant event relating to a bill that may affect payer processing.</w:t>
      </w:r>
    </w:p>
    <w:p w14:paraId="2AB00035" w14:textId="77777777" w:rsidR="00980D3B" w:rsidRDefault="00980D3B">
      <w:pPr>
        <w:pStyle w:val="Note"/>
        <w:tabs>
          <w:tab w:val="left" w:pos="1440"/>
        </w:tabs>
        <w:rPr>
          <w:snapToGrid w:val="0"/>
        </w:rPr>
      </w:pPr>
      <w:r>
        <w:rPr>
          <w:rStyle w:val="Strong"/>
        </w:rPr>
        <w:t>Maximum Length:</w:t>
      </w:r>
      <w:r>
        <w:t xml:space="preserve"> 714</w:t>
      </w:r>
    </w:p>
    <w:p w14:paraId="3D04ACAC" w14:textId="77777777" w:rsidR="00980D3B" w:rsidRDefault="00980D3B"/>
    <w:p w14:paraId="77611DE5" w14:textId="77777777" w:rsidR="00980D3B" w:rsidRDefault="00980D3B">
      <w:pPr>
        <w:pStyle w:val="Note"/>
        <w:tabs>
          <w:tab w:val="left" w:pos="1440"/>
        </w:tabs>
        <w:rPr>
          <w:snapToGrid w:val="0"/>
        </w:rPr>
      </w:pPr>
      <w:r>
        <w:rPr>
          <w:rStyle w:val="Strong"/>
        </w:rPr>
        <w:t>Note:</w:t>
      </w:r>
      <w:r>
        <w:t xml:space="preserve"> Replaces the CM data type used in sections 6.5.10.10 UB1-16 and 6.5.11.7 UB2-7, as of v 2.5.</w:t>
      </w:r>
    </w:p>
    <w:p w14:paraId="63C4CB1B" w14:textId="77777777" w:rsidR="00980D3B" w:rsidRDefault="00980D3B">
      <w:pPr>
        <w:pStyle w:val="NormalIndented"/>
      </w:pPr>
      <w:r>
        <w:t>This data type carries data defined by CMS or other regulatory agencies. It corresponds to UB82 Fields 28</w:t>
      </w:r>
      <w:r>
        <w:noBreakHyphen/>
        <w:t>32 and UB92 fields 32a, 32b, 33a, 33b, 34a, 34b, 35a, and 35b. Refer to a UB specification for add</w:t>
      </w:r>
      <w:r>
        <w:t>i</w:t>
      </w:r>
      <w:r>
        <w:t>tional information.</w:t>
      </w:r>
    </w:p>
    <w:p w14:paraId="0FB0C0D3" w14:textId="77777777" w:rsidR="00980D3B" w:rsidRDefault="00980D3B">
      <w:pPr>
        <w:pStyle w:val="NormalIndented"/>
      </w:pPr>
      <w:r>
        <w:lastRenderedPageBreak/>
        <w:t>Use Case: A Medicare beneficiary was confined in hospital from January 1, 1992 to January 10, 1992, however, his Medicare Part A benefits were exhausted as of January 8, 1992, and he was not entitled to Part B benefits. Therefore, Form Locator 32 should contain code 23 and the date 010892.</w:t>
      </w:r>
    </w:p>
    <w:p w14:paraId="0AE2155B" w14:textId="77777777" w:rsidR="00980D3B" w:rsidRDefault="00980D3B">
      <w:pPr>
        <w:pStyle w:val="NormalIndented"/>
      </w:pPr>
      <w:r>
        <w:t>Example:</w:t>
      </w:r>
    </w:p>
    <w:p w14:paraId="1E59E81A" w14:textId="77777777" w:rsidR="00980D3B" w:rsidRDefault="00980D3B">
      <w:pPr>
        <w:pStyle w:val="Example"/>
      </w:pPr>
      <w:r>
        <w:t>|23&amp;Benefits Exhausted&amp;NUBC^19920108|</w:t>
      </w:r>
    </w:p>
    <w:p w14:paraId="7A29EF14" w14:textId="77777777" w:rsidR="00980D3B" w:rsidRDefault="00980D3B">
      <w:pPr>
        <w:pStyle w:val="Heading4"/>
        <w:rPr>
          <w:vanish/>
        </w:rPr>
      </w:pPr>
    </w:p>
    <w:p w14:paraId="35C5D6F7" w14:textId="77777777" w:rsidR="00980D3B" w:rsidRDefault="00980D3B">
      <w:pPr>
        <w:pStyle w:val="Heading4"/>
        <w:rPr>
          <w:vanish/>
          <w:lang w:val="fr-FR"/>
        </w:rPr>
      </w:pPr>
      <w:r>
        <w:rPr>
          <w:lang w:val="fr-FR"/>
        </w:rPr>
        <w:t>Occurrence Code (CNE)</w:t>
      </w:r>
    </w:p>
    <w:p w14:paraId="01D48F96" w14:textId="77777777" w:rsidR="00980D3B" w:rsidRDefault="00980D3B">
      <w:pPr>
        <w:pStyle w:val="NormalIndented"/>
      </w:pPr>
      <w:r>
        <w:t>Definition: The NUBC code for the event or occurrence relating to a bill that may affect payer processing.</w:t>
      </w:r>
    </w:p>
    <w:p w14:paraId="52951667" w14:textId="77777777" w:rsidR="00980D3B" w:rsidRDefault="00980D3B">
      <w:pPr>
        <w:pStyle w:val="NormalIndented"/>
      </w:pPr>
      <w:r>
        <w:t xml:space="preserve">Refer to </w:t>
      </w:r>
      <w:hyperlink w:anchor="HL70350" w:history="1">
        <w:r>
          <w:rPr>
            <w:rStyle w:val="HyperlinkText"/>
          </w:rPr>
          <w:t>HL7-defined Table 03</w:t>
        </w:r>
        <w:bookmarkStart w:id="1052" w:name="_Hlt536315071"/>
        <w:r>
          <w:rPr>
            <w:rStyle w:val="HyperlinkText"/>
          </w:rPr>
          <w:t>5</w:t>
        </w:r>
        <w:bookmarkEnd w:id="1052"/>
        <w:r>
          <w:rPr>
            <w:rStyle w:val="HyperlinkText"/>
          </w:rPr>
          <w:t>0 – Occurrence code</w:t>
        </w:r>
      </w:hyperlink>
      <w:r>
        <w:t xml:space="preserve"> for valid values.</w:t>
      </w:r>
    </w:p>
    <w:p w14:paraId="3C894E01" w14:textId="77777777" w:rsidR="00980D3B" w:rsidRDefault="00980D3B">
      <w:pPr>
        <w:pStyle w:val="NormalIndented"/>
      </w:pPr>
      <w:r>
        <w:t>Values for this component need to come from National Uniform Billing Committee (NUBC). No exte</w:t>
      </w:r>
      <w:r>
        <w:t>n</w:t>
      </w:r>
      <w:r>
        <w:t>sions are a</w:t>
      </w:r>
      <w:r>
        <w:t>l</w:t>
      </w:r>
      <w:r>
        <w:t>lowed.</w:t>
      </w:r>
    </w:p>
    <w:p w14:paraId="7A824C02" w14:textId="77777777" w:rsidR="00980D3B" w:rsidRDefault="00980D3B">
      <w:pPr>
        <w:pStyle w:val="HL7TableCaption"/>
      </w:pPr>
      <w:bookmarkStart w:id="1053" w:name="HL70350"/>
      <w:r>
        <w:t>HL7-defined Table 0350 - Occurrence code</w:t>
      </w:r>
      <w:bookmarkEnd w:id="1053"/>
      <w:r>
        <w:fldChar w:fldCharType="begin"/>
      </w:r>
      <w:r>
        <w:instrText>XE “HL7-defined Table 0350 - Occu</w:instrText>
      </w:r>
      <w:r>
        <w:instrText>r</w:instrText>
      </w:r>
      <w:r>
        <w:instrText>rence code”</w:instrText>
      </w:r>
      <w:r>
        <w:fldChar w:fldCharType="end"/>
      </w:r>
      <w:r>
        <w:t xml:space="preserve"> </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835"/>
        <w:gridCol w:w="4729"/>
        <w:gridCol w:w="2325"/>
      </w:tblGrid>
      <w:tr w:rsidR="00980D3B" w14:paraId="2D08E4B2" w14:textId="77777777">
        <w:tblPrEx>
          <w:tblCellMar>
            <w:top w:w="0" w:type="dxa"/>
            <w:bottom w:w="0" w:type="dxa"/>
          </w:tblCellMar>
        </w:tblPrEx>
        <w:trPr>
          <w:cantSplit/>
          <w:tblHeader/>
          <w:jc w:val="center"/>
        </w:trPr>
        <w:tc>
          <w:tcPr>
            <w:tcW w:w="835" w:type="dxa"/>
            <w:tcBorders>
              <w:top w:val="double" w:sz="4" w:space="0" w:color="auto"/>
              <w:bottom w:val="single" w:sz="4" w:space="0" w:color="auto"/>
            </w:tcBorders>
            <w:shd w:val="pct10" w:color="auto" w:fill="FFFFFF"/>
          </w:tcPr>
          <w:p w14:paraId="73AAEC26" w14:textId="77777777" w:rsidR="00980D3B" w:rsidRDefault="00980D3B">
            <w:pPr>
              <w:pStyle w:val="HL7TableHeader"/>
              <w:jc w:val="center"/>
              <w:rPr>
                <w:lang w:val="fr-FR"/>
              </w:rPr>
            </w:pPr>
            <w:r>
              <w:rPr>
                <w:lang w:val="fr-FR"/>
              </w:rPr>
              <w:t>Value</w:t>
            </w:r>
          </w:p>
        </w:tc>
        <w:tc>
          <w:tcPr>
            <w:tcW w:w="4729" w:type="dxa"/>
            <w:tcBorders>
              <w:top w:val="double" w:sz="4" w:space="0" w:color="auto"/>
              <w:bottom w:val="single" w:sz="4" w:space="0" w:color="auto"/>
            </w:tcBorders>
            <w:shd w:val="pct10" w:color="auto" w:fill="FFFFFF"/>
          </w:tcPr>
          <w:p w14:paraId="7F325EB8" w14:textId="77777777" w:rsidR="00980D3B" w:rsidRDefault="00980D3B">
            <w:pPr>
              <w:pStyle w:val="HL7TableHeader"/>
              <w:rPr>
                <w:lang w:val="fr-FR"/>
              </w:rPr>
            </w:pPr>
            <w:r>
              <w:rPr>
                <w:lang w:val="fr-FR"/>
              </w:rPr>
              <w:t>Description</w:t>
            </w:r>
          </w:p>
        </w:tc>
        <w:tc>
          <w:tcPr>
            <w:tcW w:w="2325" w:type="dxa"/>
            <w:tcBorders>
              <w:top w:val="double" w:sz="4" w:space="0" w:color="auto"/>
              <w:bottom w:val="single" w:sz="4" w:space="0" w:color="auto"/>
            </w:tcBorders>
            <w:shd w:val="pct10" w:color="auto" w:fill="FFFFFF"/>
          </w:tcPr>
          <w:p w14:paraId="4A68AEDB" w14:textId="77777777" w:rsidR="00980D3B" w:rsidRDefault="00980D3B">
            <w:pPr>
              <w:pStyle w:val="HL7TableHeader"/>
              <w:rPr>
                <w:lang w:val="fr-FR"/>
              </w:rPr>
            </w:pPr>
            <w:r>
              <w:rPr>
                <w:lang w:val="fr-FR"/>
              </w:rPr>
              <w:t>Comment</w:t>
            </w:r>
          </w:p>
        </w:tc>
      </w:tr>
      <w:tr w:rsidR="00980D3B" w14:paraId="0AA96136" w14:textId="77777777">
        <w:tblPrEx>
          <w:tblCellMar>
            <w:top w:w="0" w:type="dxa"/>
            <w:bottom w:w="0" w:type="dxa"/>
          </w:tblCellMar>
        </w:tblPrEx>
        <w:trPr>
          <w:cantSplit/>
          <w:jc w:val="center"/>
        </w:trPr>
        <w:tc>
          <w:tcPr>
            <w:tcW w:w="835" w:type="dxa"/>
            <w:tcBorders>
              <w:top w:val="single" w:sz="4" w:space="0" w:color="auto"/>
              <w:bottom w:val="double" w:sz="4" w:space="0" w:color="auto"/>
            </w:tcBorders>
          </w:tcPr>
          <w:p w14:paraId="493A5209" w14:textId="77777777" w:rsidR="00980D3B" w:rsidRDefault="00980D3B">
            <w:pPr>
              <w:pStyle w:val="HL7TableBody"/>
              <w:jc w:val="center"/>
              <w:rPr>
                <w:lang w:val="fr-FR"/>
              </w:rPr>
            </w:pPr>
          </w:p>
        </w:tc>
        <w:tc>
          <w:tcPr>
            <w:tcW w:w="4729" w:type="dxa"/>
            <w:tcBorders>
              <w:top w:val="single" w:sz="4" w:space="0" w:color="auto"/>
              <w:bottom w:val="double" w:sz="4" w:space="0" w:color="auto"/>
            </w:tcBorders>
          </w:tcPr>
          <w:p w14:paraId="5D6A0726" w14:textId="77777777" w:rsidR="00980D3B" w:rsidRDefault="00980D3B">
            <w:pPr>
              <w:pStyle w:val="HL7TableBody"/>
            </w:pPr>
            <w:r>
              <w:t>Use NUBC codes</w:t>
            </w:r>
          </w:p>
        </w:tc>
        <w:tc>
          <w:tcPr>
            <w:tcW w:w="2325" w:type="dxa"/>
            <w:tcBorders>
              <w:top w:val="single" w:sz="4" w:space="0" w:color="auto"/>
              <w:bottom w:val="double" w:sz="4" w:space="0" w:color="auto"/>
            </w:tcBorders>
          </w:tcPr>
          <w:p w14:paraId="47A11B84" w14:textId="77777777" w:rsidR="00980D3B" w:rsidRDefault="00980D3B">
            <w:pPr>
              <w:pStyle w:val="HL7TableBody"/>
            </w:pPr>
          </w:p>
        </w:tc>
      </w:tr>
    </w:tbl>
    <w:p w14:paraId="1F030852" w14:textId="77777777" w:rsidR="00980D3B" w:rsidRDefault="00980D3B">
      <w:pPr>
        <w:pStyle w:val="Heading4"/>
      </w:pPr>
      <w:r>
        <w:t>Occurrence Date (DT)</w:t>
      </w:r>
    </w:p>
    <w:p w14:paraId="5262F200" w14:textId="77777777" w:rsidR="00980D3B" w:rsidRDefault="00980D3B">
      <w:pPr>
        <w:pStyle w:val="NormalIndented"/>
      </w:pPr>
      <w:r>
        <w:t>Definition: The date the event, relating to a bill that may affect payer processing, occurred.</w:t>
      </w:r>
    </w:p>
    <w:p w14:paraId="38EADD64" w14:textId="77777777" w:rsidR="00980D3B" w:rsidRDefault="00980D3B">
      <w:pPr>
        <w:pStyle w:val="Heading3"/>
      </w:pPr>
      <w:r>
        <w:fldChar w:fldCharType="begin"/>
      </w:r>
      <w:r>
        <w:instrText>XE "OSD"</w:instrText>
      </w:r>
      <w:r>
        <w:fldChar w:fldCharType="end"/>
      </w:r>
      <w:r>
        <w:fldChar w:fldCharType="begin"/>
      </w:r>
      <w:r>
        <w:instrText>XE "Data types: OSD"</w:instrText>
      </w:r>
      <w:r>
        <w:fldChar w:fldCharType="end"/>
      </w:r>
      <w:bookmarkStart w:id="1054" w:name="_Ref148125"/>
      <w:bookmarkStart w:id="1055" w:name="_Toc496504"/>
      <w:bookmarkStart w:id="1056" w:name="_Toc524851"/>
      <w:bookmarkStart w:id="1057" w:name="_Toc1802434"/>
      <w:bookmarkStart w:id="1058" w:name="_Toc22448429"/>
      <w:bookmarkStart w:id="1059" w:name="_Toc22697621"/>
      <w:bookmarkStart w:id="1060" w:name="_Toc24273656"/>
      <w:r>
        <w:t>OSD - order sequence defin</w:t>
      </w:r>
      <w:r>
        <w:t>i</w:t>
      </w:r>
      <w:r>
        <w:t>tion</w:t>
      </w:r>
      <w:bookmarkEnd w:id="1054"/>
      <w:bookmarkEnd w:id="1055"/>
      <w:bookmarkEnd w:id="1056"/>
      <w:bookmarkEnd w:id="1057"/>
      <w:bookmarkEnd w:id="1058"/>
      <w:bookmarkEnd w:id="1059"/>
      <w:bookmarkEnd w:id="1060"/>
      <w:r>
        <w:t xml:space="preserve"> </w:t>
      </w:r>
    </w:p>
    <w:p w14:paraId="253C14AE" w14:textId="77777777" w:rsidR="00980D3B" w:rsidRDefault="00980D3B">
      <w:pPr>
        <w:pStyle w:val="ComponentTableCaption"/>
      </w:pPr>
      <w:bookmarkStart w:id="1061" w:name="OSD"/>
      <w:r>
        <w:t xml:space="preserve">HL7 Component Table - OSD – Order Sequence Definition </w:t>
      </w:r>
      <w:r>
        <w:fldChar w:fldCharType="begin"/>
      </w:r>
      <w:r>
        <w:instrText xml:space="preserve"> XE "HL7 Component Table - OSD" </w:instrText>
      </w:r>
      <w:r>
        <w:fldChar w:fldCharType="end"/>
      </w:r>
      <w:bookmarkEnd w:id="106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00DED44"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CF21867"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3E9EDBF1"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6F68930D"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19DE4626"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F35CCFC"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E05CDB1"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FB0D9BD"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E9E0AB7" w14:textId="77777777" w:rsidR="00980D3B" w:rsidRDefault="00980D3B">
            <w:pPr>
              <w:pStyle w:val="ComponentTableHeader"/>
              <w:rPr>
                <w:lang w:val="fr-FR"/>
              </w:rPr>
            </w:pPr>
            <w:r>
              <w:rPr>
                <w:lang w:val="fr-FR"/>
              </w:rPr>
              <w:t>SEC.REF.</w:t>
            </w:r>
          </w:p>
        </w:tc>
      </w:tr>
      <w:tr w:rsidR="00980D3B" w14:paraId="4C726B6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1541AED" w14:textId="77777777" w:rsidR="00980D3B" w:rsidRDefault="00980D3B">
            <w:pPr>
              <w:pStyle w:val="ComponentTableBody"/>
            </w:pPr>
            <w:r>
              <w:t>1</w:t>
            </w:r>
          </w:p>
        </w:tc>
        <w:tc>
          <w:tcPr>
            <w:tcW w:w="576" w:type="dxa"/>
            <w:tcBorders>
              <w:top w:val="single" w:sz="4" w:space="0" w:color="auto"/>
              <w:bottom w:val="single" w:sz="4" w:space="0" w:color="auto"/>
            </w:tcBorders>
          </w:tcPr>
          <w:p w14:paraId="2299CC0B" w14:textId="77777777" w:rsidR="00980D3B" w:rsidRDefault="00980D3B">
            <w:pPr>
              <w:pStyle w:val="ComponentTableBody"/>
            </w:pPr>
            <w:r>
              <w:t>1</w:t>
            </w:r>
          </w:p>
        </w:tc>
        <w:tc>
          <w:tcPr>
            <w:tcW w:w="720" w:type="dxa"/>
            <w:tcBorders>
              <w:top w:val="single" w:sz="4" w:space="0" w:color="auto"/>
              <w:bottom w:val="single" w:sz="4" w:space="0" w:color="auto"/>
            </w:tcBorders>
          </w:tcPr>
          <w:p w14:paraId="01358297" w14:textId="77777777" w:rsidR="00980D3B" w:rsidRDefault="00980D3B">
            <w:pPr>
              <w:pStyle w:val="ComponentTableBody"/>
            </w:pPr>
            <w:r>
              <w:t>ID</w:t>
            </w:r>
          </w:p>
        </w:tc>
        <w:tc>
          <w:tcPr>
            <w:tcW w:w="576" w:type="dxa"/>
            <w:tcBorders>
              <w:top w:val="single" w:sz="4" w:space="0" w:color="auto"/>
              <w:bottom w:val="single" w:sz="4" w:space="0" w:color="auto"/>
            </w:tcBorders>
          </w:tcPr>
          <w:p w14:paraId="7CDF7DFE" w14:textId="77777777" w:rsidR="00980D3B" w:rsidRDefault="00980D3B">
            <w:pPr>
              <w:pStyle w:val="ComponentTableBody"/>
            </w:pPr>
            <w:r>
              <w:t>R</w:t>
            </w:r>
          </w:p>
        </w:tc>
        <w:tc>
          <w:tcPr>
            <w:tcW w:w="720" w:type="dxa"/>
            <w:tcBorders>
              <w:top w:val="single" w:sz="4" w:space="0" w:color="auto"/>
              <w:bottom w:val="single" w:sz="4" w:space="0" w:color="auto"/>
            </w:tcBorders>
          </w:tcPr>
          <w:p w14:paraId="24F180BF" w14:textId="77777777" w:rsidR="00980D3B" w:rsidRDefault="00980D3B">
            <w:pPr>
              <w:pStyle w:val="ComponentTableBody"/>
            </w:pPr>
            <w:r>
              <w:t>0524</w:t>
            </w:r>
          </w:p>
        </w:tc>
        <w:tc>
          <w:tcPr>
            <w:tcW w:w="2880" w:type="dxa"/>
            <w:tcBorders>
              <w:top w:val="single" w:sz="4" w:space="0" w:color="auto"/>
              <w:bottom w:val="single" w:sz="4" w:space="0" w:color="auto"/>
            </w:tcBorders>
          </w:tcPr>
          <w:p w14:paraId="5FE4EDFC" w14:textId="77777777" w:rsidR="00980D3B" w:rsidRDefault="00980D3B">
            <w:pPr>
              <w:pStyle w:val="ComponentTableBody"/>
              <w:jc w:val="left"/>
            </w:pPr>
            <w:r>
              <w:t>Sequence/Results Flag</w:t>
            </w:r>
          </w:p>
        </w:tc>
        <w:tc>
          <w:tcPr>
            <w:tcW w:w="1440" w:type="dxa"/>
            <w:tcBorders>
              <w:top w:val="single" w:sz="4" w:space="0" w:color="auto"/>
              <w:bottom w:val="single" w:sz="4" w:space="0" w:color="auto"/>
            </w:tcBorders>
          </w:tcPr>
          <w:p w14:paraId="6C8ACB2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3A001D1"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321A620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C8ECB92" w14:textId="77777777" w:rsidR="00980D3B" w:rsidRDefault="00980D3B">
            <w:pPr>
              <w:pStyle w:val="ComponentTableBody"/>
            </w:pPr>
            <w:r>
              <w:t>2</w:t>
            </w:r>
          </w:p>
        </w:tc>
        <w:tc>
          <w:tcPr>
            <w:tcW w:w="576" w:type="dxa"/>
            <w:tcBorders>
              <w:top w:val="single" w:sz="4" w:space="0" w:color="auto"/>
              <w:bottom w:val="single" w:sz="4" w:space="0" w:color="auto"/>
            </w:tcBorders>
          </w:tcPr>
          <w:p w14:paraId="6D247D9F" w14:textId="77777777" w:rsidR="00980D3B" w:rsidRDefault="00980D3B">
            <w:pPr>
              <w:pStyle w:val="ComponentTableBody"/>
            </w:pPr>
            <w:r>
              <w:t>15</w:t>
            </w:r>
          </w:p>
        </w:tc>
        <w:tc>
          <w:tcPr>
            <w:tcW w:w="720" w:type="dxa"/>
            <w:tcBorders>
              <w:top w:val="single" w:sz="4" w:space="0" w:color="auto"/>
              <w:bottom w:val="single" w:sz="4" w:space="0" w:color="auto"/>
            </w:tcBorders>
          </w:tcPr>
          <w:p w14:paraId="2BF437F2" w14:textId="77777777" w:rsidR="00980D3B" w:rsidRDefault="00980D3B">
            <w:pPr>
              <w:pStyle w:val="ComponentTableBody"/>
            </w:pPr>
            <w:r>
              <w:t>ST</w:t>
            </w:r>
          </w:p>
        </w:tc>
        <w:tc>
          <w:tcPr>
            <w:tcW w:w="576" w:type="dxa"/>
            <w:tcBorders>
              <w:top w:val="single" w:sz="4" w:space="0" w:color="auto"/>
              <w:bottom w:val="single" w:sz="4" w:space="0" w:color="auto"/>
            </w:tcBorders>
          </w:tcPr>
          <w:p w14:paraId="53130A11" w14:textId="77777777" w:rsidR="00980D3B" w:rsidRDefault="00980D3B">
            <w:pPr>
              <w:pStyle w:val="ComponentTableBody"/>
            </w:pPr>
            <w:r>
              <w:t>R</w:t>
            </w:r>
          </w:p>
        </w:tc>
        <w:tc>
          <w:tcPr>
            <w:tcW w:w="720" w:type="dxa"/>
            <w:tcBorders>
              <w:top w:val="single" w:sz="4" w:space="0" w:color="auto"/>
              <w:bottom w:val="single" w:sz="4" w:space="0" w:color="auto"/>
            </w:tcBorders>
          </w:tcPr>
          <w:p w14:paraId="1C760F2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82F66D6" w14:textId="77777777" w:rsidR="00980D3B" w:rsidRDefault="00980D3B">
            <w:pPr>
              <w:pStyle w:val="ComponentTableBody"/>
              <w:jc w:val="left"/>
            </w:pPr>
            <w:r>
              <w:t>Placer Order Number: Entity Identifier</w:t>
            </w:r>
          </w:p>
        </w:tc>
        <w:tc>
          <w:tcPr>
            <w:tcW w:w="1440" w:type="dxa"/>
            <w:tcBorders>
              <w:top w:val="single" w:sz="4" w:space="0" w:color="auto"/>
              <w:bottom w:val="single" w:sz="4" w:space="0" w:color="auto"/>
            </w:tcBorders>
          </w:tcPr>
          <w:p w14:paraId="4D8917A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F5C46F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DDE451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92F24D2" w14:textId="77777777" w:rsidR="00980D3B" w:rsidRDefault="00980D3B">
            <w:pPr>
              <w:pStyle w:val="ComponentTableBody"/>
            </w:pPr>
            <w:r>
              <w:t>3</w:t>
            </w:r>
          </w:p>
        </w:tc>
        <w:tc>
          <w:tcPr>
            <w:tcW w:w="576" w:type="dxa"/>
            <w:tcBorders>
              <w:top w:val="single" w:sz="4" w:space="0" w:color="auto"/>
              <w:bottom w:val="single" w:sz="4" w:space="0" w:color="auto"/>
            </w:tcBorders>
          </w:tcPr>
          <w:p w14:paraId="60A45F4F" w14:textId="77777777" w:rsidR="00980D3B" w:rsidRDefault="00980D3B">
            <w:pPr>
              <w:pStyle w:val="ComponentTableBody"/>
            </w:pPr>
            <w:r>
              <w:t>6</w:t>
            </w:r>
          </w:p>
        </w:tc>
        <w:tc>
          <w:tcPr>
            <w:tcW w:w="720" w:type="dxa"/>
            <w:tcBorders>
              <w:top w:val="single" w:sz="4" w:space="0" w:color="auto"/>
              <w:bottom w:val="single" w:sz="4" w:space="0" w:color="auto"/>
            </w:tcBorders>
          </w:tcPr>
          <w:p w14:paraId="1CE93D6E" w14:textId="77777777" w:rsidR="00980D3B" w:rsidRDefault="00980D3B">
            <w:pPr>
              <w:pStyle w:val="ComponentTableBody"/>
            </w:pPr>
            <w:r>
              <w:t>IS</w:t>
            </w:r>
          </w:p>
        </w:tc>
        <w:tc>
          <w:tcPr>
            <w:tcW w:w="576" w:type="dxa"/>
            <w:tcBorders>
              <w:top w:val="single" w:sz="4" w:space="0" w:color="auto"/>
              <w:bottom w:val="single" w:sz="4" w:space="0" w:color="auto"/>
            </w:tcBorders>
          </w:tcPr>
          <w:p w14:paraId="3AE675BC" w14:textId="77777777" w:rsidR="00980D3B" w:rsidRDefault="00980D3B">
            <w:pPr>
              <w:pStyle w:val="ComponentTableBody"/>
            </w:pPr>
            <w:r>
              <w:t>O</w:t>
            </w:r>
          </w:p>
        </w:tc>
        <w:tc>
          <w:tcPr>
            <w:tcW w:w="720" w:type="dxa"/>
            <w:tcBorders>
              <w:top w:val="single" w:sz="4" w:space="0" w:color="auto"/>
              <w:bottom w:val="single" w:sz="4" w:space="0" w:color="auto"/>
            </w:tcBorders>
          </w:tcPr>
          <w:p w14:paraId="363F7FCB" w14:textId="77777777" w:rsidR="00980D3B" w:rsidRDefault="00980D3B">
            <w:pPr>
              <w:pStyle w:val="ComponentTableBody"/>
            </w:pPr>
            <w:r>
              <w:t>0363</w:t>
            </w:r>
          </w:p>
        </w:tc>
        <w:tc>
          <w:tcPr>
            <w:tcW w:w="2880" w:type="dxa"/>
            <w:tcBorders>
              <w:top w:val="single" w:sz="4" w:space="0" w:color="auto"/>
              <w:bottom w:val="single" w:sz="4" w:space="0" w:color="auto"/>
            </w:tcBorders>
          </w:tcPr>
          <w:p w14:paraId="3D166810" w14:textId="77777777" w:rsidR="00980D3B" w:rsidRDefault="00980D3B">
            <w:pPr>
              <w:pStyle w:val="ComponentTableBody"/>
              <w:jc w:val="left"/>
            </w:pPr>
            <w:r>
              <w:t>Placer Order Number: Namespace ID</w:t>
            </w:r>
          </w:p>
        </w:tc>
        <w:tc>
          <w:tcPr>
            <w:tcW w:w="1440" w:type="dxa"/>
            <w:tcBorders>
              <w:top w:val="single" w:sz="4" w:space="0" w:color="auto"/>
              <w:bottom w:val="single" w:sz="4" w:space="0" w:color="auto"/>
            </w:tcBorders>
          </w:tcPr>
          <w:p w14:paraId="1FA2F51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9A0836A"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609B1CE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30E2793" w14:textId="77777777" w:rsidR="00980D3B" w:rsidRDefault="00980D3B">
            <w:pPr>
              <w:pStyle w:val="ComponentTableBody"/>
            </w:pPr>
            <w:r>
              <w:t>4</w:t>
            </w:r>
          </w:p>
        </w:tc>
        <w:tc>
          <w:tcPr>
            <w:tcW w:w="576" w:type="dxa"/>
            <w:tcBorders>
              <w:top w:val="single" w:sz="4" w:space="0" w:color="auto"/>
              <w:bottom w:val="single" w:sz="4" w:space="0" w:color="auto"/>
            </w:tcBorders>
          </w:tcPr>
          <w:p w14:paraId="11111B88" w14:textId="77777777" w:rsidR="00980D3B" w:rsidRDefault="00980D3B">
            <w:pPr>
              <w:pStyle w:val="ComponentTableBody"/>
            </w:pPr>
            <w:r>
              <w:t>15</w:t>
            </w:r>
          </w:p>
        </w:tc>
        <w:tc>
          <w:tcPr>
            <w:tcW w:w="720" w:type="dxa"/>
            <w:tcBorders>
              <w:top w:val="single" w:sz="4" w:space="0" w:color="auto"/>
              <w:bottom w:val="single" w:sz="4" w:space="0" w:color="auto"/>
            </w:tcBorders>
          </w:tcPr>
          <w:p w14:paraId="5859DDD0" w14:textId="77777777" w:rsidR="00980D3B" w:rsidRDefault="00980D3B">
            <w:pPr>
              <w:pStyle w:val="ComponentTableBody"/>
            </w:pPr>
            <w:r>
              <w:t>ST</w:t>
            </w:r>
          </w:p>
        </w:tc>
        <w:tc>
          <w:tcPr>
            <w:tcW w:w="576" w:type="dxa"/>
            <w:tcBorders>
              <w:top w:val="single" w:sz="4" w:space="0" w:color="auto"/>
              <w:bottom w:val="single" w:sz="4" w:space="0" w:color="auto"/>
            </w:tcBorders>
          </w:tcPr>
          <w:p w14:paraId="0A9F5141" w14:textId="77777777" w:rsidR="00980D3B" w:rsidRDefault="00980D3B">
            <w:pPr>
              <w:pStyle w:val="ComponentTableBody"/>
            </w:pPr>
            <w:r>
              <w:t>R</w:t>
            </w:r>
          </w:p>
        </w:tc>
        <w:tc>
          <w:tcPr>
            <w:tcW w:w="720" w:type="dxa"/>
            <w:tcBorders>
              <w:top w:val="single" w:sz="4" w:space="0" w:color="auto"/>
              <w:bottom w:val="single" w:sz="4" w:space="0" w:color="auto"/>
            </w:tcBorders>
          </w:tcPr>
          <w:p w14:paraId="1CFCD22E"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A17DE97" w14:textId="77777777" w:rsidR="00980D3B" w:rsidRDefault="00980D3B">
            <w:pPr>
              <w:pStyle w:val="ComponentTableBody"/>
              <w:jc w:val="left"/>
            </w:pPr>
            <w:r>
              <w:t>Filler Order Number: Entity Identifier</w:t>
            </w:r>
          </w:p>
        </w:tc>
        <w:tc>
          <w:tcPr>
            <w:tcW w:w="1440" w:type="dxa"/>
            <w:tcBorders>
              <w:top w:val="single" w:sz="4" w:space="0" w:color="auto"/>
              <w:bottom w:val="single" w:sz="4" w:space="0" w:color="auto"/>
            </w:tcBorders>
          </w:tcPr>
          <w:p w14:paraId="70C3235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92EB9D0"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2FB4DA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9AFC60B" w14:textId="77777777" w:rsidR="00980D3B" w:rsidRDefault="00980D3B">
            <w:pPr>
              <w:pStyle w:val="ComponentTableBody"/>
            </w:pPr>
            <w:r>
              <w:t>5</w:t>
            </w:r>
          </w:p>
        </w:tc>
        <w:tc>
          <w:tcPr>
            <w:tcW w:w="576" w:type="dxa"/>
            <w:tcBorders>
              <w:top w:val="single" w:sz="4" w:space="0" w:color="auto"/>
              <w:bottom w:val="single" w:sz="4" w:space="0" w:color="auto"/>
            </w:tcBorders>
          </w:tcPr>
          <w:p w14:paraId="274D79D3" w14:textId="77777777" w:rsidR="00980D3B" w:rsidRDefault="00980D3B">
            <w:pPr>
              <w:pStyle w:val="ComponentTableBody"/>
            </w:pPr>
            <w:r>
              <w:t>6</w:t>
            </w:r>
          </w:p>
        </w:tc>
        <w:tc>
          <w:tcPr>
            <w:tcW w:w="720" w:type="dxa"/>
            <w:tcBorders>
              <w:top w:val="single" w:sz="4" w:space="0" w:color="auto"/>
              <w:bottom w:val="single" w:sz="4" w:space="0" w:color="auto"/>
            </w:tcBorders>
          </w:tcPr>
          <w:p w14:paraId="624767B8" w14:textId="77777777" w:rsidR="00980D3B" w:rsidRDefault="00980D3B">
            <w:pPr>
              <w:pStyle w:val="ComponentTableBody"/>
            </w:pPr>
            <w:r>
              <w:t>IS</w:t>
            </w:r>
          </w:p>
        </w:tc>
        <w:tc>
          <w:tcPr>
            <w:tcW w:w="576" w:type="dxa"/>
            <w:tcBorders>
              <w:top w:val="single" w:sz="4" w:space="0" w:color="auto"/>
              <w:bottom w:val="single" w:sz="4" w:space="0" w:color="auto"/>
            </w:tcBorders>
          </w:tcPr>
          <w:p w14:paraId="6862F667" w14:textId="77777777" w:rsidR="00980D3B" w:rsidRDefault="00980D3B">
            <w:pPr>
              <w:pStyle w:val="ComponentTableBody"/>
            </w:pPr>
            <w:r>
              <w:t>O</w:t>
            </w:r>
          </w:p>
        </w:tc>
        <w:tc>
          <w:tcPr>
            <w:tcW w:w="720" w:type="dxa"/>
            <w:tcBorders>
              <w:top w:val="single" w:sz="4" w:space="0" w:color="auto"/>
              <w:bottom w:val="single" w:sz="4" w:space="0" w:color="auto"/>
            </w:tcBorders>
          </w:tcPr>
          <w:p w14:paraId="3793B139" w14:textId="77777777" w:rsidR="00980D3B" w:rsidRDefault="00980D3B">
            <w:pPr>
              <w:pStyle w:val="ComponentTableBody"/>
            </w:pPr>
            <w:r>
              <w:t>0363</w:t>
            </w:r>
          </w:p>
        </w:tc>
        <w:tc>
          <w:tcPr>
            <w:tcW w:w="2880" w:type="dxa"/>
            <w:tcBorders>
              <w:top w:val="single" w:sz="4" w:space="0" w:color="auto"/>
              <w:bottom w:val="single" w:sz="4" w:space="0" w:color="auto"/>
            </w:tcBorders>
          </w:tcPr>
          <w:p w14:paraId="3802AF73" w14:textId="77777777" w:rsidR="00980D3B" w:rsidRDefault="00980D3B">
            <w:pPr>
              <w:pStyle w:val="ComponentTableBody"/>
              <w:jc w:val="left"/>
            </w:pPr>
            <w:r>
              <w:t>Filler Order Number: Namespace ID</w:t>
            </w:r>
          </w:p>
        </w:tc>
        <w:tc>
          <w:tcPr>
            <w:tcW w:w="1440" w:type="dxa"/>
            <w:tcBorders>
              <w:top w:val="single" w:sz="4" w:space="0" w:color="auto"/>
              <w:bottom w:val="single" w:sz="4" w:space="0" w:color="auto"/>
            </w:tcBorders>
          </w:tcPr>
          <w:p w14:paraId="5A119D2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0C6BADB"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3FA08D4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DDF07AA" w14:textId="77777777" w:rsidR="00980D3B" w:rsidRDefault="00980D3B">
            <w:pPr>
              <w:pStyle w:val="ComponentTableBody"/>
            </w:pPr>
            <w:r>
              <w:t>6</w:t>
            </w:r>
          </w:p>
        </w:tc>
        <w:tc>
          <w:tcPr>
            <w:tcW w:w="576" w:type="dxa"/>
            <w:tcBorders>
              <w:top w:val="single" w:sz="4" w:space="0" w:color="auto"/>
              <w:bottom w:val="single" w:sz="4" w:space="0" w:color="auto"/>
            </w:tcBorders>
          </w:tcPr>
          <w:p w14:paraId="0035D23D" w14:textId="77777777" w:rsidR="00980D3B" w:rsidRDefault="00980D3B">
            <w:pPr>
              <w:pStyle w:val="ComponentTableBody"/>
            </w:pPr>
            <w:r>
              <w:t>12</w:t>
            </w:r>
          </w:p>
        </w:tc>
        <w:tc>
          <w:tcPr>
            <w:tcW w:w="720" w:type="dxa"/>
            <w:tcBorders>
              <w:top w:val="single" w:sz="4" w:space="0" w:color="auto"/>
              <w:bottom w:val="single" w:sz="4" w:space="0" w:color="auto"/>
            </w:tcBorders>
          </w:tcPr>
          <w:p w14:paraId="2BCF1A98" w14:textId="77777777" w:rsidR="00980D3B" w:rsidRDefault="00980D3B">
            <w:pPr>
              <w:pStyle w:val="ComponentTableBody"/>
            </w:pPr>
            <w:r>
              <w:t>ST</w:t>
            </w:r>
          </w:p>
        </w:tc>
        <w:tc>
          <w:tcPr>
            <w:tcW w:w="576" w:type="dxa"/>
            <w:tcBorders>
              <w:top w:val="single" w:sz="4" w:space="0" w:color="auto"/>
              <w:bottom w:val="single" w:sz="4" w:space="0" w:color="auto"/>
            </w:tcBorders>
          </w:tcPr>
          <w:p w14:paraId="433C080B" w14:textId="77777777" w:rsidR="00980D3B" w:rsidRDefault="00980D3B">
            <w:pPr>
              <w:pStyle w:val="ComponentTableBody"/>
            </w:pPr>
            <w:r>
              <w:t>O</w:t>
            </w:r>
          </w:p>
        </w:tc>
        <w:tc>
          <w:tcPr>
            <w:tcW w:w="720" w:type="dxa"/>
            <w:tcBorders>
              <w:top w:val="single" w:sz="4" w:space="0" w:color="auto"/>
              <w:bottom w:val="single" w:sz="4" w:space="0" w:color="auto"/>
            </w:tcBorders>
          </w:tcPr>
          <w:p w14:paraId="710D798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CFBAFE5" w14:textId="77777777" w:rsidR="00980D3B" w:rsidRDefault="00980D3B">
            <w:pPr>
              <w:pStyle w:val="ComponentTableBody"/>
              <w:jc w:val="left"/>
            </w:pPr>
            <w:r>
              <w:t>Sequence Condition Value</w:t>
            </w:r>
          </w:p>
        </w:tc>
        <w:tc>
          <w:tcPr>
            <w:tcW w:w="1440" w:type="dxa"/>
            <w:tcBorders>
              <w:top w:val="single" w:sz="4" w:space="0" w:color="auto"/>
              <w:bottom w:val="single" w:sz="4" w:space="0" w:color="auto"/>
            </w:tcBorders>
          </w:tcPr>
          <w:p w14:paraId="4E97B03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C512260"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23395A0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D588C73" w14:textId="77777777" w:rsidR="00980D3B" w:rsidRDefault="00980D3B">
            <w:pPr>
              <w:pStyle w:val="ComponentTableBody"/>
              <w:rPr>
                <w:lang w:val="it-IT"/>
              </w:rPr>
            </w:pPr>
            <w:r>
              <w:rPr>
                <w:lang w:val="it-IT"/>
              </w:rPr>
              <w:t>7</w:t>
            </w:r>
          </w:p>
        </w:tc>
        <w:tc>
          <w:tcPr>
            <w:tcW w:w="576" w:type="dxa"/>
            <w:tcBorders>
              <w:top w:val="single" w:sz="4" w:space="0" w:color="auto"/>
              <w:bottom w:val="single" w:sz="4" w:space="0" w:color="auto"/>
            </w:tcBorders>
          </w:tcPr>
          <w:p w14:paraId="1910DF56"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3754ABA0"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4648FA9B"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8C2F235"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69D2DCA7" w14:textId="77777777" w:rsidR="00980D3B" w:rsidRDefault="00980D3B">
            <w:pPr>
              <w:pStyle w:val="ComponentTableBody"/>
              <w:jc w:val="left"/>
            </w:pPr>
            <w:r>
              <w:t>Maximum Number of Repeats</w:t>
            </w:r>
          </w:p>
        </w:tc>
        <w:tc>
          <w:tcPr>
            <w:tcW w:w="1440" w:type="dxa"/>
            <w:tcBorders>
              <w:top w:val="single" w:sz="4" w:space="0" w:color="auto"/>
              <w:bottom w:val="single" w:sz="4" w:space="0" w:color="auto"/>
            </w:tcBorders>
          </w:tcPr>
          <w:p w14:paraId="5967E72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21CBADD"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4C7BACA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A3F5253" w14:textId="77777777" w:rsidR="00980D3B" w:rsidRDefault="00980D3B">
            <w:pPr>
              <w:pStyle w:val="ComponentTableBody"/>
            </w:pPr>
            <w:r>
              <w:t>8</w:t>
            </w:r>
          </w:p>
        </w:tc>
        <w:tc>
          <w:tcPr>
            <w:tcW w:w="576" w:type="dxa"/>
            <w:tcBorders>
              <w:top w:val="single" w:sz="4" w:space="0" w:color="auto"/>
              <w:bottom w:val="single" w:sz="4" w:space="0" w:color="auto"/>
            </w:tcBorders>
          </w:tcPr>
          <w:p w14:paraId="1A462933" w14:textId="77777777" w:rsidR="00980D3B" w:rsidRDefault="00980D3B">
            <w:pPr>
              <w:pStyle w:val="ComponentTableBody"/>
            </w:pPr>
            <w:r>
              <w:t>15</w:t>
            </w:r>
          </w:p>
        </w:tc>
        <w:tc>
          <w:tcPr>
            <w:tcW w:w="720" w:type="dxa"/>
            <w:tcBorders>
              <w:top w:val="single" w:sz="4" w:space="0" w:color="auto"/>
              <w:bottom w:val="single" w:sz="4" w:space="0" w:color="auto"/>
            </w:tcBorders>
          </w:tcPr>
          <w:p w14:paraId="10A74459" w14:textId="77777777" w:rsidR="00980D3B" w:rsidRDefault="00980D3B">
            <w:pPr>
              <w:pStyle w:val="ComponentTableBody"/>
            </w:pPr>
            <w:r>
              <w:t>ST</w:t>
            </w:r>
          </w:p>
        </w:tc>
        <w:tc>
          <w:tcPr>
            <w:tcW w:w="576" w:type="dxa"/>
            <w:tcBorders>
              <w:top w:val="single" w:sz="4" w:space="0" w:color="auto"/>
              <w:bottom w:val="single" w:sz="4" w:space="0" w:color="auto"/>
            </w:tcBorders>
          </w:tcPr>
          <w:p w14:paraId="7BF5D45C" w14:textId="77777777" w:rsidR="00980D3B" w:rsidRDefault="00980D3B">
            <w:pPr>
              <w:pStyle w:val="ComponentTableBody"/>
            </w:pPr>
            <w:r>
              <w:t>R</w:t>
            </w:r>
          </w:p>
        </w:tc>
        <w:tc>
          <w:tcPr>
            <w:tcW w:w="720" w:type="dxa"/>
            <w:tcBorders>
              <w:top w:val="single" w:sz="4" w:space="0" w:color="auto"/>
              <w:bottom w:val="single" w:sz="4" w:space="0" w:color="auto"/>
            </w:tcBorders>
          </w:tcPr>
          <w:p w14:paraId="20E0B8F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823E890" w14:textId="77777777" w:rsidR="00980D3B" w:rsidRDefault="00980D3B">
            <w:pPr>
              <w:pStyle w:val="ComponentTableBody"/>
              <w:jc w:val="left"/>
            </w:pPr>
            <w:r>
              <w:t>Placer Order Number: Universal ID</w:t>
            </w:r>
          </w:p>
        </w:tc>
        <w:tc>
          <w:tcPr>
            <w:tcW w:w="1440" w:type="dxa"/>
            <w:tcBorders>
              <w:top w:val="single" w:sz="4" w:space="0" w:color="auto"/>
              <w:bottom w:val="single" w:sz="4" w:space="0" w:color="auto"/>
            </w:tcBorders>
          </w:tcPr>
          <w:p w14:paraId="449DD58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61631A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3B91CDD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F9C8752" w14:textId="77777777" w:rsidR="00980D3B" w:rsidRDefault="00980D3B">
            <w:pPr>
              <w:pStyle w:val="ComponentTableBody"/>
              <w:rPr>
                <w:lang w:val="it-IT"/>
              </w:rPr>
            </w:pPr>
            <w:r>
              <w:rPr>
                <w:lang w:val="it-IT"/>
              </w:rPr>
              <w:t>9</w:t>
            </w:r>
          </w:p>
        </w:tc>
        <w:tc>
          <w:tcPr>
            <w:tcW w:w="576" w:type="dxa"/>
            <w:tcBorders>
              <w:top w:val="single" w:sz="4" w:space="0" w:color="auto"/>
              <w:bottom w:val="single" w:sz="4" w:space="0" w:color="auto"/>
            </w:tcBorders>
          </w:tcPr>
          <w:p w14:paraId="73003525" w14:textId="77777777" w:rsidR="00980D3B" w:rsidRDefault="00980D3B">
            <w:pPr>
              <w:pStyle w:val="ComponentTableBody"/>
              <w:rPr>
                <w:lang w:val="it-IT"/>
              </w:rPr>
            </w:pPr>
            <w:r>
              <w:rPr>
                <w:lang w:val="it-IT"/>
              </w:rPr>
              <w:t>6</w:t>
            </w:r>
          </w:p>
        </w:tc>
        <w:tc>
          <w:tcPr>
            <w:tcW w:w="720" w:type="dxa"/>
            <w:tcBorders>
              <w:top w:val="single" w:sz="4" w:space="0" w:color="auto"/>
              <w:bottom w:val="single" w:sz="4" w:space="0" w:color="auto"/>
            </w:tcBorders>
          </w:tcPr>
          <w:p w14:paraId="6A03BCE8"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2C7302D9"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3410E41" w14:textId="77777777" w:rsidR="00980D3B" w:rsidRDefault="00980D3B">
            <w:pPr>
              <w:pStyle w:val="ComponentTableBody"/>
            </w:pPr>
            <w:r>
              <w:t>0301</w:t>
            </w:r>
          </w:p>
        </w:tc>
        <w:tc>
          <w:tcPr>
            <w:tcW w:w="2880" w:type="dxa"/>
            <w:tcBorders>
              <w:top w:val="single" w:sz="4" w:space="0" w:color="auto"/>
              <w:bottom w:val="single" w:sz="4" w:space="0" w:color="auto"/>
            </w:tcBorders>
          </w:tcPr>
          <w:p w14:paraId="01CCC223" w14:textId="77777777" w:rsidR="00980D3B" w:rsidRDefault="00980D3B">
            <w:pPr>
              <w:pStyle w:val="ComponentTableBody"/>
              <w:jc w:val="left"/>
            </w:pPr>
            <w:r>
              <w:t>Placer Order Number: Universal ID Type</w:t>
            </w:r>
          </w:p>
        </w:tc>
        <w:tc>
          <w:tcPr>
            <w:tcW w:w="1440" w:type="dxa"/>
            <w:tcBorders>
              <w:top w:val="single" w:sz="4" w:space="0" w:color="auto"/>
              <w:bottom w:val="single" w:sz="4" w:space="0" w:color="auto"/>
            </w:tcBorders>
          </w:tcPr>
          <w:p w14:paraId="2740691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D0D8AC6"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2F03E1D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392409D" w14:textId="77777777" w:rsidR="00980D3B" w:rsidRDefault="00980D3B">
            <w:pPr>
              <w:pStyle w:val="ComponentTableBody"/>
            </w:pPr>
            <w:r>
              <w:t>10</w:t>
            </w:r>
          </w:p>
        </w:tc>
        <w:tc>
          <w:tcPr>
            <w:tcW w:w="576" w:type="dxa"/>
            <w:tcBorders>
              <w:top w:val="single" w:sz="4" w:space="0" w:color="auto"/>
              <w:bottom w:val="single" w:sz="4" w:space="0" w:color="auto"/>
            </w:tcBorders>
          </w:tcPr>
          <w:p w14:paraId="7CC5B7E0" w14:textId="77777777" w:rsidR="00980D3B" w:rsidRDefault="00980D3B">
            <w:pPr>
              <w:pStyle w:val="ComponentTableBody"/>
            </w:pPr>
            <w:r>
              <w:t>15</w:t>
            </w:r>
          </w:p>
        </w:tc>
        <w:tc>
          <w:tcPr>
            <w:tcW w:w="720" w:type="dxa"/>
            <w:tcBorders>
              <w:top w:val="single" w:sz="4" w:space="0" w:color="auto"/>
              <w:bottom w:val="single" w:sz="4" w:space="0" w:color="auto"/>
            </w:tcBorders>
          </w:tcPr>
          <w:p w14:paraId="482BFB58" w14:textId="77777777" w:rsidR="00980D3B" w:rsidRDefault="00980D3B">
            <w:pPr>
              <w:pStyle w:val="ComponentTableBody"/>
            </w:pPr>
            <w:r>
              <w:t>ST</w:t>
            </w:r>
          </w:p>
        </w:tc>
        <w:tc>
          <w:tcPr>
            <w:tcW w:w="576" w:type="dxa"/>
            <w:tcBorders>
              <w:top w:val="single" w:sz="4" w:space="0" w:color="auto"/>
              <w:bottom w:val="single" w:sz="4" w:space="0" w:color="auto"/>
            </w:tcBorders>
          </w:tcPr>
          <w:p w14:paraId="5A563942" w14:textId="77777777" w:rsidR="00980D3B" w:rsidRDefault="00980D3B">
            <w:pPr>
              <w:pStyle w:val="ComponentTableBody"/>
            </w:pPr>
            <w:r>
              <w:t>R</w:t>
            </w:r>
          </w:p>
        </w:tc>
        <w:tc>
          <w:tcPr>
            <w:tcW w:w="720" w:type="dxa"/>
            <w:tcBorders>
              <w:top w:val="single" w:sz="4" w:space="0" w:color="auto"/>
              <w:bottom w:val="single" w:sz="4" w:space="0" w:color="auto"/>
            </w:tcBorders>
          </w:tcPr>
          <w:p w14:paraId="38DF6E1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E8F75BE" w14:textId="77777777" w:rsidR="00980D3B" w:rsidRDefault="00980D3B">
            <w:pPr>
              <w:pStyle w:val="ComponentTableBody"/>
              <w:jc w:val="left"/>
            </w:pPr>
            <w:r>
              <w:t>Filler Order Number: Universal ID</w:t>
            </w:r>
          </w:p>
        </w:tc>
        <w:tc>
          <w:tcPr>
            <w:tcW w:w="1440" w:type="dxa"/>
            <w:tcBorders>
              <w:top w:val="single" w:sz="4" w:space="0" w:color="auto"/>
              <w:bottom w:val="single" w:sz="4" w:space="0" w:color="auto"/>
            </w:tcBorders>
          </w:tcPr>
          <w:p w14:paraId="10A4F0D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2B9050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720E17D3"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2FB192B" w14:textId="77777777" w:rsidR="00980D3B" w:rsidRDefault="00980D3B">
            <w:pPr>
              <w:pStyle w:val="ComponentTableBody"/>
              <w:rPr>
                <w:lang w:val="it-IT"/>
              </w:rPr>
            </w:pPr>
            <w:r>
              <w:rPr>
                <w:lang w:val="it-IT"/>
              </w:rPr>
              <w:t>11</w:t>
            </w:r>
          </w:p>
        </w:tc>
        <w:tc>
          <w:tcPr>
            <w:tcW w:w="576" w:type="dxa"/>
            <w:tcBorders>
              <w:top w:val="single" w:sz="4" w:space="0" w:color="auto"/>
              <w:bottom w:val="double" w:sz="4" w:space="0" w:color="auto"/>
            </w:tcBorders>
          </w:tcPr>
          <w:p w14:paraId="36016555" w14:textId="77777777" w:rsidR="00980D3B" w:rsidRDefault="00980D3B">
            <w:pPr>
              <w:pStyle w:val="ComponentTableBody"/>
              <w:rPr>
                <w:lang w:val="it-IT"/>
              </w:rPr>
            </w:pPr>
            <w:r>
              <w:rPr>
                <w:lang w:val="it-IT"/>
              </w:rPr>
              <w:t>6</w:t>
            </w:r>
          </w:p>
        </w:tc>
        <w:tc>
          <w:tcPr>
            <w:tcW w:w="720" w:type="dxa"/>
            <w:tcBorders>
              <w:top w:val="single" w:sz="4" w:space="0" w:color="auto"/>
              <w:bottom w:val="double" w:sz="4" w:space="0" w:color="auto"/>
            </w:tcBorders>
          </w:tcPr>
          <w:p w14:paraId="6E993821"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070B4A6B"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5732AB3C" w14:textId="77777777" w:rsidR="00980D3B" w:rsidRDefault="00980D3B">
            <w:pPr>
              <w:pStyle w:val="ComponentTableBody"/>
            </w:pPr>
            <w:r>
              <w:t>0301</w:t>
            </w:r>
          </w:p>
        </w:tc>
        <w:tc>
          <w:tcPr>
            <w:tcW w:w="2880" w:type="dxa"/>
            <w:tcBorders>
              <w:top w:val="single" w:sz="4" w:space="0" w:color="auto"/>
              <w:bottom w:val="double" w:sz="4" w:space="0" w:color="auto"/>
            </w:tcBorders>
          </w:tcPr>
          <w:p w14:paraId="4DDFF7C2" w14:textId="77777777" w:rsidR="00980D3B" w:rsidRDefault="00980D3B">
            <w:pPr>
              <w:pStyle w:val="ComponentTableBody"/>
              <w:jc w:val="left"/>
            </w:pPr>
            <w:r>
              <w:t>Filler Order Number: Universal ID Type</w:t>
            </w:r>
          </w:p>
        </w:tc>
        <w:tc>
          <w:tcPr>
            <w:tcW w:w="1440" w:type="dxa"/>
            <w:tcBorders>
              <w:top w:val="single" w:sz="4" w:space="0" w:color="auto"/>
              <w:bottom w:val="double" w:sz="4" w:space="0" w:color="auto"/>
            </w:tcBorders>
          </w:tcPr>
          <w:p w14:paraId="2430BAF3"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C80BE36"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21B4DD62" w14:textId="77777777" w:rsidR="00980D3B" w:rsidRDefault="00980D3B">
      <w:pPr>
        <w:pStyle w:val="NormalIndented"/>
      </w:pPr>
      <w:r>
        <w:t xml:space="preserve">Definition: This data type specifies a fully coded version for </w:t>
      </w:r>
      <w:r>
        <w:rPr>
          <w:snapToGrid w:val="0"/>
        </w:rPr>
        <w:t xml:space="preserve">forming a relationship between an order </w:t>
      </w:r>
      <w:r>
        <w:t xml:space="preserve">and one or more other orders. The relationship may be sequential or a cyclical pattern. </w:t>
      </w:r>
    </w:p>
    <w:p w14:paraId="329DC973" w14:textId="77777777" w:rsidR="00980D3B" w:rsidRDefault="00980D3B">
      <w:pPr>
        <w:pStyle w:val="NormalIndented"/>
      </w:pPr>
      <w:r>
        <w:t>Usage of the OSD is restricted to the TQ data type (especially as it is applied to the ORC-7?). Retained for backward compatibility only as of v 2.5. The reader is advised to consider the TQ1 and TQ2 segments rather than this data type if sequencing levels or cyclical patterns need to be transmitted.</w:t>
      </w:r>
    </w:p>
    <w:p w14:paraId="6A461A3D" w14:textId="77777777" w:rsidR="00980D3B" w:rsidRDefault="00980D3B">
      <w:pPr>
        <w:pStyle w:val="Note"/>
        <w:tabs>
          <w:tab w:val="left" w:pos="1440"/>
        </w:tabs>
        <w:rPr>
          <w:snapToGrid w:val="0"/>
        </w:rPr>
      </w:pPr>
      <w:r>
        <w:rPr>
          <w:rStyle w:val="Strong"/>
        </w:rPr>
        <w:t>Maximum Length:</w:t>
      </w:r>
      <w:r>
        <w:t xml:space="preserve"> 110</w:t>
      </w:r>
    </w:p>
    <w:p w14:paraId="1E6991B8" w14:textId="77777777" w:rsidR="00980D3B" w:rsidRDefault="00980D3B"/>
    <w:p w14:paraId="53080779" w14:textId="77777777" w:rsidR="00980D3B" w:rsidRDefault="00980D3B">
      <w:pPr>
        <w:pStyle w:val="Note"/>
        <w:tabs>
          <w:tab w:val="left" w:pos="1440"/>
        </w:tabs>
        <w:rPr>
          <w:snapToGrid w:val="0"/>
        </w:rPr>
      </w:pPr>
      <w:r>
        <w:rPr>
          <w:rStyle w:val="Strong"/>
        </w:rPr>
        <w:lastRenderedPageBreak/>
        <w:t>Note:</w:t>
      </w:r>
      <w:r>
        <w:t xml:space="preserve"> Replaces the CM data type used in the TQ data type, component 10, as of v 2.5.</w:t>
      </w:r>
    </w:p>
    <w:p w14:paraId="76139FAB" w14:textId="77777777" w:rsidR="00980D3B" w:rsidRDefault="00980D3B">
      <w:pPr>
        <w:pStyle w:val="NormalIndented"/>
      </w:pPr>
      <w:r>
        <w:t>There are many situations, such as the creation of an order for a group of intravenous (IV) solutions, where the sequence of the individual intravenous solutions (each a service in itself) needs to be specified, e.g., h</w:t>
      </w:r>
      <w:r>
        <w:t>y</w:t>
      </w:r>
      <w:r>
        <w:t>peralimentation with multi-vitamins in every third bottle.</w:t>
      </w:r>
    </w:p>
    <w:p w14:paraId="69E166D8" w14:textId="77777777" w:rsidR="00980D3B" w:rsidRDefault="00980D3B">
      <w:pPr>
        <w:pStyle w:val="NormalIndented"/>
      </w:pPr>
      <w:r>
        <w:t xml:space="preserve">There are other situations where part of the order’s instructions contains a results condition of some type, such as "PRN pain". There is currently a free text "condition" component of ORC-7-quantity/timing that allows any condition to be specified. </w:t>
      </w:r>
    </w:p>
    <w:p w14:paraId="073352E6" w14:textId="77777777" w:rsidR="00980D3B" w:rsidRDefault="00980D3B">
      <w:pPr>
        <w:pStyle w:val="NormalIndented"/>
      </w:pPr>
      <w:r>
        <w:t>The sequencing conditions are based on the completion of a predecessor service.</w:t>
      </w:r>
    </w:p>
    <w:p w14:paraId="570000A5" w14:textId="77777777" w:rsidR="00980D3B" w:rsidRDefault="00980D3B">
      <w:pPr>
        <w:pStyle w:val="NormalIndented"/>
        <w:rPr>
          <w:b/>
        </w:rPr>
      </w:pPr>
      <w:r>
        <w:rPr>
          <w:b/>
        </w:rPr>
        <w:t>Usage notes:</w:t>
      </w:r>
    </w:p>
    <w:p w14:paraId="36259189" w14:textId="77777777" w:rsidR="00980D3B" w:rsidRDefault="00980D3B">
      <w:pPr>
        <w:pStyle w:val="NormalIndented"/>
      </w:pPr>
      <w:r>
        <w:t>Suppose the following:</w:t>
      </w:r>
    </w:p>
    <w:p w14:paraId="5A4CF535" w14:textId="77777777" w:rsidR="00980D3B" w:rsidRDefault="00980D3B">
      <w:pPr>
        <w:pStyle w:val="NormalIndented"/>
      </w:pPr>
      <w:r>
        <w:t>The predecessor order is defined by the OE1000&amp;OrdEnt as the placer order number, in subcomponents 2 and 3 of component 10 of ORC-7-quantity/timing.</w:t>
      </w:r>
    </w:p>
    <w:p w14:paraId="5567D42F" w14:textId="77777777" w:rsidR="00980D3B" w:rsidRDefault="00980D3B">
      <w:pPr>
        <w:pStyle w:val="NormalIndented"/>
      </w:pPr>
      <w:r>
        <w:t>The successor order, this order, has the placer order number OE1001^OrdEnt in the ORC segment.</w:t>
      </w:r>
    </w:p>
    <w:p w14:paraId="0B43F86D" w14:textId="77777777" w:rsidR="00980D3B" w:rsidRDefault="00980D3B">
      <w:pPr>
        <w:pStyle w:val="NormalIndented"/>
      </w:pPr>
      <w:r>
        <w:t>The following sequence condition values have the following meanings: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2249"/>
        <w:gridCol w:w="4230"/>
      </w:tblGrid>
      <w:tr w:rsidR="00980D3B" w14:paraId="03C9C11F" w14:textId="77777777">
        <w:tblPrEx>
          <w:tblCellMar>
            <w:top w:w="0" w:type="dxa"/>
            <w:bottom w:w="0" w:type="dxa"/>
          </w:tblCellMar>
        </w:tblPrEx>
        <w:trPr>
          <w:tblHeader/>
          <w:jc w:val="center"/>
        </w:trPr>
        <w:tc>
          <w:tcPr>
            <w:tcW w:w="1440" w:type="dxa"/>
            <w:shd w:val="pct10" w:color="auto" w:fill="FFFFFF"/>
          </w:tcPr>
          <w:p w14:paraId="499E2FE9" w14:textId="77777777" w:rsidR="00980D3B" w:rsidRDefault="00980D3B">
            <w:pPr>
              <w:pStyle w:val="OtherTableHeader"/>
              <w:rPr>
                <w:lang w:val="fr-FR"/>
              </w:rPr>
            </w:pPr>
            <w:r>
              <w:rPr>
                <w:lang w:val="fr-FR"/>
              </w:rPr>
              <w:t>Value</w:t>
            </w:r>
          </w:p>
        </w:tc>
        <w:tc>
          <w:tcPr>
            <w:tcW w:w="2249" w:type="dxa"/>
            <w:shd w:val="pct10" w:color="auto" w:fill="FFFFFF"/>
          </w:tcPr>
          <w:p w14:paraId="54A0CDF7" w14:textId="77777777" w:rsidR="00980D3B" w:rsidRDefault="00980D3B">
            <w:pPr>
              <w:pStyle w:val="OtherTableHeader"/>
              <w:rPr>
                <w:lang w:val="fr-FR"/>
              </w:rPr>
            </w:pPr>
            <w:r>
              <w:rPr>
                <w:lang w:val="fr-FR"/>
              </w:rPr>
              <w:t>Description</w:t>
            </w:r>
          </w:p>
        </w:tc>
        <w:tc>
          <w:tcPr>
            <w:tcW w:w="4230" w:type="dxa"/>
            <w:shd w:val="pct10" w:color="auto" w:fill="FFFFFF"/>
          </w:tcPr>
          <w:p w14:paraId="380A7225" w14:textId="77777777" w:rsidR="00980D3B" w:rsidRDefault="00980D3B">
            <w:pPr>
              <w:pStyle w:val="OtherTableHeader"/>
              <w:rPr>
                <w:lang w:val="fr-FR"/>
              </w:rPr>
            </w:pPr>
            <w:r>
              <w:rPr>
                <w:lang w:val="fr-FR"/>
              </w:rPr>
              <w:t>Comment</w:t>
            </w:r>
          </w:p>
        </w:tc>
      </w:tr>
      <w:tr w:rsidR="00980D3B" w14:paraId="52BD7FD0" w14:textId="77777777">
        <w:tblPrEx>
          <w:tblCellMar>
            <w:top w:w="0" w:type="dxa"/>
            <w:bottom w:w="0" w:type="dxa"/>
          </w:tblCellMar>
        </w:tblPrEx>
        <w:trPr>
          <w:jc w:val="center"/>
        </w:trPr>
        <w:tc>
          <w:tcPr>
            <w:tcW w:w="1440" w:type="dxa"/>
          </w:tcPr>
          <w:p w14:paraId="6E028745" w14:textId="77777777" w:rsidR="00980D3B" w:rsidRDefault="00980D3B">
            <w:pPr>
              <w:pStyle w:val="OtherTableBody"/>
            </w:pPr>
            <w:r>
              <w:t>ES + 10M</w:t>
            </w:r>
          </w:p>
        </w:tc>
        <w:tc>
          <w:tcPr>
            <w:tcW w:w="2249" w:type="dxa"/>
          </w:tcPr>
          <w:p w14:paraId="720C4711" w14:textId="77777777" w:rsidR="00980D3B" w:rsidRDefault="00980D3B">
            <w:pPr>
              <w:pStyle w:val="OtherTableBody"/>
            </w:pPr>
            <w:r>
              <w:t>Start time of the successor</w:t>
            </w:r>
          </w:p>
        </w:tc>
        <w:tc>
          <w:tcPr>
            <w:tcW w:w="4230" w:type="dxa"/>
          </w:tcPr>
          <w:p w14:paraId="5C0F51AF" w14:textId="77777777" w:rsidR="00980D3B" w:rsidRDefault="00980D3B">
            <w:pPr>
              <w:pStyle w:val="OtherTableBody"/>
            </w:pPr>
            <w:r>
              <w:t>The finish time of OE1000&amp;OrdEnt (predecessor) plus 10 minutes defines the start time of the successor, OE1001^OrdEnt (this order); i.e., start this order 10 minutes after the completion of its predecessor.</w:t>
            </w:r>
          </w:p>
        </w:tc>
      </w:tr>
      <w:tr w:rsidR="00980D3B" w14:paraId="68EE1048" w14:textId="77777777">
        <w:tblPrEx>
          <w:tblCellMar>
            <w:top w:w="0" w:type="dxa"/>
            <w:bottom w:w="0" w:type="dxa"/>
          </w:tblCellMar>
        </w:tblPrEx>
        <w:trPr>
          <w:jc w:val="center"/>
        </w:trPr>
        <w:tc>
          <w:tcPr>
            <w:tcW w:w="1440" w:type="dxa"/>
          </w:tcPr>
          <w:p w14:paraId="4ADD3537" w14:textId="77777777" w:rsidR="00980D3B" w:rsidRDefault="00980D3B">
            <w:pPr>
              <w:pStyle w:val="OtherTableBody"/>
            </w:pPr>
            <w:r>
              <w:t>SS - 10M</w:t>
            </w:r>
          </w:p>
        </w:tc>
        <w:tc>
          <w:tcPr>
            <w:tcW w:w="2249" w:type="dxa"/>
          </w:tcPr>
          <w:p w14:paraId="234F52FA" w14:textId="77777777" w:rsidR="00980D3B" w:rsidRDefault="00980D3B">
            <w:pPr>
              <w:pStyle w:val="OtherTableBody"/>
            </w:pPr>
            <w:r>
              <w:t>Start time of this order</w:t>
            </w:r>
          </w:p>
        </w:tc>
        <w:tc>
          <w:tcPr>
            <w:tcW w:w="4230" w:type="dxa"/>
          </w:tcPr>
          <w:p w14:paraId="352F0C0D" w14:textId="77777777" w:rsidR="00980D3B" w:rsidRDefault="00980D3B">
            <w:pPr>
              <w:pStyle w:val="OtherTableBody"/>
            </w:pPr>
            <w:r>
              <w:t>The start time of the predecessor minus 10 minutes defines the start time of this order; i.e., start this order 10 minutes before its predece</w:t>
            </w:r>
            <w:r>
              <w:t>s</w:t>
            </w:r>
            <w:r>
              <w:t>sor.</w:t>
            </w:r>
          </w:p>
        </w:tc>
      </w:tr>
    </w:tbl>
    <w:p w14:paraId="0FF397E4" w14:textId="77777777" w:rsidR="00980D3B" w:rsidRDefault="00980D3B">
      <w:pPr>
        <w:pStyle w:val="NormalIndented"/>
        <w:keepNext/>
        <w:rPr>
          <w:b/>
        </w:rPr>
      </w:pPr>
      <w:r>
        <w:rPr>
          <w:b/>
        </w:rPr>
        <w:t>Use Case 1: Cyclic placer o</w:t>
      </w:r>
      <w:r>
        <w:rPr>
          <w:b/>
        </w:rPr>
        <w:t>r</w:t>
      </w:r>
      <w:r>
        <w:rPr>
          <w:b/>
        </w:rPr>
        <w:t>der groups</w:t>
      </w:r>
    </w:p>
    <w:p w14:paraId="0F16B15D" w14:textId="77777777" w:rsidR="00980D3B" w:rsidRDefault="00980D3B">
      <w:pPr>
        <w:pStyle w:val="NormalIndented"/>
      </w:pPr>
      <w:r>
        <w:t>For the special case where there is a cycle of orders that must be repeated, the first order to be executed will have a “sequence condition value” whose first character must be an asterisk (*). The last order to be ex</w:t>
      </w:r>
      <w:r>
        <w:t>e</w:t>
      </w:r>
      <w:r>
        <w:t>cuted may have a “sequence condition value” whose first character must be a pound sign (#).</w:t>
      </w:r>
    </w:p>
    <w:p w14:paraId="749F04B7" w14:textId="77777777" w:rsidR="00980D3B" w:rsidRDefault="00980D3B">
      <w:pPr>
        <w:pStyle w:val="NormalIndented"/>
        <w:keepNext/>
      </w:pPr>
      <w:r>
        <w:t>Example: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9"/>
        <w:gridCol w:w="2340"/>
        <w:gridCol w:w="4230"/>
      </w:tblGrid>
      <w:tr w:rsidR="00980D3B" w14:paraId="3A6D8006" w14:textId="77777777">
        <w:tblPrEx>
          <w:tblCellMar>
            <w:top w:w="0" w:type="dxa"/>
            <w:bottom w:w="0" w:type="dxa"/>
          </w:tblCellMar>
        </w:tblPrEx>
        <w:trPr>
          <w:tblHeader/>
          <w:jc w:val="center"/>
        </w:trPr>
        <w:tc>
          <w:tcPr>
            <w:tcW w:w="1349" w:type="dxa"/>
            <w:shd w:val="pct10" w:color="auto" w:fill="FFFFFF"/>
          </w:tcPr>
          <w:p w14:paraId="1384C8B5" w14:textId="77777777" w:rsidR="00980D3B" w:rsidRDefault="00980D3B">
            <w:pPr>
              <w:pStyle w:val="OtherTableHeader"/>
            </w:pPr>
            <w:r>
              <w:t>Value</w:t>
            </w:r>
          </w:p>
        </w:tc>
        <w:tc>
          <w:tcPr>
            <w:tcW w:w="2340" w:type="dxa"/>
            <w:shd w:val="pct10" w:color="auto" w:fill="FFFFFF"/>
          </w:tcPr>
          <w:p w14:paraId="681494B4" w14:textId="77777777" w:rsidR="00980D3B" w:rsidRDefault="00980D3B">
            <w:pPr>
              <w:pStyle w:val="OtherTableHeader"/>
            </w:pPr>
            <w:r>
              <w:t>Description</w:t>
            </w:r>
          </w:p>
        </w:tc>
        <w:tc>
          <w:tcPr>
            <w:tcW w:w="4230" w:type="dxa"/>
            <w:shd w:val="pct10" w:color="auto" w:fill="FFFFFF"/>
          </w:tcPr>
          <w:p w14:paraId="7899AC22" w14:textId="77777777" w:rsidR="00980D3B" w:rsidRDefault="00980D3B">
            <w:pPr>
              <w:pStyle w:val="OtherTableHeader"/>
            </w:pPr>
            <w:r>
              <w:t>Comment</w:t>
            </w:r>
          </w:p>
        </w:tc>
      </w:tr>
      <w:tr w:rsidR="00980D3B" w14:paraId="7E7585B9" w14:textId="77777777">
        <w:tblPrEx>
          <w:tblCellMar>
            <w:top w:w="0" w:type="dxa"/>
            <w:bottom w:w="0" w:type="dxa"/>
          </w:tblCellMar>
        </w:tblPrEx>
        <w:trPr>
          <w:jc w:val="center"/>
        </w:trPr>
        <w:tc>
          <w:tcPr>
            <w:tcW w:w="1349" w:type="dxa"/>
          </w:tcPr>
          <w:p w14:paraId="15D540C5" w14:textId="77777777" w:rsidR="00980D3B" w:rsidRDefault="00980D3B">
            <w:pPr>
              <w:pStyle w:val="OtherTableBody"/>
            </w:pPr>
            <w:r>
              <w:t>*FS+10M</w:t>
            </w:r>
          </w:p>
        </w:tc>
        <w:tc>
          <w:tcPr>
            <w:tcW w:w="2340" w:type="dxa"/>
          </w:tcPr>
          <w:p w14:paraId="31229032" w14:textId="77777777" w:rsidR="00980D3B" w:rsidRDefault="00980D3B">
            <w:pPr>
              <w:pStyle w:val="OtherTableBody"/>
            </w:pPr>
          </w:p>
        </w:tc>
        <w:tc>
          <w:tcPr>
            <w:tcW w:w="4230" w:type="dxa"/>
          </w:tcPr>
          <w:p w14:paraId="1602A4B6" w14:textId="77777777" w:rsidR="00980D3B" w:rsidRDefault="00980D3B">
            <w:pPr>
              <w:pStyle w:val="OtherTableBody"/>
            </w:pPr>
            <w:r>
              <w:t>Translates to: execute this order the first time without evaluating the condition specified in the 10th component; but repeat only its execution when the specified external order’s start or finish date/time has met this condition. This specification generates a repetition of the order for each iteration of the cycle.</w:t>
            </w:r>
          </w:p>
        </w:tc>
      </w:tr>
    </w:tbl>
    <w:p w14:paraId="7D97FF77" w14:textId="77777777" w:rsidR="00980D3B" w:rsidRDefault="00980D3B"/>
    <w:p w14:paraId="4B3082C6" w14:textId="77777777" w:rsidR="00980D3B" w:rsidRDefault="00980D3B">
      <w:pPr>
        <w:pStyle w:val="Note"/>
      </w:pPr>
      <w:r>
        <w:rPr>
          <w:rStyle w:val="Strong"/>
        </w:rPr>
        <w:t>Note:</w:t>
      </w:r>
      <w:r>
        <w:tab/>
        <w:t>This requires that the ordering application be able to specify the placer order number of the last order in the cycle in the first order’s quantity/timing specification.</w:t>
      </w:r>
    </w:p>
    <w:p w14:paraId="1F15BA3A" w14:textId="77777777" w:rsidR="00980D3B" w:rsidRDefault="00980D3B">
      <w:pPr>
        <w:pStyle w:val="NormalIndented"/>
      </w:pPr>
      <w:r>
        <w:t>To implement a cyclic group of four IV orders using the parent/child paradigm, the parent specifies a cu</w:t>
      </w:r>
      <w:r>
        <w:t>s</w:t>
      </w:r>
      <w:r>
        <w:t>tom group of IVs, and the following occurs:</w:t>
      </w:r>
    </w:p>
    <w:p w14:paraId="1F9603D0" w14:textId="77777777" w:rsidR="00980D3B" w:rsidRDefault="00980D3B">
      <w:pPr>
        <w:pStyle w:val="NormalIndented"/>
        <w:ind w:left="1020"/>
      </w:pPr>
      <w:r>
        <w:t>ORC-7-quantity/timing of the second child order specifies that it follows the first child order.</w:t>
      </w:r>
    </w:p>
    <w:p w14:paraId="591CF3A4" w14:textId="77777777" w:rsidR="00980D3B" w:rsidRDefault="00980D3B">
      <w:pPr>
        <w:pStyle w:val="NormalIndented"/>
        <w:ind w:left="1020"/>
      </w:pPr>
      <w:r>
        <w:t>ORC-7-quantity/timing of the third child order specifies that it follows the second child order.</w:t>
      </w:r>
    </w:p>
    <w:p w14:paraId="46BBB371" w14:textId="77777777" w:rsidR="00980D3B" w:rsidRDefault="00980D3B">
      <w:pPr>
        <w:pStyle w:val="NormalIndented"/>
        <w:ind w:left="1020"/>
      </w:pPr>
      <w:r>
        <w:lastRenderedPageBreak/>
        <w:t xml:space="preserve">ORC-7-quantity/timing of the fourth child order specifies that it follows the third order. </w:t>
      </w:r>
    </w:p>
    <w:p w14:paraId="29DFE03A" w14:textId="77777777" w:rsidR="00980D3B" w:rsidRDefault="00980D3B">
      <w:pPr>
        <w:pStyle w:val="NormalIndented"/>
      </w:pPr>
      <w:r>
        <w:t>To repeat the group of four child orders in a cyclic manner, the following occurs:</w:t>
      </w:r>
    </w:p>
    <w:p w14:paraId="0CA9D34F" w14:textId="77777777" w:rsidR="00980D3B" w:rsidRDefault="00980D3B">
      <w:pPr>
        <w:pStyle w:val="NormalIndented"/>
        <w:ind w:left="1020"/>
      </w:pPr>
      <w:r>
        <w:t>ORC-7-quantity/timing of the first child order specifies that it is to be executed once without any d</w:t>
      </w:r>
      <w:r>
        <w:t>e</w:t>
      </w:r>
      <w:r>
        <w:t>pendence on the completion of other o</w:t>
      </w:r>
      <w:r>
        <w:t>r</w:t>
      </w:r>
      <w:r>
        <w:t>ders.</w:t>
      </w:r>
    </w:p>
    <w:p w14:paraId="6A1C470D" w14:textId="77777777" w:rsidR="00980D3B" w:rsidRDefault="00980D3B">
      <w:pPr>
        <w:pStyle w:val="NormalIndented"/>
        <w:ind w:left="1020"/>
      </w:pPr>
      <w:r>
        <w:t>Its second execution follows the completion of the fourth order. See example in Chapter 4 RXO se</w:t>
      </w:r>
      <w:r>
        <w:t>g</w:t>
      </w:r>
      <w:r>
        <w:t>ment examples. This scheme allows the following to be tracked:</w:t>
      </w:r>
    </w:p>
    <w:p w14:paraId="59DEB741" w14:textId="77777777" w:rsidR="00980D3B" w:rsidRDefault="00980D3B">
      <w:pPr>
        <w:pStyle w:val="NormalIndented"/>
        <w:ind w:left="1020"/>
      </w:pPr>
      <w:r>
        <w:t>The status of the whole group of orders to be reported back at the level of the pa</w:t>
      </w:r>
      <w:r>
        <w:t>r</w:t>
      </w:r>
      <w:r>
        <w:t>ent order.</w:t>
      </w:r>
    </w:p>
    <w:p w14:paraId="50292A47" w14:textId="77777777" w:rsidR="00980D3B" w:rsidRDefault="00980D3B">
      <w:pPr>
        <w:pStyle w:val="NormalIndented"/>
        <w:ind w:left="1020"/>
      </w:pPr>
      <w:r>
        <w:t xml:space="preserve">The status for each individual IV order by following the status of the corresponding child order. </w:t>
      </w:r>
    </w:p>
    <w:p w14:paraId="5647D4B0" w14:textId="77777777" w:rsidR="00980D3B" w:rsidRDefault="00980D3B">
      <w:pPr>
        <w:pStyle w:val="NormalIndented"/>
        <w:keepNext/>
      </w:pPr>
      <w:r>
        <w:t>Separate Orders example:</w:t>
      </w:r>
    </w:p>
    <w:p w14:paraId="1CB7372F" w14:textId="77777777" w:rsidR="00980D3B" w:rsidRDefault="00980D3B">
      <w:pPr>
        <w:pStyle w:val="NormalIndented"/>
        <w:ind w:left="1020"/>
      </w:pPr>
      <w:r>
        <w:t>The same group of orders can be sent as a group of four orders (without a common parent), linked only by the data in their quantity/timing fields. In this case, there is no convenient HL7 method of transmi</w:t>
      </w:r>
      <w:r>
        <w:t>t</w:t>
      </w:r>
      <w:r>
        <w:t>ting the order status of the group as a whole without transmitting the status of each of the four separate orders.</w:t>
      </w:r>
    </w:p>
    <w:p w14:paraId="3BCCD859" w14:textId="77777777" w:rsidR="00980D3B" w:rsidRDefault="00980D3B">
      <w:pPr>
        <w:pStyle w:val="NormalIndented"/>
        <w:keepNext/>
        <w:rPr>
          <w:b/>
        </w:rPr>
      </w:pPr>
      <w:r>
        <w:rPr>
          <w:b/>
        </w:rPr>
        <w:t>Use Case 2: Inheritance of order status</w:t>
      </w:r>
    </w:p>
    <w:p w14:paraId="3C9492BE" w14:textId="77777777" w:rsidR="00980D3B" w:rsidRDefault="00980D3B">
      <w:pPr>
        <w:pStyle w:val="NormalIndented"/>
      </w:pPr>
      <w:r>
        <w:t xml:space="preserve">Cancellation/discontinuation/hold order control events: </w:t>
      </w:r>
    </w:p>
    <w:p w14:paraId="2ACE56A5" w14:textId="77777777" w:rsidR="00980D3B" w:rsidRDefault="00980D3B">
      <w:pPr>
        <w:pStyle w:val="NormalIndented"/>
      </w:pPr>
      <w:r>
        <w:t>This logic implies the normal execution of the referenced predecessor order. Thus a cancel (or disco</w:t>
      </w:r>
      <w:r>
        <w:t>n</w:t>
      </w:r>
      <w:r>
        <w:t>tinuation or hold) of a predecessor order implies the cancellation (or discontinuation or hold) of all subs</w:t>
      </w:r>
      <w:r>
        <w:t>e</w:t>
      </w:r>
      <w:r>
        <w:t>quent orders in the chain.</w:t>
      </w:r>
    </w:p>
    <w:p w14:paraId="48DEC6B1" w14:textId="77777777" w:rsidR="00980D3B" w:rsidRDefault="00980D3B">
      <w:pPr>
        <w:pStyle w:val="NormalIndented"/>
      </w:pPr>
      <w:r>
        <w:t>If the referenced order has been canceled (or discontinued or held), the current order inherits that same status.</w:t>
      </w:r>
    </w:p>
    <w:p w14:paraId="25794A78" w14:textId="77777777" w:rsidR="00980D3B" w:rsidRDefault="00980D3B">
      <w:pPr>
        <w:pStyle w:val="NormalIndented"/>
      </w:pPr>
      <w:r>
        <w:t>In the case of hold, the removal of the hold of the predecessor implies a removal of the hold for the given order (which can then be executed according to the specification in the 10th component).</w:t>
      </w:r>
    </w:p>
    <w:p w14:paraId="392AB316" w14:textId="77777777" w:rsidR="00980D3B" w:rsidRDefault="00980D3B">
      <w:pPr>
        <w:pStyle w:val="Heading4"/>
        <w:rPr>
          <w:vanish/>
        </w:rPr>
      </w:pPr>
    </w:p>
    <w:p w14:paraId="3625367F" w14:textId="77777777" w:rsidR="00980D3B" w:rsidRDefault="00980D3B">
      <w:pPr>
        <w:pStyle w:val="Heading4"/>
      </w:pPr>
      <w:r>
        <w:t>Sequence/Results Flag (ID)</w:t>
      </w:r>
    </w:p>
    <w:p w14:paraId="4CA8885E" w14:textId="77777777" w:rsidR="00980D3B" w:rsidRDefault="00980D3B">
      <w:pPr>
        <w:pStyle w:val="NormalIndented"/>
      </w:pPr>
      <w:r>
        <w:t>Definition: Identifies whether sequence conditions or a repeating cycle of orders is d</w:t>
      </w:r>
      <w:r>
        <w:t>e</w:t>
      </w:r>
      <w:r>
        <w:t>fined. Refer to HL7-defined Table 0524 – Sequence condition for valid values.</w:t>
      </w:r>
    </w:p>
    <w:p w14:paraId="78845D01" w14:textId="77777777" w:rsidR="00980D3B" w:rsidRDefault="00980D3B">
      <w:pPr>
        <w:pStyle w:val="HL7TableCaption"/>
      </w:pPr>
      <w:bookmarkStart w:id="1062" w:name="HL70524"/>
      <w:bookmarkEnd w:id="1062"/>
      <w:r>
        <w:t xml:space="preserve">HL7 Table 0524 – Sequence condition </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046"/>
        <w:gridCol w:w="3030"/>
        <w:gridCol w:w="2816"/>
      </w:tblGrid>
      <w:tr w:rsidR="00980D3B" w14:paraId="2445B6DD" w14:textId="77777777">
        <w:tblPrEx>
          <w:tblCellMar>
            <w:top w:w="0" w:type="dxa"/>
            <w:bottom w:w="0" w:type="dxa"/>
          </w:tblCellMar>
        </w:tblPrEx>
        <w:trPr>
          <w:cantSplit/>
          <w:tblHeader/>
          <w:jc w:val="center"/>
        </w:trPr>
        <w:tc>
          <w:tcPr>
            <w:tcW w:w="1046" w:type="dxa"/>
            <w:tcBorders>
              <w:top w:val="double" w:sz="4" w:space="0" w:color="auto"/>
              <w:bottom w:val="single" w:sz="4" w:space="0" w:color="auto"/>
            </w:tcBorders>
            <w:shd w:val="pct10" w:color="auto" w:fill="FFFFFF"/>
          </w:tcPr>
          <w:p w14:paraId="08F0EDEC" w14:textId="77777777" w:rsidR="00980D3B" w:rsidRDefault="00980D3B">
            <w:pPr>
              <w:pStyle w:val="HL7TableHeader"/>
              <w:jc w:val="center"/>
            </w:pPr>
            <w:r>
              <w:t>Value</w:t>
            </w:r>
          </w:p>
        </w:tc>
        <w:tc>
          <w:tcPr>
            <w:tcW w:w="3030" w:type="dxa"/>
            <w:tcBorders>
              <w:top w:val="double" w:sz="4" w:space="0" w:color="auto"/>
              <w:bottom w:val="single" w:sz="4" w:space="0" w:color="auto"/>
            </w:tcBorders>
            <w:shd w:val="pct10" w:color="auto" w:fill="FFFFFF"/>
          </w:tcPr>
          <w:p w14:paraId="1DE42245" w14:textId="77777777" w:rsidR="00980D3B" w:rsidRDefault="00980D3B">
            <w:pPr>
              <w:pStyle w:val="HL7TableHeader"/>
            </w:pPr>
            <w:r>
              <w:t>Description</w:t>
            </w:r>
          </w:p>
        </w:tc>
        <w:tc>
          <w:tcPr>
            <w:tcW w:w="2816" w:type="dxa"/>
            <w:tcBorders>
              <w:top w:val="double" w:sz="4" w:space="0" w:color="auto"/>
              <w:bottom w:val="single" w:sz="4" w:space="0" w:color="auto"/>
            </w:tcBorders>
            <w:shd w:val="pct10" w:color="auto" w:fill="FFFFFF"/>
          </w:tcPr>
          <w:p w14:paraId="540378FF" w14:textId="77777777" w:rsidR="00980D3B" w:rsidRDefault="00980D3B">
            <w:pPr>
              <w:pStyle w:val="HL7TableHeader"/>
            </w:pPr>
            <w:r>
              <w:t>Comment</w:t>
            </w:r>
          </w:p>
        </w:tc>
      </w:tr>
      <w:tr w:rsidR="00980D3B" w14:paraId="78DD7725"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2185092A" w14:textId="77777777" w:rsidR="00980D3B" w:rsidRDefault="00980D3B">
            <w:pPr>
              <w:pStyle w:val="HL7TableBody"/>
              <w:jc w:val="center"/>
            </w:pPr>
            <w:r>
              <w:t>S</w:t>
            </w:r>
          </w:p>
        </w:tc>
        <w:tc>
          <w:tcPr>
            <w:tcW w:w="3030" w:type="dxa"/>
            <w:tcBorders>
              <w:top w:val="single" w:sz="4" w:space="0" w:color="auto"/>
              <w:bottom w:val="single" w:sz="4" w:space="0" w:color="auto"/>
            </w:tcBorders>
          </w:tcPr>
          <w:p w14:paraId="07BD51AD" w14:textId="77777777" w:rsidR="00980D3B" w:rsidRDefault="00980D3B">
            <w:pPr>
              <w:pStyle w:val="HL7TableBody"/>
            </w:pPr>
            <w:r>
              <w:t>Sequence conditions</w:t>
            </w:r>
          </w:p>
        </w:tc>
        <w:tc>
          <w:tcPr>
            <w:tcW w:w="2816" w:type="dxa"/>
            <w:tcBorders>
              <w:top w:val="single" w:sz="4" w:space="0" w:color="auto"/>
              <w:bottom w:val="single" w:sz="4" w:space="0" w:color="auto"/>
            </w:tcBorders>
          </w:tcPr>
          <w:p w14:paraId="04F2FCEB" w14:textId="77777777" w:rsidR="00980D3B" w:rsidRDefault="00980D3B">
            <w:pPr>
              <w:pStyle w:val="HL7TableBody"/>
              <w:rPr>
                <w:sz w:val="14"/>
              </w:rPr>
            </w:pPr>
          </w:p>
        </w:tc>
      </w:tr>
      <w:tr w:rsidR="00980D3B" w14:paraId="7EA3D61D" w14:textId="77777777">
        <w:tblPrEx>
          <w:tblCellMar>
            <w:top w:w="0" w:type="dxa"/>
            <w:bottom w:w="0" w:type="dxa"/>
          </w:tblCellMar>
        </w:tblPrEx>
        <w:trPr>
          <w:cantSplit/>
          <w:jc w:val="center"/>
        </w:trPr>
        <w:tc>
          <w:tcPr>
            <w:tcW w:w="1046" w:type="dxa"/>
            <w:tcBorders>
              <w:top w:val="single" w:sz="4" w:space="0" w:color="auto"/>
              <w:bottom w:val="single" w:sz="4" w:space="0" w:color="auto"/>
            </w:tcBorders>
          </w:tcPr>
          <w:p w14:paraId="6330B3FC" w14:textId="77777777" w:rsidR="00980D3B" w:rsidRDefault="00980D3B">
            <w:pPr>
              <w:pStyle w:val="HL7TableBody"/>
              <w:jc w:val="center"/>
            </w:pPr>
            <w:r>
              <w:t>C</w:t>
            </w:r>
          </w:p>
        </w:tc>
        <w:tc>
          <w:tcPr>
            <w:tcW w:w="3030" w:type="dxa"/>
            <w:tcBorders>
              <w:top w:val="single" w:sz="4" w:space="0" w:color="auto"/>
              <w:bottom w:val="single" w:sz="4" w:space="0" w:color="auto"/>
            </w:tcBorders>
          </w:tcPr>
          <w:p w14:paraId="5E75B9F7" w14:textId="77777777" w:rsidR="00980D3B" w:rsidRDefault="00980D3B">
            <w:pPr>
              <w:pStyle w:val="HL7TableBody"/>
            </w:pPr>
            <w:r>
              <w:t>Repeating cycle of orders</w:t>
            </w:r>
          </w:p>
        </w:tc>
        <w:tc>
          <w:tcPr>
            <w:tcW w:w="2816" w:type="dxa"/>
            <w:tcBorders>
              <w:top w:val="single" w:sz="4" w:space="0" w:color="auto"/>
              <w:bottom w:val="single" w:sz="4" w:space="0" w:color="auto"/>
            </w:tcBorders>
          </w:tcPr>
          <w:p w14:paraId="656C1664" w14:textId="77777777" w:rsidR="00980D3B" w:rsidRDefault="00980D3B">
            <w:pPr>
              <w:pStyle w:val="HL7TableBody"/>
              <w:rPr>
                <w:sz w:val="14"/>
              </w:rPr>
            </w:pPr>
          </w:p>
        </w:tc>
      </w:tr>
      <w:tr w:rsidR="00980D3B" w14:paraId="3DAA9245" w14:textId="77777777">
        <w:tblPrEx>
          <w:tblCellMar>
            <w:top w:w="0" w:type="dxa"/>
            <w:bottom w:w="0" w:type="dxa"/>
          </w:tblCellMar>
        </w:tblPrEx>
        <w:trPr>
          <w:cantSplit/>
          <w:jc w:val="center"/>
        </w:trPr>
        <w:tc>
          <w:tcPr>
            <w:tcW w:w="1046" w:type="dxa"/>
            <w:tcBorders>
              <w:top w:val="single" w:sz="4" w:space="0" w:color="auto"/>
              <w:bottom w:val="double" w:sz="4" w:space="0" w:color="auto"/>
            </w:tcBorders>
          </w:tcPr>
          <w:p w14:paraId="6E5A03EE" w14:textId="77777777" w:rsidR="00980D3B" w:rsidRDefault="00980D3B">
            <w:pPr>
              <w:pStyle w:val="HL7TableBody"/>
              <w:jc w:val="center"/>
            </w:pPr>
            <w:r>
              <w:t>R</w:t>
            </w:r>
          </w:p>
        </w:tc>
        <w:tc>
          <w:tcPr>
            <w:tcW w:w="3030" w:type="dxa"/>
            <w:tcBorders>
              <w:top w:val="single" w:sz="4" w:space="0" w:color="auto"/>
              <w:bottom w:val="double" w:sz="4" w:space="0" w:color="auto"/>
            </w:tcBorders>
          </w:tcPr>
          <w:p w14:paraId="0E55A2CC" w14:textId="77777777" w:rsidR="00980D3B" w:rsidRDefault="00980D3B">
            <w:pPr>
              <w:pStyle w:val="HL7TableBody"/>
            </w:pPr>
            <w:r>
              <w:t>Reserved for possible future use</w:t>
            </w:r>
          </w:p>
        </w:tc>
        <w:tc>
          <w:tcPr>
            <w:tcW w:w="2816" w:type="dxa"/>
            <w:tcBorders>
              <w:top w:val="single" w:sz="4" w:space="0" w:color="auto"/>
              <w:bottom w:val="double" w:sz="4" w:space="0" w:color="auto"/>
            </w:tcBorders>
          </w:tcPr>
          <w:p w14:paraId="06531DCA" w14:textId="77777777" w:rsidR="00980D3B" w:rsidRDefault="00980D3B">
            <w:pPr>
              <w:pStyle w:val="HL7TableBody"/>
              <w:rPr>
                <w:sz w:val="14"/>
              </w:rPr>
            </w:pPr>
          </w:p>
        </w:tc>
      </w:tr>
    </w:tbl>
    <w:p w14:paraId="53BA2A45" w14:textId="77777777" w:rsidR="00980D3B" w:rsidRDefault="00980D3B">
      <w:pPr>
        <w:pStyle w:val="Heading4"/>
      </w:pPr>
      <w:r>
        <w:t>Placer Order Number: Entity Identifier (ST)</w:t>
      </w:r>
    </w:p>
    <w:p w14:paraId="27F484AA" w14:textId="77777777" w:rsidR="00980D3B" w:rsidRDefault="00980D3B">
      <w:pPr>
        <w:pStyle w:val="NormalIndented"/>
      </w:pPr>
      <w:r>
        <w:t>Definition: Contains the first component of the placer order number, entity identifier .</w:t>
      </w:r>
    </w:p>
    <w:p w14:paraId="6A92414D" w14:textId="77777777" w:rsidR="00980D3B" w:rsidRDefault="00980D3B">
      <w:pPr>
        <w:pStyle w:val="Heading4"/>
      </w:pPr>
      <w:r>
        <w:t>Placer Order Number: Namespace ID (IS)</w:t>
      </w:r>
    </w:p>
    <w:p w14:paraId="07E0151F" w14:textId="77777777" w:rsidR="00980D3B" w:rsidRDefault="00980D3B">
      <w:pPr>
        <w:pStyle w:val="NormalIndented"/>
      </w:pPr>
      <w:r>
        <w:t xml:space="preserve">Definition: Contains the second component of the placer order number, namespace ID. Refer to </w:t>
      </w:r>
      <w:hyperlink w:anchor="HL70363" w:history="1">
        <w:r>
          <w:rPr>
            <w:rStyle w:val="HyperlinkText"/>
          </w:rPr>
          <w:t>user-defined table 0363 - Assigning Authorit</w:t>
        </w:r>
      </w:hyperlink>
      <w:r>
        <w:t>y for suggested values.</w:t>
      </w:r>
    </w:p>
    <w:p w14:paraId="3A96FA30" w14:textId="77777777" w:rsidR="00980D3B" w:rsidRDefault="00980D3B">
      <w:pPr>
        <w:pStyle w:val="Heading4"/>
      </w:pPr>
      <w:r>
        <w:lastRenderedPageBreak/>
        <w:t>Filler Order Number: Entity Identifier (ST)</w:t>
      </w:r>
    </w:p>
    <w:p w14:paraId="4D08D88E" w14:textId="77777777" w:rsidR="00980D3B" w:rsidRDefault="00980D3B">
      <w:pPr>
        <w:pStyle w:val="NormalIndented"/>
      </w:pPr>
      <w:r>
        <w:t>Definition: Contains the first component of the filler order number, entity identifier.</w:t>
      </w:r>
    </w:p>
    <w:p w14:paraId="6768A69C" w14:textId="77777777" w:rsidR="00980D3B" w:rsidRDefault="00980D3B">
      <w:pPr>
        <w:pStyle w:val="Heading4"/>
      </w:pPr>
      <w:r>
        <w:t>Filler Order Number: Namespace ID (IS)</w:t>
      </w:r>
    </w:p>
    <w:p w14:paraId="34CCA582" w14:textId="77777777" w:rsidR="00980D3B" w:rsidRDefault="00980D3B">
      <w:pPr>
        <w:pStyle w:val="NormalIndented"/>
      </w:pPr>
      <w:r>
        <w:t xml:space="preserve">Definition: Contains the second component of the filler order number, namespace ID. Refer to </w:t>
      </w:r>
      <w:bookmarkStart w:id="1063" w:name="_Hlt34474397"/>
      <w:r>
        <w:rPr>
          <w:rStyle w:val="HyperlinkText"/>
        </w:rPr>
        <w:fldChar w:fldCharType="begin"/>
      </w:r>
      <w:r>
        <w:rPr>
          <w:rStyle w:val="HyperlinkText"/>
        </w:rPr>
        <w:instrText xml:space="preserve"> HYPERLINK  \l "HL70363" </w:instrText>
      </w:r>
      <w:r>
        <w:rPr>
          <w:rStyle w:val="HyperlinkText"/>
        </w:rPr>
      </w:r>
      <w:r>
        <w:rPr>
          <w:rStyle w:val="HyperlinkText"/>
        </w:rPr>
        <w:fldChar w:fldCharType="separate"/>
      </w:r>
      <w:r>
        <w:rPr>
          <w:rStyle w:val="HyperlinkText"/>
        </w:rPr>
        <w:t>user-defined table 0363 - Assigning Authority</w:t>
      </w:r>
      <w:r>
        <w:rPr>
          <w:rStyle w:val="HyperlinkText"/>
        </w:rPr>
        <w:fldChar w:fldCharType="end"/>
      </w:r>
      <w:bookmarkEnd w:id="1063"/>
      <w:r>
        <w:t xml:space="preserve"> for suggested values</w:t>
      </w:r>
    </w:p>
    <w:p w14:paraId="29F64937" w14:textId="77777777" w:rsidR="00980D3B" w:rsidRDefault="00980D3B">
      <w:pPr>
        <w:pStyle w:val="Heading4"/>
      </w:pPr>
      <w:r>
        <w:t>Sequence Condition Value (ST)</w:t>
      </w:r>
    </w:p>
    <w:p w14:paraId="6863866A" w14:textId="77777777" w:rsidR="00980D3B" w:rsidRDefault="00980D3B">
      <w:pPr>
        <w:pStyle w:val="NormalIndented"/>
        <w:rPr>
          <w:snapToGrid w:val="0"/>
        </w:rPr>
      </w:pPr>
      <w:r>
        <w:t xml:space="preserve">Definition: </w:t>
      </w:r>
      <w:r>
        <w:rPr>
          <w:snapToGrid w:val="0"/>
        </w:rPr>
        <w:t>Defines the relationship between the start/end of the related predecessor or successor order and the cu</w:t>
      </w:r>
      <w:r>
        <w:rPr>
          <w:snapToGrid w:val="0"/>
        </w:rPr>
        <w:t>r</w:t>
      </w:r>
      <w:r>
        <w:rPr>
          <w:snapToGrid w:val="0"/>
        </w:rPr>
        <w:t>rent order from ORC-2, 3 or 4.</w:t>
      </w:r>
    </w:p>
    <w:p w14:paraId="4D287CA1" w14:textId="77777777" w:rsidR="00980D3B" w:rsidRDefault="00980D3B">
      <w:pPr>
        <w:pStyle w:val="NormalIndented"/>
      </w:pPr>
      <w:r>
        <w:t>The acceptable condition values have the form commonly used in project planning methodologies in the following format: &lt;one of “SS", “EE", “SE", or “ES”&gt; +/- &lt;time&gt;.</w:t>
      </w:r>
    </w:p>
    <w:p w14:paraId="25420A73" w14:textId="77777777" w:rsidR="00980D3B" w:rsidRDefault="00980D3B">
      <w:pPr>
        <w:pStyle w:val="NormalIndented"/>
      </w:pPr>
      <w:r>
        <w:t>The first letter stands for start (S) or end (E) of predecessor order, where the predecessor is defined by the placer or filler order number in subcomponents 1,2 or subcomp</w:t>
      </w:r>
      <w:r>
        <w:t>o</w:t>
      </w:r>
      <w:r>
        <w:t>nents 3,4.</w:t>
      </w:r>
    </w:p>
    <w:p w14:paraId="7197AF12" w14:textId="77777777" w:rsidR="00980D3B" w:rsidRDefault="00980D3B">
      <w:pPr>
        <w:pStyle w:val="NormalIndented"/>
      </w:pPr>
      <w:r>
        <w:t>The second letter stands for the start (S) or end (E) of the successor order, where the successor order is the order containing this quantity/timing specification.</w:t>
      </w:r>
    </w:p>
    <w:p w14:paraId="632448D0" w14:textId="77777777" w:rsidR="00980D3B" w:rsidRDefault="00980D3B">
      <w:pPr>
        <w:pStyle w:val="NormalIndented"/>
      </w:pPr>
      <w:r>
        <w:t>The time specifies the interval between the predecessor and successor starts or ends (see following exa</w:t>
      </w:r>
      <w:r>
        <w:t>m</w:t>
      </w:r>
      <w:r>
        <w:t>ples).</w:t>
      </w:r>
    </w:p>
    <w:p w14:paraId="020A3666" w14:textId="77777777" w:rsidR="00980D3B" w:rsidRDefault="00980D3B">
      <w:pPr>
        <w:pStyle w:val="OtherTableCaption"/>
      </w:pPr>
      <w:r>
        <w:t>Where &lt;time&gt; is defined 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2790"/>
        <w:gridCol w:w="2790"/>
      </w:tblGrid>
      <w:tr w:rsidR="00980D3B" w14:paraId="0A1F3D5E" w14:textId="77777777">
        <w:tblPrEx>
          <w:tblCellMar>
            <w:top w:w="0" w:type="dxa"/>
            <w:bottom w:w="0" w:type="dxa"/>
          </w:tblCellMar>
        </w:tblPrEx>
        <w:trPr>
          <w:jc w:val="center"/>
        </w:trPr>
        <w:tc>
          <w:tcPr>
            <w:tcW w:w="1998" w:type="dxa"/>
            <w:shd w:val="pct10" w:color="auto" w:fill="FFFFFF"/>
          </w:tcPr>
          <w:p w14:paraId="5CD58A92" w14:textId="77777777" w:rsidR="00980D3B" w:rsidRDefault="00980D3B">
            <w:pPr>
              <w:pStyle w:val="OtherTableHeader"/>
              <w:rPr>
                <w:lang w:val="fr-FR"/>
              </w:rPr>
            </w:pPr>
            <w:r>
              <w:rPr>
                <w:lang w:val="fr-FR"/>
              </w:rPr>
              <w:t>Example</w:t>
            </w:r>
          </w:p>
        </w:tc>
        <w:tc>
          <w:tcPr>
            <w:tcW w:w="2790" w:type="dxa"/>
            <w:shd w:val="pct10" w:color="auto" w:fill="FFFFFF"/>
          </w:tcPr>
          <w:p w14:paraId="0731E0A1" w14:textId="77777777" w:rsidR="00980D3B" w:rsidRDefault="00980D3B">
            <w:pPr>
              <w:pStyle w:val="OtherTableHeader"/>
              <w:rPr>
                <w:lang w:val="fr-FR"/>
              </w:rPr>
            </w:pPr>
            <w:r>
              <w:rPr>
                <w:lang w:val="fr-FR"/>
              </w:rPr>
              <w:t>Description</w:t>
            </w:r>
          </w:p>
        </w:tc>
        <w:tc>
          <w:tcPr>
            <w:tcW w:w="2790" w:type="dxa"/>
            <w:shd w:val="pct10" w:color="auto" w:fill="FFFFFF"/>
          </w:tcPr>
          <w:p w14:paraId="1F8345F3" w14:textId="77777777" w:rsidR="00980D3B" w:rsidRDefault="00980D3B">
            <w:pPr>
              <w:pStyle w:val="OtherTableHeader"/>
              <w:rPr>
                <w:lang w:val="fr-FR"/>
              </w:rPr>
            </w:pPr>
            <w:r>
              <w:rPr>
                <w:lang w:val="fr-FR"/>
              </w:rPr>
              <w:t>Comment</w:t>
            </w:r>
          </w:p>
        </w:tc>
      </w:tr>
      <w:tr w:rsidR="00980D3B" w14:paraId="4CBD2E4B" w14:textId="77777777">
        <w:tblPrEx>
          <w:tblCellMar>
            <w:top w:w="0" w:type="dxa"/>
            <w:bottom w:w="0" w:type="dxa"/>
          </w:tblCellMar>
        </w:tblPrEx>
        <w:trPr>
          <w:jc w:val="center"/>
        </w:trPr>
        <w:tc>
          <w:tcPr>
            <w:tcW w:w="1998" w:type="dxa"/>
          </w:tcPr>
          <w:p w14:paraId="6B81FA90" w14:textId="77777777" w:rsidR="00980D3B" w:rsidRDefault="00980D3B">
            <w:pPr>
              <w:pStyle w:val="OtherTableBody"/>
            </w:pPr>
            <w:r>
              <w:t>S&lt;integer&gt;</w:t>
            </w:r>
          </w:p>
        </w:tc>
        <w:tc>
          <w:tcPr>
            <w:tcW w:w="2790" w:type="dxa"/>
          </w:tcPr>
          <w:p w14:paraId="74766816" w14:textId="77777777" w:rsidR="00980D3B" w:rsidRDefault="00980D3B">
            <w:pPr>
              <w:pStyle w:val="OtherTableBody"/>
            </w:pPr>
            <w:r>
              <w:t>do for &lt;integer&gt; seconds</w:t>
            </w:r>
          </w:p>
        </w:tc>
        <w:tc>
          <w:tcPr>
            <w:tcW w:w="2790" w:type="dxa"/>
          </w:tcPr>
          <w:p w14:paraId="7D8404E8" w14:textId="77777777" w:rsidR="00980D3B" w:rsidRDefault="00980D3B">
            <w:pPr>
              <w:pStyle w:val="OtherTableBody"/>
            </w:pPr>
          </w:p>
        </w:tc>
      </w:tr>
      <w:tr w:rsidR="00980D3B" w14:paraId="53E335F3" w14:textId="77777777">
        <w:tblPrEx>
          <w:tblCellMar>
            <w:top w:w="0" w:type="dxa"/>
            <w:bottom w:w="0" w:type="dxa"/>
          </w:tblCellMar>
        </w:tblPrEx>
        <w:trPr>
          <w:jc w:val="center"/>
        </w:trPr>
        <w:tc>
          <w:tcPr>
            <w:tcW w:w="1998" w:type="dxa"/>
          </w:tcPr>
          <w:p w14:paraId="10A5D063" w14:textId="77777777" w:rsidR="00980D3B" w:rsidRDefault="00980D3B">
            <w:pPr>
              <w:pStyle w:val="OtherTableBody"/>
            </w:pPr>
            <w:r>
              <w:t>M&lt;integer&gt;</w:t>
            </w:r>
          </w:p>
        </w:tc>
        <w:tc>
          <w:tcPr>
            <w:tcW w:w="2790" w:type="dxa"/>
          </w:tcPr>
          <w:p w14:paraId="443810F9" w14:textId="77777777" w:rsidR="00980D3B" w:rsidRDefault="00980D3B">
            <w:pPr>
              <w:pStyle w:val="OtherTableBody"/>
            </w:pPr>
            <w:r>
              <w:t>do for &lt;integer&gt; minutes</w:t>
            </w:r>
          </w:p>
        </w:tc>
        <w:tc>
          <w:tcPr>
            <w:tcW w:w="2790" w:type="dxa"/>
          </w:tcPr>
          <w:p w14:paraId="35F00456" w14:textId="77777777" w:rsidR="00980D3B" w:rsidRDefault="00980D3B">
            <w:pPr>
              <w:pStyle w:val="OtherTableBody"/>
            </w:pPr>
          </w:p>
        </w:tc>
      </w:tr>
      <w:tr w:rsidR="00980D3B" w14:paraId="598582E7" w14:textId="77777777">
        <w:tblPrEx>
          <w:tblCellMar>
            <w:top w:w="0" w:type="dxa"/>
            <w:bottom w:w="0" w:type="dxa"/>
          </w:tblCellMar>
        </w:tblPrEx>
        <w:trPr>
          <w:jc w:val="center"/>
        </w:trPr>
        <w:tc>
          <w:tcPr>
            <w:tcW w:w="1998" w:type="dxa"/>
          </w:tcPr>
          <w:p w14:paraId="4E999BE5" w14:textId="77777777" w:rsidR="00980D3B" w:rsidRDefault="00980D3B">
            <w:pPr>
              <w:pStyle w:val="OtherTableBody"/>
            </w:pPr>
            <w:r>
              <w:t>H&lt;integer&gt;</w:t>
            </w:r>
          </w:p>
        </w:tc>
        <w:tc>
          <w:tcPr>
            <w:tcW w:w="2790" w:type="dxa"/>
          </w:tcPr>
          <w:p w14:paraId="75FE7A41" w14:textId="77777777" w:rsidR="00980D3B" w:rsidRDefault="00980D3B">
            <w:pPr>
              <w:pStyle w:val="OtherTableBody"/>
            </w:pPr>
            <w:r>
              <w:t>do for &lt;integer&gt; hours</w:t>
            </w:r>
          </w:p>
        </w:tc>
        <w:tc>
          <w:tcPr>
            <w:tcW w:w="2790" w:type="dxa"/>
          </w:tcPr>
          <w:p w14:paraId="3EA4F631" w14:textId="77777777" w:rsidR="00980D3B" w:rsidRDefault="00980D3B">
            <w:pPr>
              <w:pStyle w:val="OtherTableBody"/>
            </w:pPr>
          </w:p>
        </w:tc>
      </w:tr>
      <w:tr w:rsidR="00980D3B" w14:paraId="32DD6ABB" w14:textId="77777777">
        <w:tblPrEx>
          <w:tblCellMar>
            <w:top w:w="0" w:type="dxa"/>
            <w:bottom w:w="0" w:type="dxa"/>
          </w:tblCellMar>
        </w:tblPrEx>
        <w:trPr>
          <w:jc w:val="center"/>
        </w:trPr>
        <w:tc>
          <w:tcPr>
            <w:tcW w:w="1998" w:type="dxa"/>
          </w:tcPr>
          <w:p w14:paraId="71FBAE3C" w14:textId="77777777" w:rsidR="00980D3B" w:rsidRDefault="00980D3B">
            <w:pPr>
              <w:pStyle w:val="OtherTableBody"/>
            </w:pPr>
            <w:r>
              <w:t>D&lt;integer&gt;</w:t>
            </w:r>
          </w:p>
        </w:tc>
        <w:tc>
          <w:tcPr>
            <w:tcW w:w="2790" w:type="dxa"/>
          </w:tcPr>
          <w:p w14:paraId="5F58173A" w14:textId="77777777" w:rsidR="00980D3B" w:rsidRDefault="00980D3B">
            <w:pPr>
              <w:pStyle w:val="OtherTableBody"/>
            </w:pPr>
            <w:r>
              <w:t>do for &lt;integer&gt; days</w:t>
            </w:r>
          </w:p>
        </w:tc>
        <w:tc>
          <w:tcPr>
            <w:tcW w:w="2790" w:type="dxa"/>
          </w:tcPr>
          <w:p w14:paraId="517FE768" w14:textId="77777777" w:rsidR="00980D3B" w:rsidRDefault="00980D3B">
            <w:pPr>
              <w:pStyle w:val="OtherTableBody"/>
            </w:pPr>
          </w:p>
        </w:tc>
      </w:tr>
      <w:tr w:rsidR="00980D3B" w14:paraId="52F623D7" w14:textId="77777777">
        <w:tblPrEx>
          <w:tblCellMar>
            <w:top w:w="0" w:type="dxa"/>
            <w:bottom w:w="0" w:type="dxa"/>
          </w:tblCellMar>
        </w:tblPrEx>
        <w:trPr>
          <w:jc w:val="center"/>
        </w:trPr>
        <w:tc>
          <w:tcPr>
            <w:tcW w:w="1998" w:type="dxa"/>
          </w:tcPr>
          <w:p w14:paraId="73545BA0" w14:textId="77777777" w:rsidR="00980D3B" w:rsidRDefault="00980D3B">
            <w:pPr>
              <w:pStyle w:val="OtherTableBody"/>
            </w:pPr>
            <w:r>
              <w:t>W&lt;integer&gt;</w:t>
            </w:r>
          </w:p>
        </w:tc>
        <w:tc>
          <w:tcPr>
            <w:tcW w:w="2790" w:type="dxa"/>
          </w:tcPr>
          <w:p w14:paraId="064C0536" w14:textId="77777777" w:rsidR="00980D3B" w:rsidRDefault="00980D3B">
            <w:pPr>
              <w:pStyle w:val="OtherTableBody"/>
            </w:pPr>
            <w:r>
              <w:t>do for &lt;integer&gt; weeks</w:t>
            </w:r>
          </w:p>
        </w:tc>
        <w:tc>
          <w:tcPr>
            <w:tcW w:w="2790" w:type="dxa"/>
          </w:tcPr>
          <w:p w14:paraId="2D70944D" w14:textId="77777777" w:rsidR="00980D3B" w:rsidRDefault="00980D3B">
            <w:pPr>
              <w:pStyle w:val="OtherTableBody"/>
            </w:pPr>
          </w:p>
        </w:tc>
      </w:tr>
      <w:tr w:rsidR="00980D3B" w14:paraId="6802E8F4" w14:textId="77777777">
        <w:tblPrEx>
          <w:tblCellMar>
            <w:top w:w="0" w:type="dxa"/>
            <w:bottom w:w="0" w:type="dxa"/>
          </w:tblCellMar>
        </w:tblPrEx>
        <w:trPr>
          <w:jc w:val="center"/>
        </w:trPr>
        <w:tc>
          <w:tcPr>
            <w:tcW w:w="1998" w:type="dxa"/>
          </w:tcPr>
          <w:p w14:paraId="47C9CF17" w14:textId="77777777" w:rsidR="00980D3B" w:rsidRDefault="00980D3B">
            <w:pPr>
              <w:pStyle w:val="OtherTableBody"/>
            </w:pPr>
            <w:r>
              <w:t>L&lt;integer&gt;</w:t>
            </w:r>
          </w:p>
        </w:tc>
        <w:tc>
          <w:tcPr>
            <w:tcW w:w="2790" w:type="dxa"/>
          </w:tcPr>
          <w:p w14:paraId="241A72FC" w14:textId="77777777" w:rsidR="00980D3B" w:rsidRDefault="00980D3B">
            <w:pPr>
              <w:pStyle w:val="OtherTableBody"/>
            </w:pPr>
            <w:r>
              <w:t>do for &lt;integer&gt; months</w:t>
            </w:r>
          </w:p>
        </w:tc>
        <w:tc>
          <w:tcPr>
            <w:tcW w:w="2790" w:type="dxa"/>
          </w:tcPr>
          <w:p w14:paraId="25B9E7EB" w14:textId="77777777" w:rsidR="00980D3B" w:rsidRDefault="00980D3B">
            <w:pPr>
              <w:pStyle w:val="OtherTableBody"/>
            </w:pPr>
          </w:p>
        </w:tc>
      </w:tr>
    </w:tbl>
    <w:p w14:paraId="52AFB686" w14:textId="77777777" w:rsidR="00980D3B" w:rsidRDefault="00980D3B">
      <w:pPr>
        <w:pStyle w:val="Heading4"/>
      </w:pPr>
      <w:r>
        <w:t>Maximum Number of Repeats (NM)</w:t>
      </w:r>
    </w:p>
    <w:p w14:paraId="39FA235F" w14:textId="77777777" w:rsidR="00980D3B" w:rsidRDefault="00980D3B">
      <w:pPr>
        <w:pStyle w:val="NormalIndented"/>
      </w:pPr>
      <w:r>
        <w:t>Definition: The maximum number of repeats to be used only on cyclic groups. The total number of repeats is constrained by the end date/time of the last repeat or the end date/time of the parent, whichever is first.</w:t>
      </w:r>
    </w:p>
    <w:p w14:paraId="4C2BD48B" w14:textId="77777777" w:rsidR="00980D3B" w:rsidRDefault="00980D3B">
      <w:pPr>
        <w:pStyle w:val="Heading4"/>
      </w:pPr>
      <w:r>
        <w:t>Placer Order Number: Universal ID (ST)</w:t>
      </w:r>
    </w:p>
    <w:p w14:paraId="4885BAF4" w14:textId="77777777" w:rsidR="00980D3B" w:rsidRDefault="00980D3B">
      <w:pPr>
        <w:pStyle w:val="NormalIndented"/>
      </w:pPr>
      <w:r>
        <w:t>Definition: Contains the next to the last component of the placer order number, universal ID.</w:t>
      </w:r>
    </w:p>
    <w:p w14:paraId="4D61F00B" w14:textId="77777777" w:rsidR="00980D3B" w:rsidRDefault="00980D3B">
      <w:pPr>
        <w:pStyle w:val="Heading4"/>
      </w:pPr>
      <w:r>
        <w:t>Placer Order Number: Universal ID Type(ID)</w:t>
      </w:r>
    </w:p>
    <w:p w14:paraId="4142A1D3" w14:textId="77777777" w:rsidR="00980D3B" w:rsidRDefault="00980D3B">
      <w:pPr>
        <w:pStyle w:val="NormalIndented"/>
      </w:pPr>
      <w:r>
        <w:t xml:space="preserve">Definition: Contains the last component of the placer order number. Refer to </w:t>
      </w:r>
      <w:hyperlink w:anchor="HL70301" w:history="1">
        <w:r>
          <w:rPr>
            <w:rStyle w:val="HyperlinkText"/>
          </w:rPr>
          <w:t xml:space="preserve">HL7 table 0301 - Universal ID Type </w:t>
        </w:r>
      </w:hyperlink>
      <w:r>
        <w:t>for valid values.</w:t>
      </w:r>
    </w:p>
    <w:p w14:paraId="3446EE99" w14:textId="77777777" w:rsidR="00980D3B" w:rsidRDefault="00980D3B">
      <w:pPr>
        <w:pStyle w:val="Heading4"/>
      </w:pPr>
      <w:r>
        <w:t>Filler Order Number: Universal ID (ST)</w:t>
      </w:r>
    </w:p>
    <w:p w14:paraId="203C4058" w14:textId="77777777" w:rsidR="00980D3B" w:rsidRDefault="00980D3B">
      <w:pPr>
        <w:pStyle w:val="NormalIndented"/>
      </w:pPr>
      <w:r>
        <w:t>Definition: Contains the next to the last component of the filler order number, universal ID.</w:t>
      </w:r>
    </w:p>
    <w:p w14:paraId="427D44DD" w14:textId="77777777" w:rsidR="00980D3B" w:rsidRDefault="00980D3B">
      <w:pPr>
        <w:pStyle w:val="Heading4"/>
      </w:pPr>
      <w:r>
        <w:lastRenderedPageBreak/>
        <w:t>Filler Order Number: Universal ID Type(ID)</w:t>
      </w:r>
    </w:p>
    <w:p w14:paraId="5AC7A468" w14:textId="77777777" w:rsidR="00980D3B" w:rsidRDefault="00980D3B">
      <w:pPr>
        <w:pStyle w:val="NormalIndented"/>
      </w:pPr>
      <w:r>
        <w:t xml:space="preserve">Definition: Contains the last component of the placer order number. Refer to </w:t>
      </w:r>
      <w:bookmarkStart w:id="1064" w:name="_Hlt17859755"/>
      <w:r>
        <w:rPr>
          <w:rStyle w:val="HyperlinkText"/>
        </w:rPr>
        <w:fldChar w:fldCharType="begin"/>
      </w:r>
      <w:r>
        <w:rPr>
          <w:rStyle w:val="HyperlinkText"/>
        </w:rPr>
        <w:instrText xml:space="preserve"> HYPERLINK  \l "HL70301" </w:instrText>
      </w:r>
      <w:r>
        <w:rPr>
          <w:rStyle w:val="HyperlinkText"/>
        </w:rPr>
      </w:r>
      <w:r>
        <w:rPr>
          <w:rStyle w:val="HyperlinkText"/>
        </w:rPr>
        <w:fldChar w:fldCharType="separate"/>
      </w:r>
      <w:r>
        <w:rPr>
          <w:rStyle w:val="HyperlinkText"/>
        </w:rPr>
        <w:t>HL7 table 0301 - Universal ID Type</w:t>
      </w:r>
      <w:r>
        <w:rPr>
          <w:rStyle w:val="HyperlinkText"/>
        </w:rPr>
        <w:fldChar w:fldCharType="end"/>
      </w:r>
      <w:bookmarkEnd w:id="1064"/>
      <w:r>
        <w:t xml:space="preserve"> for valid values.</w:t>
      </w:r>
    </w:p>
    <w:p w14:paraId="37FB069E" w14:textId="77777777" w:rsidR="00980D3B" w:rsidRDefault="00980D3B">
      <w:pPr>
        <w:pStyle w:val="Heading3"/>
      </w:pPr>
      <w:r>
        <w:fldChar w:fldCharType="begin"/>
      </w:r>
      <w:r>
        <w:instrText>XE "OSP"</w:instrText>
      </w:r>
      <w:r>
        <w:fldChar w:fldCharType="end"/>
      </w:r>
      <w:r>
        <w:fldChar w:fldCharType="begin"/>
      </w:r>
      <w:r>
        <w:instrText>XE "Data Types: OS"</w:instrText>
      </w:r>
      <w:r>
        <w:fldChar w:fldCharType="end"/>
      </w:r>
      <w:r>
        <w:t xml:space="preserve"> </w:t>
      </w:r>
      <w:bookmarkStart w:id="1065" w:name="_Ref176143"/>
      <w:bookmarkStart w:id="1066" w:name="_Toc496505"/>
      <w:bookmarkStart w:id="1067" w:name="_Toc524852"/>
      <w:bookmarkStart w:id="1068" w:name="_Toc1802435"/>
      <w:bookmarkStart w:id="1069" w:name="_Toc22448430"/>
      <w:bookmarkStart w:id="1070" w:name="_Toc22697622"/>
      <w:bookmarkStart w:id="1071" w:name="_Toc24273657"/>
      <w:r>
        <w:t xml:space="preserve">OSP - </w:t>
      </w:r>
      <w:r>
        <w:rPr>
          <w:snapToGrid w:val="0"/>
        </w:rPr>
        <w:t>occurrence span code and date</w:t>
      </w:r>
      <w:bookmarkEnd w:id="1065"/>
      <w:bookmarkEnd w:id="1066"/>
      <w:bookmarkEnd w:id="1067"/>
      <w:bookmarkEnd w:id="1068"/>
      <w:bookmarkEnd w:id="1069"/>
      <w:bookmarkEnd w:id="1070"/>
      <w:bookmarkEnd w:id="1071"/>
    </w:p>
    <w:p w14:paraId="3439B743" w14:textId="77777777" w:rsidR="00980D3B" w:rsidRDefault="00980D3B">
      <w:pPr>
        <w:pStyle w:val="ComponentTableCaption"/>
      </w:pPr>
      <w:bookmarkStart w:id="1072" w:name="OSP"/>
      <w:r>
        <w:t xml:space="preserve">HL7 Component Table - OSP – Occurrence Span Code and Date </w:t>
      </w:r>
      <w:r>
        <w:fldChar w:fldCharType="begin"/>
      </w:r>
      <w:r>
        <w:instrText xml:space="preserve"> XE "HL7 Component Table - OSP" </w:instrText>
      </w:r>
      <w:r>
        <w:fldChar w:fldCharType="end"/>
      </w:r>
      <w:bookmarkEnd w:id="107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EDBDF34"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5385358"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7CE20DD0"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0738E345"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2C73878A"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72378D2"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6DEF943"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30D6B89"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74E34BB2" w14:textId="77777777" w:rsidR="00980D3B" w:rsidRDefault="00980D3B">
            <w:pPr>
              <w:pStyle w:val="ComponentTableHeader"/>
            </w:pPr>
            <w:r>
              <w:t>SEC.REF.</w:t>
            </w:r>
          </w:p>
        </w:tc>
      </w:tr>
      <w:tr w:rsidR="00980D3B" w14:paraId="3F361F5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40EAB53" w14:textId="77777777" w:rsidR="00980D3B" w:rsidRDefault="00980D3B">
            <w:pPr>
              <w:pStyle w:val="ComponentTableBody"/>
            </w:pPr>
            <w:r>
              <w:t>1</w:t>
            </w:r>
          </w:p>
        </w:tc>
        <w:tc>
          <w:tcPr>
            <w:tcW w:w="576" w:type="dxa"/>
            <w:tcBorders>
              <w:top w:val="single" w:sz="4" w:space="0" w:color="auto"/>
              <w:bottom w:val="single" w:sz="4" w:space="0" w:color="auto"/>
            </w:tcBorders>
          </w:tcPr>
          <w:p w14:paraId="21CF7C66" w14:textId="77777777" w:rsidR="00980D3B" w:rsidRDefault="00980D3B">
            <w:pPr>
              <w:pStyle w:val="ComponentTableBody"/>
            </w:pPr>
            <w:r>
              <w:t>705</w:t>
            </w:r>
          </w:p>
        </w:tc>
        <w:tc>
          <w:tcPr>
            <w:tcW w:w="720" w:type="dxa"/>
            <w:tcBorders>
              <w:top w:val="single" w:sz="4" w:space="0" w:color="auto"/>
              <w:bottom w:val="single" w:sz="4" w:space="0" w:color="auto"/>
            </w:tcBorders>
          </w:tcPr>
          <w:p w14:paraId="2FE42874" w14:textId="77777777" w:rsidR="00980D3B" w:rsidRDefault="00980D3B">
            <w:pPr>
              <w:pStyle w:val="ComponentTableBody"/>
            </w:pPr>
            <w:r>
              <w:t>CNE</w:t>
            </w:r>
          </w:p>
        </w:tc>
        <w:tc>
          <w:tcPr>
            <w:tcW w:w="576" w:type="dxa"/>
            <w:tcBorders>
              <w:top w:val="single" w:sz="4" w:space="0" w:color="auto"/>
              <w:bottom w:val="single" w:sz="4" w:space="0" w:color="auto"/>
            </w:tcBorders>
          </w:tcPr>
          <w:p w14:paraId="5EF0A3FC" w14:textId="77777777" w:rsidR="00980D3B" w:rsidRDefault="00980D3B">
            <w:pPr>
              <w:pStyle w:val="ComponentTableBody"/>
            </w:pPr>
            <w:r>
              <w:t>R</w:t>
            </w:r>
          </w:p>
        </w:tc>
        <w:tc>
          <w:tcPr>
            <w:tcW w:w="720" w:type="dxa"/>
            <w:tcBorders>
              <w:top w:val="single" w:sz="4" w:space="0" w:color="auto"/>
              <w:bottom w:val="single" w:sz="4" w:space="0" w:color="auto"/>
            </w:tcBorders>
          </w:tcPr>
          <w:p w14:paraId="50CFDD14" w14:textId="77777777" w:rsidR="00980D3B" w:rsidRDefault="00980D3B">
            <w:pPr>
              <w:pStyle w:val="ComponentTableBody"/>
            </w:pPr>
            <w:r>
              <w:t>0351</w:t>
            </w:r>
          </w:p>
        </w:tc>
        <w:tc>
          <w:tcPr>
            <w:tcW w:w="2880" w:type="dxa"/>
            <w:tcBorders>
              <w:top w:val="single" w:sz="4" w:space="0" w:color="auto"/>
              <w:bottom w:val="single" w:sz="4" w:space="0" w:color="auto"/>
            </w:tcBorders>
          </w:tcPr>
          <w:p w14:paraId="51611CA2" w14:textId="77777777" w:rsidR="00980D3B" w:rsidRDefault="00980D3B">
            <w:pPr>
              <w:pStyle w:val="ComponentTableBody"/>
              <w:jc w:val="left"/>
            </w:pPr>
            <w:r>
              <w:t>Occurrence Span Code</w:t>
            </w:r>
          </w:p>
        </w:tc>
        <w:tc>
          <w:tcPr>
            <w:tcW w:w="1440" w:type="dxa"/>
            <w:tcBorders>
              <w:top w:val="single" w:sz="4" w:space="0" w:color="auto"/>
              <w:bottom w:val="single" w:sz="4" w:space="0" w:color="auto"/>
            </w:tcBorders>
          </w:tcPr>
          <w:p w14:paraId="159460E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857110D" w14:textId="77777777" w:rsidR="00980D3B" w:rsidRDefault="00980D3B">
            <w:pPr>
              <w:pStyle w:val="ComponentTableBody"/>
              <w:rPr>
                <w:rStyle w:val="Hyperlink"/>
              </w:rPr>
            </w:pPr>
            <w:r>
              <w:rPr>
                <w:rStyle w:val="Hyperlink"/>
              </w:rPr>
              <w:fldChar w:fldCharType="begin"/>
            </w:r>
            <w:r>
              <w:rPr>
                <w:rStyle w:val="Hyperlink"/>
              </w:rPr>
              <w:instrText xml:space="preserve"> REF _Ref485523549 \r \h </w:instrText>
            </w:r>
            <w:r>
              <w:rPr>
                <w:rStyle w:val="Hyperlink"/>
              </w:rPr>
            </w:r>
            <w:r>
              <w:rPr>
                <w:rStyle w:val="Hyperlink"/>
              </w:rPr>
              <w:instrText xml:space="preserve"> \* MERGEFORMAT </w:instrText>
            </w:r>
            <w:r>
              <w:rPr>
                <w:rStyle w:val="Hyperlink"/>
              </w:rPr>
              <w:fldChar w:fldCharType="separate"/>
            </w:r>
            <w:r>
              <w:rPr>
                <w:rStyle w:val="Hyperlink"/>
              </w:rPr>
              <w:t>2.A.8</w:t>
            </w:r>
            <w:r>
              <w:rPr>
                <w:rStyle w:val="Hyperlink"/>
              </w:rPr>
              <w:fldChar w:fldCharType="end"/>
            </w:r>
          </w:p>
        </w:tc>
      </w:tr>
      <w:tr w:rsidR="00980D3B" w14:paraId="0654684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A5C99E2" w14:textId="77777777" w:rsidR="00980D3B" w:rsidRDefault="00980D3B">
            <w:pPr>
              <w:pStyle w:val="ComponentTableBody"/>
            </w:pPr>
            <w:r>
              <w:t>2</w:t>
            </w:r>
          </w:p>
        </w:tc>
        <w:tc>
          <w:tcPr>
            <w:tcW w:w="576" w:type="dxa"/>
            <w:tcBorders>
              <w:top w:val="single" w:sz="4" w:space="0" w:color="auto"/>
              <w:bottom w:val="single" w:sz="4" w:space="0" w:color="auto"/>
            </w:tcBorders>
          </w:tcPr>
          <w:p w14:paraId="6D8827B3" w14:textId="77777777" w:rsidR="00980D3B" w:rsidRDefault="00980D3B">
            <w:pPr>
              <w:pStyle w:val="ComponentTableBody"/>
            </w:pPr>
            <w:r>
              <w:t>8</w:t>
            </w:r>
          </w:p>
        </w:tc>
        <w:tc>
          <w:tcPr>
            <w:tcW w:w="720" w:type="dxa"/>
            <w:tcBorders>
              <w:top w:val="single" w:sz="4" w:space="0" w:color="auto"/>
              <w:bottom w:val="single" w:sz="4" w:space="0" w:color="auto"/>
            </w:tcBorders>
          </w:tcPr>
          <w:p w14:paraId="1B67EB80" w14:textId="77777777" w:rsidR="00980D3B" w:rsidRDefault="00980D3B">
            <w:pPr>
              <w:pStyle w:val="ComponentTableBody"/>
            </w:pPr>
            <w:r>
              <w:t>DT</w:t>
            </w:r>
          </w:p>
        </w:tc>
        <w:tc>
          <w:tcPr>
            <w:tcW w:w="576" w:type="dxa"/>
            <w:tcBorders>
              <w:top w:val="single" w:sz="4" w:space="0" w:color="auto"/>
              <w:bottom w:val="single" w:sz="4" w:space="0" w:color="auto"/>
            </w:tcBorders>
          </w:tcPr>
          <w:p w14:paraId="7CC24F82" w14:textId="77777777" w:rsidR="00980D3B" w:rsidRDefault="00980D3B">
            <w:pPr>
              <w:pStyle w:val="ComponentTableBody"/>
            </w:pPr>
            <w:r>
              <w:t>C</w:t>
            </w:r>
          </w:p>
        </w:tc>
        <w:tc>
          <w:tcPr>
            <w:tcW w:w="720" w:type="dxa"/>
            <w:tcBorders>
              <w:top w:val="single" w:sz="4" w:space="0" w:color="auto"/>
              <w:bottom w:val="single" w:sz="4" w:space="0" w:color="auto"/>
            </w:tcBorders>
          </w:tcPr>
          <w:p w14:paraId="45712F6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23461F4" w14:textId="77777777" w:rsidR="00980D3B" w:rsidRDefault="00980D3B">
            <w:pPr>
              <w:pStyle w:val="ComponentTableBody"/>
              <w:jc w:val="left"/>
            </w:pPr>
            <w:r>
              <w:t>Occurrence Span Start Date</w:t>
            </w:r>
          </w:p>
        </w:tc>
        <w:tc>
          <w:tcPr>
            <w:tcW w:w="1440" w:type="dxa"/>
            <w:tcBorders>
              <w:top w:val="single" w:sz="4" w:space="0" w:color="auto"/>
              <w:bottom w:val="single" w:sz="4" w:space="0" w:color="auto"/>
            </w:tcBorders>
          </w:tcPr>
          <w:p w14:paraId="4E9E97D2" w14:textId="77777777" w:rsidR="00980D3B" w:rsidRDefault="00980D3B">
            <w:pPr>
              <w:pStyle w:val="ComponentTableBody"/>
              <w:jc w:val="left"/>
            </w:pPr>
            <w:r>
              <w:t>Either start or stop date or both must be present.</w:t>
            </w:r>
          </w:p>
        </w:tc>
        <w:tc>
          <w:tcPr>
            <w:tcW w:w="1008" w:type="dxa"/>
            <w:tcBorders>
              <w:top w:val="single" w:sz="4" w:space="0" w:color="auto"/>
              <w:bottom w:val="single" w:sz="4" w:space="0" w:color="auto"/>
            </w:tcBorders>
          </w:tcPr>
          <w:p w14:paraId="35332663"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_Ref358257877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2.A.21</w:t>
            </w:r>
            <w:r>
              <w:rPr>
                <w:rStyle w:val="Hyperlink"/>
              </w:rPr>
              <w:fldChar w:fldCharType="end"/>
            </w:r>
          </w:p>
        </w:tc>
      </w:tr>
      <w:tr w:rsidR="00980D3B" w14:paraId="1B919909"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6F321E9F" w14:textId="77777777" w:rsidR="00980D3B" w:rsidRDefault="00980D3B">
            <w:pPr>
              <w:pStyle w:val="ComponentTableBody"/>
              <w:rPr>
                <w:lang w:val="it-IT"/>
              </w:rPr>
            </w:pPr>
            <w:r>
              <w:rPr>
                <w:lang w:val="it-IT"/>
              </w:rPr>
              <w:t>3</w:t>
            </w:r>
          </w:p>
        </w:tc>
        <w:tc>
          <w:tcPr>
            <w:tcW w:w="576" w:type="dxa"/>
            <w:tcBorders>
              <w:top w:val="single" w:sz="4" w:space="0" w:color="auto"/>
              <w:bottom w:val="double" w:sz="4" w:space="0" w:color="auto"/>
            </w:tcBorders>
          </w:tcPr>
          <w:p w14:paraId="70CDB2FE" w14:textId="77777777" w:rsidR="00980D3B" w:rsidRDefault="00980D3B">
            <w:pPr>
              <w:pStyle w:val="ComponentTableBody"/>
              <w:rPr>
                <w:lang w:val="it-IT"/>
              </w:rPr>
            </w:pPr>
            <w:r>
              <w:rPr>
                <w:lang w:val="it-IT"/>
              </w:rPr>
              <w:t>8</w:t>
            </w:r>
          </w:p>
        </w:tc>
        <w:tc>
          <w:tcPr>
            <w:tcW w:w="720" w:type="dxa"/>
            <w:tcBorders>
              <w:top w:val="single" w:sz="4" w:space="0" w:color="auto"/>
              <w:bottom w:val="double" w:sz="4" w:space="0" w:color="auto"/>
            </w:tcBorders>
          </w:tcPr>
          <w:p w14:paraId="1E58B695" w14:textId="77777777" w:rsidR="00980D3B" w:rsidRDefault="00980D3B">
            <w:pPr>
              <w:pStyle w:val="ComponentTableBody"/>
              <w:rPr>
                <w:lang w:val="it-IT"/>
              </w:rPr>
            </w:pPr>
            <w:r>
              <w:rPr>
                <w:lang w:val="it-IT"/>
              </w:rPr>
              <w:t>DT</w:t>
            </w:r>
          </w:p>
        </w:tc>
        <w:tc>
          <w:tcPr>
            <w:tcW w:w="576" w:type="dxa"/>
            <w:tcBorders>
              <w:top w:val="single" w:sz="4" w:space="0" w:color="auto"/>
              <w:bottom w:val="double" w:sz="4" w:space="0" w:color="auto"/>
            </w:tcBorders>
          </w:tcPr>
          <w:p w14:paraId="4C6132CB" w14:textId="77777777" w:rsidR="00980D3B" w:rsidRDefault="00980D3B">
            <w:pPr>
              <w:pStyle w:val="ComponentTableBody"/>
              <w:rPr>
                <w:lang w:val="it-IT"/>
              </w:rPr>
            </w:pPr>
            <w:r>
              <w:rPr>
                <w:lang w:val="it-IT"/>
              </w:rPr>
              <w:t>C</w:t>
            </w:r>
          </w:p>
        </w:tc>
        <w:tc>
          <w:tcPr>
            <w:tcW w:w="720" w:type="dxa"/>
            <w:tcBorders>
              <w:top w:val="single" w:sz="4" w:space="0" w:color="auto"/>
              <w:bottom w:val="double" w:sz="4" w:space="0" w:color="auto"/>
            </w:tcBorders>
          </w:tcPr>
          <w:p w14:paraId="47E66638"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6CEC4F54" w14:textId="77777777" w:rsidR="00980D3B" w:rsidRDefault="00980D3B">
            <w:pPr>
              <w:pStyle w:val="ComponentTableBody"/>
              <w:jc w:val="left"/>
            </w:pPr>
            <w:r>
              <w:t>Occurrence Span Stop Date</w:t>
            </w:r>
          </w:p>
        </w:tc>
        <w:tc>
          <w:tcPr>
            <w:tcW w:w="1440" w:type="dxa"/>
            <w:tcBorders>
              <w:top w:val="single" w:sz="4" w:space="0" w:color="auto"/>
              <w:bottom w:val="double" w:sz="4" w:space="0" w:color="auto"/>
            </w:tcBorders>
          </w:tcPr>
          <w:p w14:paraId="40AC3351" w14:textId="77777777" w:rsidR="00980D3B" w:rsidRDefault="00980D3B">
            <w:pPr>
              <w:pStyle w:val="ComponentTableBody"/>
              <w:jc w:val="left"/>
            </w:pPr>
            <w:r>
              <w:t>Either start or stop date or both must be present.</w:t>
            </w:r>
          </w:p>
        </w:tc>
        <w:tc>
          <w:tcPr>
            <w:tcW w:w="1008" w:type="dxa"/>
            <w:tcBorders>
              <w:top w:val="single" w:sz="4" w:space="0" w:color="auto"/>
              <w:bottom w:val="double" w:sz="4" w:space="0" w:color="auto"/>
            </w:tcBorders>
          </w:tcPr>
          <w:p w14:paraId="29397030"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bl>
    <w:p w14:paraId="3BA8BF91" w14:textId="77777777" w:rsidR="00980D3B" w:rsidRDefault="00980D3B">
      <w:pPr>
        <w:pStyle w:val="NormalIndented"/>
      </w:pPr>
      <w:r>
        <w:t>Definition: A code and the related dates that identify an event that relates to the payment of the claim. For example, Prior Stay Dates which is the from/through dates given by the patient of any hospital stay that ended within 60 days of this hospital or SNF admi</w:t>
      </w:r>
      <w:r>
        <w:t>s</w:t>
      </w:r>
      <w:r>
        <w:t>sion.</w:t>
      </w:r>
    </w:p>
    <w:p w14:paraId="53C9FA96" w14:textId="77777777" w:rsidR="00980D3B" w:rsidRDefault="00980D3B">
      <w:pPr>
        <w:pStyle w:val="Note"/>
        <w:tabs>
          <w:tab w:val="left" w:pos="1440"/>
        </w:tabs>
        <w:rPr>
          <w:snapToGrid w:val="0"/>
        </w:rPr>
      </w:pPr>
      <w:r>
        <w:rPr>
          <w:rStyle w:val="Strong"/>
        </w:rPr>
        <w:t>Maximum Length:</w:t>
      </w:r>
      <w:r>
        <w:t xml:space="preserve"> 723</w:t>
      </w:r>
    </w:p>
    <w:p w14:paraId="069F2F54" w14:textId="77777777" w:rsidR="00980D3B" w:rsidRDefault="00980D3B"/>
    <w:p w14:paraId="23E74D09" w14:textId="77777777" w:rsidR="00980D3B" w:rsidRDefault="00980D3B">
      <w:pPr>
        <w:pStyle w:val="Note"/>
      </w:pPr>
      <w:r>
        <w:rPr>
          <w:rStyle w:val="Strong"/>
        </w:rPr>
        <w:t>Note:</w:t>
      </w:r>
      <w:r>
        <w:t xml:space="preserve"> Replaces the CM data type used in section 6.5.11.8 UB2-8, as of v 2.5.</w:t>
      </w:r>
    </w:p>
    <w:p w14:paraId="7B83097D" w14:textId="77777777" w:rsidR="00980D3B" w:rsidRDefault="00980D3B">
      <w:pPr>
        <w:pStyle w:val="NormalIndented"/>
      </w:pPr>
      <w:r>
        <w:t>Use case: The patient was admitted for minor surgery (1/6/03) and discharged the following day (1/7/03). Complications ensured and the patient was readmitted the following day (1/8/03). When the claim for 1/8/03 is filed, the prior stay dates (1/6/03-1/7/03) must be reported (per the Health Plan) using Occurrence Span Code and Dates 71 - Prior Stay Date. Example:</w:t>
      </w:r>
    </w:p>
    <w:p w14:paraId="6D0FFB97" w14:textId="77777777" w:rsidR="00980D3B" w:rsidRDefault="00980D3B">
      <w:pPr>
        <w:pStyle w:val="Example"/>
      </w:pPr>
      <w:r>
        <w:t>|71&amp;Prior Stay Date&amp;NUBC^20030106^20030107|</w:t>
      </w:r>
    </w:p>
    <w:p w14:paraId="1933C160" w14:textId="77777777" w:rsidR="00980D3B" w:rsidRDefault="00980D3B">
      <w:pPr>
        <w:pStyle w:val="Heading4"/>
      </w:pPr>
      <w:r>
        <w:t>Occurrence Span Code (CNE)</w:t>
      </w:r>
    </w:p>
    <w:p w14:paraId="718E3A8B" w14:textId="77777777" w:rsidR="00980D3B" w:rsidRDefault="00980D3B">
      <w:pPr>
        <w:pStyle w:val="NormalIndented"/>
      </w:pPr>
      <w:r>
        <w:t>Definition: The NUBC code itself that identifies an event that relates to the payment of a claim.</w:t>
      </w:r>
    </w:p>
    <w:p w14:paraId="7868C8F3" w14:textId="77777777" w:rsidR="00980D3B" w:rsidRDefault="00980D3B">
      <w:pPr>
        <w:pStyle w:val="NormalIndented"/>
      </w:pPr>
      <w:r>
        <w:t xml:space="preserve">Refer to </w:t>
      </w:r>
      <w:hyperlink w:anchor="HL70351" w:history="1">
        <w:r>
          <w:rPr>
            <w:rStyle w:val="HyperlinkText"/>
          </w:rPr>
          <w:t xml:space="preserve">HL7-defined Table </w:t>
        </w:r>
        <w:bookmarkStart w:id="1073" w:name="_Hlt536857842"/>
        <w:r>
          <w:rPr>
            <w:rStyle w:val="HyperlinkText"/>
          </w:rPr>
          <w:t>0</w:t>
        </w:r>
        <w:bookmarkEnd w:id="1073"/>
        <w:r>
          <w:rPr>
            <w:rStyle w:val="HyperlinkText"/>
          </w:rPr>
          <w:t>351 – Occurren</w:t>
        </w:r>
        <w:bookmarkStart w:id="1074" w:name="_Hlt536314884"/>
        <w:r>
          <w:rPr>
            <w:rStyle w:val="HyperlinkText"/>
          </w:rPr>
          <w:t>c</w:t>
        </w:r>
        <w:bookmarkEnd w:id="1074"/>
        <w:r>
          <w:rPr>
            <w:rStyle w:val="HyperlinkText"/>
          </w:rPr>
          <w:t>e span</w:t>
        </w:r>
      </w:hyperlink>
      <w:r>
        <w:t xml:space="preserve"> for valid values. Values for this component need to come from National Uniform Billing Committee (NUBC). No extensions are allowed.</w:t>
      </w:r>
    </w:p>
    <w:p w14:paraId="66F20630" w14:textId="77777777" w:rsidR="00980D3B" w:rsidRDefault="00980D3B">
      <w:pPr>
        <w:pStyle w:val="HL7TableCaption"/>
      </w:pPr>
      <w:bookmarkStart w:id="1075" w:name="HL70351"/>
      <w:r>
        <w:t>HL7-defined Table 0351 - Occurrence span</w:t>
      </w:r>
      <w:bookmarkEnd w:id="1075"/>
      <w:r>
        <w:fldChar w:fldCharType="begin"/>
      </w:r>
      <w:r>
        <w:instrText>XE “HL7-defined Table 0351 - Occurrence span”</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101"/>
        <w:gridCol w:w="3025"/>
        <w:gridCol w:w="1965"/>
      </w:tblGrid>
      <w:tr w:rsidR="00980D3B" w14:paraId="6A8CF99E" w14:textId="77777777">
        <w:tblPrEx>
          <w:tblCellMar>
            <w:top w:w="0" w:type="dxa"/>
            <w:bottom w:w="0" w:type="dxa"/>
          </w:tblCellMar>
        </w:tblPrEx>
        <w:trPr>
          <w:cantSplit/>
          <w:tblHeader/>
          <w:jc w:val="center"/>
        </w:trPr>
        <w:tc>
          <w:tcPr>
            <w:tcW w:w="1101" w:type="dxa"/>
            <w:tcBorders>
              <w:top w:val="single" w:sz="12" w:space="0" w:color="auto"/>
              <w:bottom w:val="single" w:sz="6" w:space="0" w:color="auto"/>
            </w:tcBorders>
            <w:shd w:val="pct10" w:color="auto" w:fill="FFFFFF"/>
          </w:tcPr>
          <w:p w14:paraId="6DE45FA3" w14:textId="77777777" w:rsidR="00980D3B" w:rsidRDefault="00980D3B">
            <w:pPr>
              <w:pStyle w:val="UserTableHeader"/>
              <w:jc w:val="center"/>
              <w:rPr>
                <w:lang w:val="fr-FR"/>
              </w:rPr>
            </w:pPr>
            <w:r>
              <w:rPr>
                <w:lang w:val="fr-FR"/>
              </w:rPr>
              <w:t>Value</w:t>
            </w:r>
          </w:p>
        </w:tc>
        <w:tc>
          <w:tcPr>
            <w:tcW w:w="3025" w:type="dxa"/>
            <w:tcBorders>
              <w:top w:val="single" w:sz="12" w:space="0" w:color="auto"/>
              <w:bottom w:val="single" w:sz="6" w:space="0" w:color="auto"/>
            </w:tcBorders>
            <w:shd w:val="pct10" w:color="auto" w:fill="FFFFFF"/>
          </w:tcPr>
          <w:p w14:paraId="6D35E83F" w14:textId="77777777" w:rsidR="00980D3B" w:rsidRDefault="00980D3B">
            <w:pPr>
              <w:pStyle w:val="UserTableHeader"/>
              <w:rPr>
                <w:lang w:val="fr-FR"/>
              </w:rPr>
            </w:pPr>
            <w:r>
              <w:rPr>
                <w:lang w:val="fr-FR"/>
              </w:rPr>
              <w:t>Description</w:t>
            </w:r>
          </w:p>
        </w:tc>
        <w:tc>
          <w:tcPr>
            <w:tcW w:w="1965" w:type="dxa"/>
            <w:tcBorders>
              <w:top w:val="single" w:sz="12" w:space="0" w:color="auto"/>
              <w:bottom w:val="single" w:sz="6" w:space="0" w:color="auto"/>
            </w:tcBorders>
            <w:shd w:val="pct10" w:color="auto" w:fill="FFFFFF"/>
          </w:tcPr>
          <w:p w14:paraId="481BB8CA" w14:textId="77777777" w:rsidR="00980D3B" w:rsidRDefault="00980D3B">
            <w:pPr>
              <w:pStyle w:val="UserTableHeader"/>
              <w:rPr>
                <w:lang w:val="fr-FR"/>
              </w:rPr>
            </w:pPr>
            <w:r>
              <w:rPr>
                <w:lang w:val="fr-FR"/>
              </w:rPr>
              <w:t>Comment</w:t>
            </w:r>
          </w:p>
        </w:tc>
      </w:tr>
      <w:tr w:rsidR="00980D3B" w14:paraId="049CFF0B" w14:textId="77777777">
        <w:tblPrEx>
          <w:tblCellMar>
            <w:top w:w="0" w:type="dxa"/>
            <w:bottom w:w="0" w:type="dxa"/>
          </w:tblCellMar>
        </w:tblPrEx>
        <w:trPr>
          <w:cantSplit/>
          <w:jc w:val="center"/>
        </w:trPr>
        <w:tc>
          <w:tcPr>
            <w:tcW w:w="1101" w:type="dxa"/>
            <w:tcBorders>
              <w:top w:val="single" w:sz="4" w:space="0" w:color="auto"/>
              <w:bottom w:val="single" w:sz="12" w:space="0" w:color="auto"/>
            </w:tcBorders>
          </w:tcPr>
          <w:p w14:paraId="3D51133E" w14:textId="77777777" w:rsidR="00980D3B" w:rsidRDefault="00980D3B">
            <w:pPr>
              <w:pStyle w:val="UserTableBody"/>
              <w:jc w:val="center"/>
              <w:rPr>
                <w:lang w:val="fr-FR"/>
              </w:rPr>
            </w:pPr>
          </w:p>
        </w:tc>
        <w:tc>
          <w:tcPr>
            <w:tcW w:w="3025" w:type="dxa"/>
            <w:tcBorders>
              <w:top w:val="single" w:sz="4" w:space="0" w:color="auto"/>
              <w:bottom w:val="single" w:sz="12" w:space="0" w:color="auto"/>
            </w:tcBorders>
          </w:tcPr>
          <w:p w14:paraId="6A5BFA20" w14:textId="77777777" w:rsidR="00980D3B" w:rsidRDefault="00980D3B">
            <w:pPr>
              <w:pStyle w:val="UserTableBody"/>
            </w:pPr>
            <w:r>
              <w:t>use NUBC codes</w:t>
            </w:r>
          </w:p>
        </w:tc>
        <w:tc>
          <w:tcPr>
            <w:tcW w:w="1965" w:type="dxa"/>
            <w:tcBorders>
              <w:top w:val="single" w:sz="4" w:space="0" w:color="auto"/>
              <w:bottom w:val="single" w:sz="12" w:space="0" w:color="auto"/>
            </w:tcBorders>
          </w:tcPr>
          <w:p w14:paraId="65979E33" w14:textId="77777777" w:rsidR="00980D3B" w:rsidRDefault="00980D3B">
            <w:pPr>
              <w:pStyle w:val="UserTableBody"/>
            </w:pPr>
          </w:p>
        </w:tc>
      </w:tr>
    </w:tbl>
    <w:p w14:paraId="15F10DC8" w14:textId="77777777" w:rsidR="00980D3B" w:rsidRDefault="00980D3B">
      <w:pPr>
        <w:pStyle w:val="Heading4"/>
      </w:pPr>
      <w:r>
        <w:t>Occurrence Span Start Date (DT)</w:t>
      </w:r>
    </w:p>
    <w:p w14:paraId="5BAA81C1" w14:textId="77777777" w:rsidR="00980D3B" w:rsidRDefault="00980D3B">
      <w:pPr>
        <w:pStyle w:val="NormalIndented"/>
      </w:pPr>
      <w:r>
        <w:t>Definition: The date an event started that relates to the payment of a claim.</w:t>
      </w:r>
    </w:p>
    <w:p w14:paraId="3740A99F" w14:textId="77777777" w:rsidR="00980D3B" w:rsidRDefault="00980D3B">
      <w:pPr>
        <w:pStyle w:val="Heading4"/>
      </w:pPr>
      <w:r>
        <w:t>Occurrence Span Stop Date (DT)</w:t>
      </w:r>
    </w:p>
    <w:p w14:paraId="46B810CD" w14:textId="77777777" w:rsidR="00980D3B" w:rsidRDefault="00980D3B">
      <w:pPr>
        <w:pStyle w:val="NormalIndented"/>
      </w:pPr>
      <w:r>
        <w:t>Definition: The date an event ended that relates to the payment of a claim.</w:t>
      </w:r>
    </w:p>
    <w:p w14:paraId="1E6972B9" w14:textId="77777777" w:rsidR="00980D3B" w:rsidRDefault="00980D3B">
      <w:pPr>
        <w:pStyle w:val="Heading3"/>
      </w:pPr>
      <w:r>
        <w:lastRenderedPageBreak/>
        <w:fldChar w:fldCharType="begin"/>
      </w:r>
      <w:r>
        <w:instrText>XE "PIP"</w:instrText>
      </w:r>
      <w:r>
        <w:fldChar w:fldCharType="end"/>
      </w:r>
      <w:r>
        <w:fldChar w:fldCharType="begin"/>
      </w:r>
      <w:r>
        <w:instrText>XE "Data Types: PIP"</w:instrText>
      </w:r>
      <w:r>
        <w:fldChar w:fldCharType="end"/>
      </w:r>
      <w:bookmarkStart w:id="1076" w:name="_Ref175922"/>
      <w:bookmarkStart w:id="1077" w:name="_Toc496506"/>
      <w:bookmarkStart w:id="1078" w:name="_Toc524853"/>
      <w:bookmarkStart w:id="1079" w:name="_Toc1802436"/>
      <w:bookmarkStart w:id="1080" w:name="_Toc22448431"/>
      <w:bookmarkStart w:id="1081" w:name="_Toc22697623"/>
      <w:bookmarkStart w:id="1082" w:name="_Toc24273658"/>
      <w:r>
        <w:rPr>
          <w:snapToGrid w:val="0"/>
        </w:rPr>
        <w:t xml:space="preserve">PIP </w:t>
      </w:r>
      <w:r>
        <w:t xml:space="preserve">– </w:t>
      </w:r>
      <w:r>
        <w:rPr>
          <w:snapToGrid w:val="0"/>
        </w:rPr>
        <w:t>practitioner institutional priv</w:t>
      </w:r>
      <w:r>
        <w:rPr>
          <w:snapToGrid w:val="0"/>
        </w:rPr>
        <w:t>i</w:t>
      </w:r>
      <w:r>
        <w:rPr>
          <w:snapToGrid w:val="0"/>
        </w:rPr>
        <w:t>leges</w:t>
      </w:r>
      <w:bookmarkEnd w:id="1076"/>
      <w:bookmarkEnd w:id="1077"/>
      <w:bookmarkEnd w:id="1078"/>
      <w:bookmarkEnd w:id="1079"/>
      <w:bookmarkEnd w:id="1080"/>
      <w:bookmarkEnd w:id="1081"/>
      <w:bookmarkEnd w:id="1082"/>
    </w:p>
    <w:p w14:paraId="4E62EC69" w14:textId="77777777" w:rsidR="00980D3B" w:rsidRDefault="00980D3B">
      <w:pPr>
        <w:pStyle w:val="ComponentTableCaption"/>
      </w:pPr>
      <w:bookmarkStart w:id="1083" w:name="PIP"/>
      <w:r>
        <w:t xml:space="preserve">HL7 Component Table - PIP – Practitioner Institutional Privileges </w:t>
      </w:r>
      <w:r>
        <w:fldChar w:fldCharType="begin"/>
      </w:r>
      <w:r>
        <w:instrText xml:space="preserve"> XE "HL7 Component Table - PIP" </w:instrText>
      </w:r>
      <w:r>
        <w:fldChar w:fldCharType="end"/>
      </w:r>
      <w:bookmarkEnd w:id="108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088D99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41463BE"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5D434391"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7883FFD1"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7AF9F593"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24F03F5"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C57BC14"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CD6F83A"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7DFD7BF1" w14:textId="77777777" w:rsidR="00980D3B" w:rsidRDefault="00980D3B">
            <w:pPr>
              <w:pStyle w:val="ComponentTableHeader"/>
              <w:rPr>
                <w:lang w:val="fr-FR"/>
              </w:rPr>
            </w:pPr>
            <w:r>
              <w:rPr>
                <w:lang w:val="fr-FR"/>
              </w:rPr>
              <w:t>SEC.REF.</w:t>
            </w:r>
          </w:p>
        </w:tc>
      </w:tr>
      <w:tr w:rsidR="00980D3B" w14:paraId="5E9DE3D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D0F63D3" w14:textId="77777777" w:rsidR="00980D3B" w:rsidRDefault="00980D3B">
            <w:pPr>
              <w:pStyle w:val="ComponentTableBody"/>
              <w:rPr>
                <w:lang w:val="fr-FR"/>
              </w:rPr>
            </w:pPr>
            <w:bookmarkStart w:id="1084" w:name="_Hlk42229095"/>
            <w:r>
              <w:rPr>
                <w:lang w:val="fr-FR"/>
              </w:rPr>
              <w:t>1</w:t>
            </w:r>
          </w:p>
        </w:tc>
        <w:tc>
          <w:tcPr>
            <w:tcW w:w="576" w:type="dxa"/>
            <w:tcBorders>
              <w:top w:val="single" w:sz="4" w:space="0" w:color="auto"/>
              <w:bottom w:val="single" w:sz="4" w:space="0" w:color="auto"/>
            </w:tcBorders>
          </w:tcPr>
          <w:p w14:paraId="72754874" w14:textId="77777777" w:rsidR="00980D3B" w:rsidRDefault="00980D3B">
            <w:pPr>
              <w:pStyle w:val="ComponentTableBody"/>
              <w:rPr>
                <w:lang w:val="fr-FR"/>
              </w:rPr>
            </w:pPr>
            <w:r>
              <w:rPr>
                <w:lang w:val="fr-FR"/>
              </w:rPr>
              <w:t>483</w:t>
            </w:r>
          </w:p>
        </w:tc>
        <w:tc>
          <w:tcPr>
            <w:tcW w:w="720" w:type="dxa"/>
            <w:tcBorders>
              <w:top w:val="single" w:sz="4" w:space="0" w:color="auto"/>
              <w:bottom w:val="single" w:sz="4" w:space="0" w:color="auto"/>
            </w:tcBorders>
          </w:tcPr>
          <w:p w14:paraId="18697554" w14:textId="77777777" w:rsidR="00980D3B" w:rsidRDefault="00980D3B">
            <w:pPr>
              <w:pStyle w:val="ComponentTableBody"/>
              <w:rPr>
                <w:lang w:val="fr-FR"/>
              </w:rPr>
            </w:pPr>
            <w:r>
              <w:rPr>
                <w:lang w:val="fr-FR"/>
              </w:rPr>
              <w:t>CE</w:t>
            </w:r>
          </w:p>
        </w:tc>
        <w:tc>
          <w:tcPr>
            <w:tcW w:w="576" w:type="dxa"/>
            <w:tcBorders>
              <w:top w:val="single" w:sz="4" w:space="0" w:color="auto"/>
              <w:bottom w:val="single" w:sz="4" w:space="0" w:color="auto"/>
            </w:tcBorders>
          </w:tcPr>
          <w:p w14:paraId="20C6D808" w14:textId="77777777" w:rsidR="00980D3B" w:rsidRDefault="00980D3B">
            <w:pPr>
              <w:pStyle w:val="ComponentTableBody"/>
              <w:rPr>
                <w:lang w:val="fr-FR"/>
              </w:rPr>
            </w:pPr>
            <w:r>
              <w:rPr>
                <w:lang w:val="fr-FR"/>
              </w:rPr>
              <w:t>R</w:t>
            </w:r>
          </w:p>
        </w:tc>
        <w:tc>
          <w:tcPr>
            <w:tcW w:w="720" w:type="dxa"/>
            <w:tcBorders>
              <w:top w:val="single" w:sz="4" w:space="0" w:color="auto"/>
              <w:bottom w:val="single" w:sz="4" w:space="0" w:color="auto"/>
            </w:tcBorders>
          </w:tcPr>
          <w:p w14:paraId="075A6D72" w14:textId="77777777" w:rsidR="00980D3B" w:rsidRDefault="00980D3B">
            <w:pPr>
              <w:pStyle w:val="ComponentTableBody"/>
              <w:rPr>
                <w:lang w:val="fr-FR"/>
              </w:rPr>
            </w:pPr>
            <w:r>
              <w:rPr>
                <w:lang w:val="fr-FR"/>
              </w:rPr>
              <w:t>0525</w:t>
            </w:r>
          </w:p>
        </w:tc>
        <w:tc>
          <w:tcPr>
            <w:tcW w:w="2880" w:type="dxa"/>
            <w:tcBorders>
              <w:top w:val="single" w:sz="4" w:space="0" w:color="auto"/>
              <w:bottom w:val="single" w:sz="4" w:space="0" w:color="auto"/>
            </w:tcBorders>
          </w:tcPr>
          <w:p w14:paraId="33256D48" w14:textId="77777777" w:rsidR="00980D3B" w:rsidRDefault="00980D3B">
            <w:pPr>
              <w:pStyle w:val="ComponentTableBody"/>
              <w:jc w:val="left"/>
              <w:rPr>
                <w:lang w:val="fr-FR"/>
              </w:rPr>
            </w:pPr>
            <w:r>
              <w:rPr>
                <w:lang w:val="fr-FR"/>
              </w:rPr>
              <w:t>Privilege</w:t>
            </w:r>
          </w:p>
        </w:tc>
        <w:tc>
          <w:tcPr>
            <w:tcW w:w="1440" w:type="dxa"/>
            <w:tcBorders>
              <w:top w:val="single" w:sz="4" w:space="0" w:color="auto"/>
              <w:bottom w:val="single" w:sz="4" w:space="0" w:color="auto"/>
            </w:tcBorders>
          </w:tcPr>
          <w:p w14:paraId="3DDE25D8"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0E5E9C46"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r w:rsidR="00980D3B" w14:paraId="772E3A2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A3BD5EC" w14:textId="77777777" w:rsidR="00980D3B" w:rsidRDefault="00980D3B">
            <w:pPr>
              <w:pStyle w:val="ComponentTableBody"/>
            </w:pPr>
            <w:r>
              <w:t>2</w:t>
            </w:r>
          </w:p>
        </w:tc>
        <w:tc>
          <w:tcPr>
            <w:tcW w:w="576" w:type="dxa"/>
            <w:tcBorders>
              <w:top w:val="single" w:sz="4" w:space="0" w:color="auto"/>
              <w:bottom w:val="single" w:sz="4" w:space="0" w:color="auto"/>
            </w:tcBorders>
          </w:tcPr>
          <w:p w14:paraId="148ABEDD" w14:textId="77777777" w:rsidR="00980D3B" w:rsidRDefault="00980D3B">
            <w:pPr>
              <w:pStyle w:val="ComponentTableBody"/>
            </w:pPr>
            <w:r>
              <w:t>483</w:t>
            </w:r>
          </w:p>
        </w:tc>
        <w:tc>
          <w:tcPr>
            <w:tcW w:w="720" w:type="dxa"/>
            <w:tcBorders>
              <w:top w:val="single" w:sz="4" w:space="0" w:color="auto"/>
              <w:bottom w:val="single" w:sz="4" w:space="0" w:color="auto"/>
            </w:tcBorders>
          </w:tcPr>
          <w:p w14:paraId="29C8EEFE" w14:textId="77777777" w:rsidR="00980D3B" w:rsidRDefault="00980D3B">
            <w:pPr>
              <w:pStyle w:val="ComponentTableBody"/>
            </w:pPr>
            <w:r>
              <w:t>CE</w:t>
            </w:r>
          </w:p>
        </w:tc>
        <w:tc>
          <w:tcPr>
            <w:tcW w:w="576" w:type="dxa"/>
            <w:tcBorders>
              <w:top w:val="single" w:sz="4" w:space="0" w:color="auto"/>
              <w:bottom w:val="single" w:sz="4" w:space="0" w:color="auto"/>
            </w:tcBorders>
          </w:tcPr>
          <w:p w14:paraId="1C853D6C" w14:textId="77777777" w:rsidR="00980D3B" w:rsidRDefault="00980D3B">
            <w:pPr>
              <w:pStyle w:val="ComponentTableBody"/>
            </w:pPr>
            <w:r>
              <w:t>O</w:t>
            </w:r>
          </w:p>
        </w:tc>
        <w:tc>
          <w:tcPr>
            <w:tcW w:w="720" w:type="dxa"/>
            <w:tcBorders>
              <w:top w:val="single" w:sz="4" w:space="0" w:color="auto"/>
              <w:bottom w:val="single" w:sz="4" w:space="0" w:color="auto"/>
            </w:tcBorders>
          </w:tcPr>
          <w:p w14:paraId="3E922616" w14:textId="77777777" w:rsidR="00980D3B" w:rsidRDefault="00980D3B">
            <w:pPr>
              <w:pStyle w:val="ComponentTableBody"/>
            </w:pPr>
            <w:r>
              <w:t>0526</w:t>
            </w:r>
          </w:p>
        </w:tc>
        <w:tc>
          <w:tcPr>
            <w:tcW w:w="2880" w:type="dxa"/>
            <w:tcBorders>
              <w:top w:val="single" w:sz="4" w:space="0" w:color="auto"/>
              <w:bottom w:val="single" w:sz="4" w:space="0" w:color="auto"/>
            </w:tcBorders>
          </w:tcPr>
          <w:p w14:paraId="07CBE945" w14:textId="77777777" w:rsidR="00980D3B" w:rsidRDefault="00980D3B">
            <w:pPr>
              <w:pStyle w:val="ComponentTableBody"/>
              <w:jc w:val="left"/>
            </w:pPr>
            <w:r>
              <w:t>Privilege Class</w:t>
            </w:r>
          </w:p>
        </w:tc>
        <w:tc>
          <w:tcPr>
            <w:tcW w:w="1440" w:type="dxa"/>
            <w:tcBorders>
              <w:top w:val="single" w:sz="4" w:space="0" w:color="auto"/>
              <w:bottom w:val="single" w:sz="4" w:space="0" w:color="auto"/>
            </w:tcBorders>
          </w:tcPr>
          <w:p w14:paraId="34C0B64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01DED87"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r w:rsidR="00980D3B" w14:paraId="0E0D43D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37A7390" w14:textId="77777777" w:rsidR="00980D3B" w:rsidRDefault="00980D3B">
            <w:pPr>
              <w:pStyle w:val="ComponentTableBody"/>
            </w:pPr>
            <w:r>
              <w:t>3</w:t>
            </w:r>
          </w:p>
        </w:tc>
        <w:tc>
          <w:tcPr>
            <w:tcW w:w="576" w:type="dxa"/>
            <w:tcBorders>
              <w:top w:val="single" w:sz="4" w:space="0" w:color="auto"/>
              <w:bottom w:val="single" w:sz="4" w:space="0" w:color="auto"/>
            </w:tcBorders>
          </w:tcPr>
          <w:p w14:paraId="4BB0438A" w14:textId="77777777" w:rsidR="00980D3B" w:rsidRDefault="00980D3B">
            <w:pPr>
              <w:pStyle w:val="ComponentTableBody"/>
            </w:pPr>
            <w:r>
              <w:t>8</w:t>
            </w:r>
          </w:p>
        </w:tc>
        <w:tc>
          <w:tcPr>
            <w:tcW w:w="720" w:type="dxa"/>
            <w:tcBorders>
              <w:top w:val="single" w:sz="4" w:space="0" w:color="auto"/>
              <w:bottom w:val="single" w:sz="4" w:space="0" w:color="auto"/>
            </w:tcBorders>
          </w:tcPr>
          <w:p w14:paraId="441BD202" w14:textId="77777777" w:rsidR="00980D3B" w:rsidRDefault="00980D3B">
            <w:pPr>
              <w:pStyle w:val="ComponentTableBody"/>
            </w:pPr>
            <w:r>
              <w:t>DT</w:t>
            </w:r>
          </w:p>
        </w:tc>
        <w:tc>
          <w:tcPr>
            <w:tcW w:w="576" w:type="dxa"/>
            <w:tcBorders>
              <w:top w:val="single" w:sz="4" w:space="0" w:color="auto"/>
              <w:bottom w:val="single" w:sz="4" w:space="0" w:color="auto"/>
            </w:tcBorders>
          </w:tcPr>
          <w:p w14:paraId="7A547E80" w14:textId="77777777" w:rsidR="00980D3B" w:rsidRDefault="00980D3B">
            <w:pPr>
              <w:pStyle w:val="ComponentTableBody"/>
            </w:pPr>
            <w:r>
              <w:t>O</w:t>
            </w:r>
          </w:p>
        </w:tc>
        <w:tc>
          <w:tcPr>
            <w:tcW w:w="720" w:type="dxa"/>
            <w:tcBorders>
              <w:top w:val="single" w:sz="4" w:space="0" w:color="auto"/>
              <w:bottom w:val="single" w:sz="4" w:space="0" w:color="auto"/>
            </w:tcBorders>
          </w:tcPr>
          <w:p w14:paraId="1685E44C"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993EB63" w14:textId="77777777" w:rsidR="00980D3B" w:rsidRDefault="00980D3B">
            <w:pPr>
              <w:pStyle w:val="ComponentTableBody"/>
              <w:jc w:val="left"/>
            </w:pPr>
            <w:r>
              <w:t>Expiration Date</w:t>
            </w:r>
          </w:p>
        </w:tc>
        <w:tc>
          <w:tcPr>
            <w:tcW w:w="1440" w:type="dxa"/>
            <w:tcBorders>
              <w:top w:val="single" w:sz="4" w:space="0" w:color="auto"/>
              <w:bottom w:val="single" w:sz="4" w:space="0" w:color="auto"/>
            </w:tcBorders>
          </w:tcPr>
          <w:p w14:paraId="2AB9FC2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C0B06B6"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r w:rsidR="00980D3B" w14:paraId="68ED633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DF07323" w14:textId="77777777" w:rsidR="00980D3B" w:rsidRDefault="00980D3B">
            <w:pPr>
              <w:pStyle w:val="ComponentTableBody"/>
            </w:pPr>
            <w:r>
              <w:t>4</w:t>
            </w:r>
          </w:p>
        </w:tc>
        <w:tc>
          <w:tcPr>
            <w:tcW w:w="576" w:type="dxa"/>
            <w:tcBorders>
              <w:top w:val="single" w:sz="4" w:space="0" w:color="auto"/>
              <w:bottom w:val="single" w:sz="4" w:space="0" w:color="auto"/>
            </w:tcBorders>
          </w:tcPr>
          <w:p w14:paraId="7C7DCBFF" w14:textId="77777777" w:rsidR="00980D3B" w:rsidRDefault="00980D3B">
            <w:pPr>
              <w:pStyle w:val="ComponentTableBody"/>
            </w:pPr>
            <w:r>
              <w:t>8</w:t>
            </w:r>
          </w:p>
        </w:tc>
        <w:tc>
          <w:tcPr>
            <w:tcW w:w="720" w:type="dxa"/>
            <w:tcBorders>
              <w:top w:val="single" w:sz="4" w:space="0" w:color="auto"/>
              <w:bottom w:val="single" w:sz="4" w:space="0" w:color="auto"/>
            </w:tcBorders>
          </w:tcPr>
          <w:p w14:paraId="0107DE04" w14:textId="77777777" w:rsidR="00980D3B" w:rsidRDefault="00980D3B">
            <w:pPr>
              <w:pStyle w:val="ComponentTableBody"/>
            </w:pPr>
            <w:r>
              <w:t>DT</w:t>
            </w:r>
          </w:p>
        </w:tc>
        <w:tc>
          <w:tcPr>
            <w:tcW w:w="576" w:type="dxa"/>
            <w:tcBorders>
              <w:top w:val="single" w:sz="4" w:space="0" w:color="auto"/>
              <w:bottom w:val="single" w:sz="4" w:space="0" w:color="auto"/>
            </w:tcBorders>
          </w:tcPr>
          <w:p w14:paraId="25DCF3FB" w14:textId="77777777" w:rsidR="00980D3B" w:rsidRDefault="00980D3B">
            <w:pPr>
              <w:pStyle w:val="ComponentTableBody"/>
            </w:pPr>
            <w:r>
              <w:t>O</w:t>
            </w:r>
          </w:p>
        </w:tc>
        <w:tc>
          <w:tcPr>
            <w:tcW w:w="720" w:type="dxa"/>
            <w:tcBorders>
              <w:top w:val="single" w:sz="4" w:space="0" w:color="auto"/>
              <w:bottom w:val="single" w:sz="4" w:space="0" w:color="auto"/>
            </w:tcBorders>
          </w:tcPr>
          <w:p w14:paraId="2888A45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D14D5B7" w14:textId="77777777" w:rsidR="00980D3B" w:rsidRDefault="00980D3B">
            <w:pPr>
              <w:pStyle w:val="ComponentTableBody"/>
              <w:jc w:val="left"/>
            </w:pPr>
            <w:r>
              <w:t>Activation Date</w:t>
            </w:r>
          </w:p>
        </w:tc>
        <w:tc>
          <w:tcPr>
            <w:tcW w:w="1440" w:type="dxa"/>
            <w:tcBorders>
              <w:top w:val="single" w:sz="4" w:space="0" w:color="auto"/>
              <w:bottom w:val="single" w:sz="4" w:space="0" w:color="auto"/>
            </w:tcBorders>
          </w:tcPr>
          <w:p w14:paraId="4357893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038AA63"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r w:rsidR="00980D3B" w14:paraId="701E38C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60336B9" w14:textId="77777777" w:rsidR="00980D3B" w:rsidRDefault="00980D3B">
            <w:pPr>
              <w:pStyle w:val="ComponentTableBody"/>
            </w:pPr>
            <w:r>
              <w:t>5</w:t>
            </w:r>
          </w:p>
        </w:tc>
        <w:tc>
          <w:tcPr>
            <w:tcW w:w="576" w:type="dxa"/>
            <w:tcBorders>
              <w:top w:val="single" w:sz="4" w:space="0" w:color="auto"/>
              <w:bottom w:val="double" w:sz="4" w:space="0" w:color="auto"/>
            </w:tcBorders>
          </w:tcPr>
          <w:p w14:paraId="745754EF" w14:textId="77777777" w:rsidR="00980D3B" w:rsidRDefault="00980D3B">
            <w:pPr>
              <w:pStyle w:val="ComponentTableBody"/>
            </w:pPr>
            <w:r>
              <w:t>427</w:t>
            </w:r>
          </w:p>
        </w:tc>
        <w:tc>
          <w:tcPr>
            <w:tcW w:w="720" w:type="dxa"/>
            <w:tcBorders>
              <w:top w:val="single" w:sz="4" w:space="0" w:color="auto"/>
              <w:bottom w:val="double" w:sz="4" w:space="0" w:color="auto"/>
            </w:tcBorders>
          </w:tcPr>
          <w:p w14:paraId="55624D3C" w14:textId="77777777" w:rsidR="00980D3B" w:rsidRDefault="00980D3B">
            <w:pPr>
              <w:pStyle w:val="ComponentTableBody"/>
            </w:pPr>
            <w:r>
              <w:t>EI</w:t>
            </w:r>
          </w:p>
        </w:tc>
        <w:tc>
          <w:tcPr>
            <w:tcW w:w="576" w:type="dxa"/>
            <w:tcBorders>
              <w:top w:val="single" w:sz="4" w:space="0" w:color="auto"/>
              <w:bottom w:val="double" w:sz="4" w:space="0" w:color="auto"/>
            </w:tcBorders>
          </w:tcPr>
          <w:p w14:paraId="3739CCBE" w14:textId="77777777" w:rsidR="00980D3B" w:rsidRDefault="00980D3B">
            <w:pPr>
              <w:pStyle w:val="ComponentTableBody"/>
            </w:pPr>
            <w:r>
              <w:t>O</w:t>
            </w:r>
          </w:p>
        </w:tc>
        <w:tc>
          <w:tcPr>
            <w:tcW w:w="720" w:type="dxa"/>
            <w:tcBorders>
              <w:top w:val="single" w:sz="4" w:space="0" w:color="auto"/>
              <w:bottom w:val="double" w:sz="4" w:space="0" w:color="auto"/>
            </w:tcBorders>
          </w:tcPr>
          <w:p w14:paraId="3F70559D" w14:textId="77777777" w:rsidR="00980D3B" w:rsidRDefault="00980D3B">
            <w:pPr>
              <w:pStyle w:val="ComponentTableBody"/>
              <w:rPr>
                <w:sz w:val="16"/>
              </w:rPr>
            </w:pPr>
          </w:p>
        </w:tc>
        <w:tc>
          <w:tcPr>
            <w:tcW w:w="2880" w:type="dxa"/>
            <w:tcBorders>
              <w:top w:val="single" w:sz="4" w:space="0" w:color="auto"/>
              <w:bottom w:val="double" w:sz="4" w:space="0" w:color="auto"/>
            </w:tcBorders>
          </w:tcPr>
          <w:p w14:paraId="5391318A" w14:textId="77777777" w:rsidR="00980D3B" w:rsidRDefault="00980D3B">
            <w:pPr>
              <w:pStyle w:val="ComponentTableBody"/>
              <w:jc w:val="left"/>
            </w:pPr>
            <w:r>
              <w:t>Facility</w:t>
            </w:r>
          </w:p>
        </w:tc>
        <w:tc>
          <w:tcPr>
            <w:tcW w:w="1440" w:type="dxa"/>
            <w:tcBorders>
              <w:top w:val="single" w:sz="4" w:space="0" w:color="auto"/>
              <w:bottom w:val="double" w:sz="4" w:space="0" w:color="auto"/>
            </w:tcBorders>
          </w:tcPr>
          <w:p w14:paraId="04265C3E"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EAD7995" w14:textId="77777777" w:rsidR="00980D3B" w:rsidRDefault="00980D3B">
            <w:pPr>
              <w:pStyle w:val="ComponentTableBody"/>
              <w:rPr>
                <w:rStyle w:val="Hyperlink"/>
              </w:rPr>
            </w:pPr>
            <w:r>
              <w:rPr>
                <w:rStyle w:val="Hyperlink"/>
              </w:rPr>
              <w:fldChar w:fldCharType="begin"/>
            </w:r>
            <w:r>
              <w:rPr>
                <w:rStyle w:val="Hyperlink"/>
              </w:rPr>
              <w:instrText xml:space="preserve"> REF _Ref358257816 \r \h </w:instrText>
            </w:r>
            <w:r>
              <w:rPr>
                <w:rStyle w:val="Hyperlink"/>
              </w:rPr>
            </w:r>
            <w:r>
              <w:rPr>
                <w:rStyle w:val="Hyperlink"/>
              </w:rPr>
              <w:instrText xml:space="preserve"> \* MERGEFORMAT </w:instrText>
            </w:r>
            <w:r>
              <w:rPr>
                <w:rStyle w:val="Hyperlink"/>
              </w:rPr>
              <w:fldChar w:fldCharType="separate"/>
            </w:r>
            <w:r>
              <w:rPr>
                <w:rStyle w:val="Hyperlink"/>
              </w:rPr>
              <w:t>2.A.25</w:t>
            </w:r>
            <w:r>
              <w:rPr>
                <w:rStyle w:val="Hyperlink"/>
              </w:rPr>
              <w:fldChar w:fldCharType="end"/>
            </w:r>
          </w:p>
        </w:tc>
      </w:tr>
    </w:tbl>
    <w:bookmarkEnd w:id="1084"/>
    <w:p w14:paraId="5274D022" w14:textId="77777777" w:rsidR="00980D3B" w:rsidRDefault="00980D3B">
      <w:pPr>
        <w:pStyle w:val="NormalIndented"/>
      </w:pPr>
      <w:r>
        <w:t>Definition: This data type specifies the institutional privileges with associated detail granted to a provider.</w:t>
      </w:r>
    </w:p>
    <w:p w14:paraId="666177D9" w14:textId="77777777" w:rsidR="00980D3B" w:rsidRDefault="00980D3B">
      <w:pPr>
        <w:pStyle w:val="Note"/>
      </w:pPr>
      <w:r>
        <w:rPr>
          <w:rStyle w:val="Strong"/>
        </w:rPr>
        <w:t>Maximum Length:</w:t>
      </w:r>
      <w:r>
        <w:t xml:space="preserve"> 1413</w:t>
      </w:r>
    </w:p>
    <w:p w14:paraId="443FB552" w14:textId="77777777" w:rsidR="00980D3B" w:rsidRDefault="00980D3B"/>
    <w:p w14:paraId="5B1BDD6F" w14:textId="77777777" w:rsidR="00980D3B" w:rsidRDefault="00980D3B">
      <w:pPr>
        <w:pStyle w:val="Note"/>
        <w:tabs>
          <w:tab w:val="left" w:pos="1440"/>
        </w:tabs>
        <w:rPr>
          <w:snapToGrid w:val="0"/>
        </w:rPr>
      </w:pPr>
      <w:r>
        <w:rPr>
          <w:rStyle w:val="Strong"/>
        </w:rPr>
        <w:t>Note:</w:t>
      </w:r>
      <w:r>
        <w:t xml:space="preserve"> Replaces the CM data type used in 15.4.5.7 PRA-7 as of v 2.5.</w:t>
      </w:r>
    </w:p>
    <w:p w14:paraId="570AD293" w14:textId="77777777" w:rsidR="00980D3B" w:rsidRDefault="00980D3B">
      <w:pPr>
        <w:pStyle w:val="Heading4"/>
        <w:rPr>
          <w:vanish/>
        </w:rPr>
      </w:pPr>
    </w:p>
    <w:p w14:paraId="553D36C8" w14:textId="77777777" w:rsidR="00980D3B" w:rsidRDefault="00980D3B">
      <w:pPr>
        <w:pStyle w:val="Heading4"/>
      </w:pPr>
      <w:r>
        <w:t>Privilege (CE)</w:t>
      </w:r>
    </w:p>
    <w:p w14:paraId="286B6748" w14:textId="77777777" w:rsidR="00980D3B" w:rsidRDefault="00980D3B">
      <w:pPr>
        <w:pStyle w:val="NormalIndented"/>
      </w:pPr>
      <w:r>
        <w:t>Definition: Specifies the institutional privilege itself. Refer to user-defined table 0525 – Privilege for su</w:t>
      </w:r>
      <w:r>
        <w:t>g</w:t>
      </w:r>
      <w:r>
        <w:t>gested values.</w:t>
      </w:r>
    </w:p>
    <w:p w14:paraId="3B65F9B7" w14:textId="77777777" w:rsidR="00980D3B" w:rsidRDefault="00980D3B">
      <w:pPr>
        <w:pStyle w:val="HL7TableCaption"/>
      </w:pPr>
      <w:r>
        <w:t>User-defined Table 0525 – Privilege</w:t>
      </w:r>
      <w:r>
        <w:fldChar w:fldCharType="begin"/>
      </w:r>
      <w:r>
        <w:instrText xml:space="preserve"> XE "User-defined Table: 0525 - Privilege"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183"/>
        <w:gridCol w:w="2503"/>
        <w:gridCol w:w="2160"/>
      </w:tblGrid>
      <w:tr w:rsidR="00980D3B" w14:paraId="1BA03917" w14:textId="77777777">
        <w:tblPrEx>
          <w:tblCellMar>
            <w:top w:w="0" w:type="dxa"/>
            <w:bottom w:w="0" w:type="dxa"/>
          </w:tblCellMar>
        </w:tblPrEx>
        <w:trPr>
          <w:tblHeader/>
          <w:jc w:val="center"/>
        </w:trPr>
        <w:tc>
          <w:tcPr>
            <w:tcW w:w="1183" w:type="dxa"/>
            <w:tcBorders>
              <w:top w:val="double" w:sz="4" w:space="0" w:color="auto"/>
              <w:bottom w:val="single" w:sz="4" w:space="0" w:color="auto"/>
            </w:tcBorders>
            <w:shd w:val="pct10" w:color="auto" w:fill="FFFFFF"/>
          </w:tcPr>
          <w:p w14:paraId="5229C309" w14:textId="77777777" w:rsidR="00980D3B" w:rsidRDefault="00980D3B">
            <w:pPr>
              <w:pStyle w:val="HL7TableHeader"/>
              <w:jc w:val="center"/>
              <w:rPr>
                <w:lang w:val="fr-FR"/>
              </w:rPr>
            </w:pPr>
            <w:r>
              <w:rPr>
                <w:lang w:val="fr-FR"/>
              </w:rPr>
              <w:t>Value</w:t>
            </w:r>
          </w:p>
        </w:tc>
        <w:tc>
          <w:tcPr>
            <w:tcW w:w="2503" w:type="dxa"/>
            <w:tcBorders>
              <w:top w:val="double" w:sz="4" w:space="0" w:color="auto"/>
              <w:bottom w:val="single" w:sz="4" w:space="0" w:color="auto"/>
            </w:tcBorders>
            <w:shd w:val="pct10" w:color="auto" w:fill="FFFFFF"/>
          </w:tcPr>
          <w:p w14:paraId="272C1D24"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6266C4FE" w14:textId="77777777" w:rsidR="00980D3B" w:rsidRDefault="00980D3B">
            <w:pPr>
              <w:pStyle w:val="HL7TableHeader"/>
              <w:rPr>
                <w:lang w:val="fr-FR"/>
              </w:rPr>
            </w:pPr>
            <w:r>
              <w:rPr>
                <w:lang w:val="fr-FR"/>
              </w:rPr>
              <w:t>Comment</w:t>
            </w:r>
          </w:p>
        </w:tc>
      </w:tr>
      <w:tr w:rsidR="00980D3B" w14:paraId="767C4C14" w14:textId="77777777">
        <w:tblPrEx>
          <w:tblCellMar>
            <w:top w:w="0" w:type="dxa"/>
            <w:bottom w:w="0" w:type="dxa"/>
          </w:tblCellMar>
        </w:tblPrEx>
        <w:trPr>
          <w:jc w:val="center"/>
        </w:trPr>
        <w:tc>
          <w:tcPr>
            <w:tcW w:w="1183" w:type="dxa"/>
            <w:tcBorders>
              <w:top w:val="single" w:sz="4" w:space="0" w:color="auto"/>
              <w:bottom w:val="double" w:sz="4" w:space="0" w:color="auto"/>
            </w:tcBorders>
          </w:tcPr>
          <w:p w14:paraId="6CBAE1A6" w14:textId="77777777" w:rsidR="00980D3B" w:rsidRDefault="00980D3B">
            <w:pPr>
              <w:pStyle w:val="HL7TableBody"/>
              <w:jc w:val="center"/>
              <w:rPr>
                <w:lang w:val="fr-FR"/>
              </w:rPr>
            </w:pPr>
          </w:p>
        </w:tc>
        <w:tc>
          <w:tcPr>
            <w:tcW w:w="2503" w:type="dxa"/>
            <w:tcBorders>
              <w:top w:val="single" w:sz="4" w:space="0" w:color="auto"/>
              <w:bottom w:val="double" w:sz="4" w:space="0" w:color="auto"/>
            </w:tcBorders>
          </w:tcPr>
          <w:p w14:paraId="586F8348" w14:textId="77777777" w:rsidR="00980D3B" w:rsidRDefault="00980D3B">
            <w:pPr>
              <w:pStyle w:val="HL7TableBody"/>
            </w:pPr>
            <w:r>
              <w:t>No suggested values</w:t>
            </w:r>
          </w:p>
        </w:tc>
        <w:tc>
          <w:tcPr>
            <w:tcW w:w="2160" w:type="dxa"/>
            <w:tcBorders>
              <w:top w:val="single" w:sz="4" w:space="0" w:color="auto"/>
              <w:bottom w:val="double" w:sz="4" w:space="0" w:color="auto"/>
            </w:tcBorders>
          </w:tcPr>
          <w:p w14:paraId="490C433D" w14:textId="77777777" w:rsidR="00980D3B" w:rsidRDefault="00980D3B">
            <w:pPr>
              <w:pStyle w:val="HL7TableBody"/>
            </w:pPr>
          </w:p>
        </w:tc>
      </w:tr>
    </w:tbl>
    <w:p w14:paraId="197FA210" w14:textId="77777777" w:rsidR="00980D3B" w:rsidRDefault="00980D3B">
      <w:pPr>
        <w:pStyle w:val="Heading4"/>
      </w:pPr>
      <w:r>
        <w:t>Privilege Class (CE)</w:t>
      </w:r>
    </w:p>
    <w:p w14:paraId="507910F6" w14:textId="77777777" w:rsidR="00980D3B" w:rsidRDefault="00980D3B">
      <w:pPr>
        <w:pStyle w:val="NormalIndented"/>
      </w:pPr>
      <w:r>
        <w:t xml:space="preserve">Definition: Specifies the class category of institutional privilege. Refer to </w:t>
      </w:r>
      <w:hyperlink w:anchor="HL70526" w:history="1">
        <w:r>
          <w:rPr>
            <w:rStyle w:val="HyperlinkText"/>
          </w:rPr>
          <w:t>User-Defined Table 0526 – Privilege Class</w:t>
        </w:r>
      </w:hyperlink>
      <w:r>
        <w:t xml:space="preserve"> for suggested values.</w:t>
      </w:r>
    </w:p>
    <w:p w14:paraId="4F8C7C57" w14:textId="77777777" w:rsidR="00980D3B" w:rsidRDefault="00980D3B">
      <w:pPr>
        <w:pStyle w:val="HL7TableCaption"/>
      </w:pPr>
      <w:bookmarkStart w:id="1085" w:name="HL70526"/>
      <w:r>
        <w:t>User-defined Table 0526 – Privilege class</w:t>
      </w:r>
      <w:bookmarkEnd w:id="1085"/>
      <w:r>
        <w:fldChar w:fldCharType="begin"/>
      </w:r>
      <w:r>
        <w:instrText xml:space="preserve"> XE "User-defined Table: 0526 – Privilege Class"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183"/>
        <w:gridCol w:w="2503"/>
        <w:gridCol w:w="2160"/>
      </w:tblGrid>
      <w:tr w:rsidR="00980D3B" w14:paraId="547B0789" w14:textId="77777777">
        <w:tblPrEx>
          <w:tblCellMar>
            <w:top w:w="0" w:type="dxa"/>
            <w:bottom w:w="0" w:type="dxa"/>
          </w:tblCellMar>
        </w:tblPrEx>
        <w:trPr>
          <w:tblHeader/>
          <w:jc w:val="center"/>
        </w:trPr>
        <w:tc>
          <w:tcPr>
            <w:tcW w:w="1183" w:type="dxa"/>
            <w:tcBorders>
              <w:top w:val="double" w:sz="4" w:space="0" w:color="auto"/>
              <w:bottom w:val="single" w:sz="4" w:space="0" w:color="auto"/>
            </w:tcBorders>
            <w:shd w:val="pct10" w:color="auto" w:fill="FFFFFF"/>
          </w:tcPr>
          <w:p w14:paraId="5B8B00AD" w14:textId="77777777" w:rsidR="00980D3B" w:rsidRDefault="00980D3B">
            <w:pPr>
              <w:pStyle w:val="HL7TableHeader"/>
              <w:jc w:val="center"/>
              <w:rPr>
                <w:lang w:val="fr-FR"/>
              </w:rPr>
            </w:pPr>
            <w:r>
              <w:rPr>
                <w:lang w:val="fr-FR"/>
              </w:rPr>
              <w:t>Value</w:t>
            </w:r>
          </w:p>
        </w:tc>
        <w:tc>
          <w:tcPr>
            <w:tcW w:w="2503" w:type="dxa"/>
            <w:tcBorders>
              <w:top w:val="double" w:sz="4" w:space="0" w:color="auto"/>
              <w:bottom w:val="single" w:sz="4" w:space="0" w:color="auto"/>
            </w:tcBorders>
            <w:shd w:val="pct10" w:color="auto" w:fill="FFFFFF"/>
          </w:tcPr>
          <w:p w14:paraId="7EA5DC56"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3C02DA3C" w14:textId="77777777" w:rsidR="00980D3B" w:rsidRDefault="00980D3B">
            <w:pPr>
              <w:pStyle w:val="HL7TableHeader"/>
              <w:rPr>
                <w:lang w:val="fr-FR"/>
              </w:rPr>
            </w:pPr>
            <w:r>
              <w:rPr>
                <w:lang w:val="fr-FR"/>
              </w:rPr>
              <w:t>Comment</w:t>
            </w:r>
          </w:p>
        </w:tc>
      </w:tr>
      <w:tr w:rsidR="00980D3B" w14:paraId="2DF03371" w14:textId="77777777">
        <w:tblPrEx>
          <w:tblCellMar>
            <w:top w:w="0" w:type="dxa"/>
            <w:bottom w:w="0" w:type="dxa"/>
          </w:tblCellMar>
        </w:tblPrEx>
        <w:trPr>
          <w:jc w:val="center"/>
        </w:trPr>
        <w:tc>
          <w:tcPr>
            <w:tcW w:w="1183" w:type="dxa"/>
            <w:tcBorders>
              <w:top w:val="single" w:sz="4" w:space="0" w:color="auto"/>
              <w:bottom w:val="double" w:sz="4" w:space="0" w:color="auto"/>
            </w:tcBorders>
          </w:tcPr>
          <w:p w14:paraId="0EDD0783" w14:textId="77777777" w:rsidR="00980D3B" w:rsidRDefault="00980D3B">
            <w:pPr>
              <w:pStyle w:val="HL7TableBody"/>
              <w:jc w:val="center"/>
              <w:rPr>
                <w:lang w:val="fr-FR"/>
              </w:rPr>
            </w:pPr>
          </w:p>
        </w:tc>
        <w:tc>
          <w:tcPr>
            <w:tcW w:w="2503" w:type="dxa"/>
            <w:tcBorders>
              <w:top w:val="single" w:sz="4" w:space="0" w:color="auto"/>
              <w:bottom w:val="double" w:sz="4" w:space="0" w:color="auto"/>
            </w:tcBorders>
          </w:tcPr>
          <w:p w14:paraId="5075DFEA" w14:textId="77777777" w:rsidR="00980D3B" w:rsidRDefault="00980D3B">
            <w:pPr>
              <w:pStyle w:val="HL7TableBody"/>
            </w:pPr>
            <w:r>
              <w:t>No suggested values</w:t>
            </w:r>
          </w:p>
        </w:tc>
        <w:tc>
          <w:tcPr>
            <w:tcW w:w="2160" w:type="dxa"/>
            <w:tcBorders>
              <w:top w:val="single" w:sz="4" w:space="0" w:color="auto"/>
              <w:bottom w:val="double" w:sz="4" w:space="0" w:color="auto"/>
            </w:tcBorders>
          </w:tcPr>
          <w:p w14:paraId="551BFE1B" w14:textId="77777777" w:rsidR="00980D3B" w:rsidRDefault="00980D3B">
            <w:pPr>
              <w:pStyle w:val="HL7TableBody"/>
            </w:pPr>
          </w:p>
        </w:tc>
      </w:tr>
    </w:tbl>
    <w:p w14:paraId="72F24386" w14:textId="77777777" w:rsidR="00980D3B" w:rsidRDefault="00980D3B">
      <w:pPr>
        <w:pStyle w:val="Heading4"/>
        <w:rPr>
          <w:lang w:val="fr-FR"/>
        </w:rPr>
      </w:pPr>
      <w:r>
        <w:rPr>
          <w:lang w:val="fr-FR"/>
        </w:rPr>
        <w:t>Expiration Date (DT)</w:t>
      </w:r>
    </w:p>
    <w:p w14:paraId="531564D7" w14:textId="77777777" w:rsidR="00980D3B" w:rsidRDefault="00980D3B">
      <w:pPr>
        <w:pStyle w:val="NormalIndented"/>
      </w:pPr>
      <w:r>
        <w:t>Definition: Specifies the date the institutional privilege is/was no longer valid.</w:t>
      </w:r>
    </w:p>
    <w:p w14:paraId="76CA5B00" w14:textId="77777777" w:rsidR="00980D3B" w:rsidRDefault="00980D3B">
      <w:pPr>
        <w:pStyle w:val="Heading4"/>
        <w:rPr>
          <w:lang w:val="fr-FR"/>
        </w:rPr>
      </w:pPr>
      <w:r>
        <w:rPr>
          <w:lang w:val="fr-FR"/>
        </w:rPr>
        <w:t>Activation Date (DT)</w:t>
      </w:r>
    </w:p>
    <w:p w14:paraId="4C121978" w14:textId="77777777" w:rsidR="00980D3B" w:rsidRDefault="00980D3B">
      <w:pPr>
        <w:pStyle w:val="NormalIndented"/>
      </w:pPr>
      <w:r>
        <w:t>Definition: Specifies the date the institutional privilege became/becomes valid.</w:t>
      </w:r>
    </w:p>
    <w:p w14:paraId="6D67DDD8" w14:textId="77777777" w:rsidR="00980D3B" w:rsidRDefault="00980D3B">
      <w:pPr>
        <w:pStyle w:val="Heading4"/>
      </w:pPr>
      <w:r>
        <w:t>Facility (EI)</w:t>
      </w:r>
    </w:p>
    <w:p w14:paraId="44B68BB9" w14:textId="77777777" w:rsidR="00980D3B" w:rsidRDefault="00980D3B">
      <w:pPr>
        <w:pStyle w:val="NormalIndented"/>
      </w:pPr>
      <w:r>
        <w:t>Definition: Specifies the facility in which the institutional privilege is/was valid.</w:t>
      </w:r>
    </w:p>
    <w:p w14:paraId="2A1B138C" w14:textId="77777777" w:rsidR="00980D3B" w:rsidRDefault="00980D3B">
      <w:pPr>
        <w:pStyle w:val="Heading3"/>
        <w:rPr>
          <w:lang w:val="fr-FR"/>
        </w:rPr>
      </w:pPr>
      <w:r>
        <w:fldChar w:fldCharType="begin"/>
      </w:r>
      <w:r>
        <w:rPr>
          <w:lang w:val="fr-FR"/>
        </w:rPr>
        <w:instrText xml:space="preserve"> XE "PL" </w:instrText>
      </w:r>
      <w:r>
        <w:fldChar w:fldCharType="end"/>
      </w:r>
      <w:r>
        <w:fldChar w:fldCharType="begin"/>
      </w:r>
      <w:r>
        <w:rPr>
          <w:lang w:val="fr-FR"/>
        </w:rPr>
        <w:instrText xml:space="preserve"> XE "Data types: PL" </w:instrText>
      </w:r>
      <w:r>
        <w:fldChar w:fldCharType="end"/>
      </w:r>
      <w:bookmarkStart w:id="1086" w:name="_Ref358257840"/>
      <w:bookmarkStart w:id="1087" w:name="_Toc359236027"/>
      <w:bookmarkStart w:id="1088" w:name="_Toc498145989"/>
      <w:bookmarkStart w:id="1089" w:name="_Toc527864558"/>
      <w:bookmarkStart w:id="1090" w:name="_Toc527866030"/>
      <w:bookmarkStart w:id="1091" w:name="_Toc528481897"/>
      <w:bookmarkStart w:id="1092" w:name="_Toc528482402"/>
      <w:bookmarkStart w:id="1093" w:name="_Toc528482701"/>
      <w:bookmarkStart w:id="1094" w:name="_Toc528482826"/>
      <w:bookmarkStart w:id="1095" w:name="_Toc528486134"/>
      <w:bookmarkStart w:id="1096" w:name="_Toc536689762"/>
      <w:bookmarkStart w:id="1097" w:name="_Toc496507"/>
      <w:bookmarkStart w:id="1098" w:name="_Toc524854"/>
      <w:bookmarkStart w:id="1099" w:name="_Toc1802437"/>
      <w:bookmarkStart w:id="1100" w:name="_Toc22448432"/>
      <w:bookmarkStart w:id="1101" w:name="_Toc22697624"/>
      <w:bookmarkStart w:id="1102" w:name="_Toc24273659"/>
      <w:r>
        <w:rPr>
          <w:lang w:val="fr-FR"/>
        </w:rPr>
        <w:t>PL - person location</w:t>
      </w:r>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p>
    <w:p w14:paraId="6BC9A571" w14:textId="77777777" w:rsidR="00980D3B" w:rsidRDefault="00980D3B">
      <w:pPr>
        <w:pStyle w:val="ComponentTableCaption"/>
        <w:rPr>
          <w:lang w:val="fr-FR"/>
        </w:rPr>
      </w:pPr>
      <w:bookmarkStart w:id="1103" w:name="PL"/>
      <w:r>
        <w:rPr>
          <w:lang w:val="fr-FR"/>
        </w:rPr>
        <w:t xml:space="preserve">HL7 Component Table - PL– Person Location </w:t>
      </w:r>
      <w:r>
        <w:fldChar w:fldCharType="begin"/>
      </w:r>
      <w:r>
        <w:rPr>
          <w:lang w:val="fr-FR"/>
        </w:rPr>
        <w:instrText xml:space="preserve"> XE "HL7 Component Table - PL" </w:instrText>
      </w:r>
      <w:r>
        <w:fldChar w:fldCharType="end"/>
      </w:r>
      <w:bookmarkEnd w:id="110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0327CA0"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1DCDA1C"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00A839F8"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50C491BF"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0181E23"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848EA2C"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04C8270"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234BE1C"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C6DED3A" w14:textId="77777777" w:rsidR="00980D3B" w:rsidRDefault="00980D3B">
            <w:pPr>
              <w:pStyle w:val="ComponentTableHeader"/>
              <w:rPr>
                <w:b w:val="0"/>
                <w:lang w:val="fr-FR"/>
              </w:rPr>
            </w:pPr>
            <w:r>
              <w:rPr>
                <w:lang w:val="fr-FR"/>
              </w:rPr>
              <w:t>SEC.REF.</w:t>
            </w:r>
          </w:p>
        </w:tc>
      </w:tr>
      <w:tr w:rsidR="00980D3B" w14:paraId="06D4247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BE3FF1D" w14:textId="77777777" w:rsidR="00980D3B" w:rsidRDefault="00980D3B">
            <w:pPr>
              <w:pStyle w:val="ComponentTableBody"/>
            </w:pPr>
            <w:r>
              <w:t>1</w:t>
            </w:r>
          </w:p>
        </w:tc>
        <w:tc>
          <w:tcPr>
            <w:tcW w:w="576" w:type="dxa"/>
            <w:tcBorders>
              <w:top w:val="single" w:sz="4" w:space="0" w:color="auto"/>
              <w:bottom w:val="single" w:sz="4" w:space="0" w:color="auto"/>
            </w:tcBorders>
          </w:tcPr>
          <w:p w14:paraId="54BEEAA7" w14:textId="77777777" w:rsidR="00980D3B" w:rsidRDefault="00980D3B">
            <w:pPr>
              <w:pStyle w:val="ComponentTableBody"/>
            </w:pPr>
            <w:r>
              <w:t>20</w:t>
            </w:r>
          </w:p>
        </w:tc>
        <w:tc>
          <w:tcPr>
            <w:tcW w:w="720" w:type="dxa"/>
            <w:tcBorders>
              <w:top w:val="single" w:sz="4" w:space="0" w:color="auto"/>
              <w:bottom w:val="single" w:sz="4" w:space="0" w:color="auto"/>
            </w:tcBorders>
          </w:tcPr>
          <w:p w14:paraId="3B3CF0D2" w14:textId="77777777" w:rsidR="00980D3B" w:rsidRDefault="00980D3B">
            <w:pPr>
              <w:pStyle w:val="ComponentTableBody"/>
            </w:pPr>
            <w:r>
              <w:t>IS</w:t>
            </w:r>
          </w:p>
        </w:tc>
        <w:tc>
          <w:tcPr>
            <w:tcW w:w="576" w:type="dxa"/>
            <w:tcBorders>
              <w:top w:val="single" w:sz="4" w:space="0" w:color="auto"/>
              <w:bottom w:val="single" w:sz="4" w:space="0" w:color="auto"/>
            </w:tcBorders>
          </w:tcPr>
          <w:p w14:paraId="2BEF6E33" w14:textId="77777777" w:rsidR="00980D3B" w:rsidRDefault="00980D3B">
            <w:pPr>
              <w:pStyle w:val="ComponentTableBody"/>
            </w:pPr>
            <w:r>
              <w:t>O</w:t>
            </w:r>
          </w:p>
        </w:tc>
        <w:tc>
          <w:tcPr>
            <w:tcW w:w="720" w:type="dxa"/>
            <w:tcBorders>
              <w:top w:val="single" w:sz="4" w:space="0" w:color="auto"/>
              <w:bottom w:val="single" w:sz="4" w:space="0" w:color="auto"/>
            </w:tcBorders>
          </w:tcPr>
          <w:p w14:paraId="1B636010" w14:textId="77777777" w:rsidR="00980D3B" w:rsidRDefault="00980D3B">
            <w:pPr>
              <w:pStyle w:val="ComponentTableBody"/>
            </w:pPr>
            <w:r>
              <w:t>0302</w:t>
            </w:r>
          </w:p>
        </w:tc>
        <w:tc>
          <w:tcPr>
            <w:tcW w:w="2880" w:type="dxa"/>
            <w:tcBorders>
              <w:top w:val="single" w:sz="4" w:space="0" w:color="auto"/>
              <w:bottom w:val="single" w:sz="4" w:space="0" w:color="auto"/>
            </w:tcBorders>
          </w:tcPr>
          <w:p w14:paraId="4E690EDE" w14:textId="77777777" w:rsidR="00980D3B" w:rsidRDefault="00980D3B">
            <w:pPr>
              <w:pStyle w:val="ComponentTableBody"/>
              <w:jc w:val="left"/>
            </w:pPr>
            <w:r>
              <w:t>Point of Care</w:t>
            </w:r>
          </w:p>
        </w:tc>
        <w:tc>
          <w:tcPr>
            <w:tcW w:w="1440" w:type="dxa"/>
            <w:tcBorders>
              <w:top w:val="single" w:sz="4" w:space="0" w:color="auto"/>
              <w:bottom w:val="single" w:sz="4" w:space="0" w:color="auto"/>
            </w:tcBorders>
          </w:tcPr>
          <w:p w14:paraId="2F6C384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5B90A7C"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6BC9D39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386E463" w14:textId="77777777" w:rsidR="00980D3B" w:rsidRDefault="00980D3B">
            <w:pPr>
              <w:pStyle w:val="ComponentTableBody"/>
            </w:pPr>
            <w:r>
              <w:t>2</w:t>
            </w:r>
          </w:p>
        </w:tc>
        <w:tc>
          <w:tcPr>
            <w:tcW w:w="576" w:type="dxa"/>
            <w:tcBorders>
              <w:top w:val="single" w:sz="4" w:space="0" w:color="auto"/>
              <w:bottom w:val="single" w:sz="4" w:space="0" w:color="auto"/>
            </w:tcBorders>
          </w:tcPr>
          <w:p w14:paraId="38F45B91" w14:textId="77777777" w:rsidR="00980D3B" w:rsidRDefault="00980D3B">
            <w:pPr>
              <w:pStyle w:val="ComponentTableBody"/>
            </w:pPr>
            <w:r>
              <w:t>20</w:t>
            </w:r>
          </w:p>
        </w:tc>
        <w:tc>
          <w:tcPr>
            <w:tcW w:w="720" w:type="dxa"/>
            <w:tcBorders>
              <w:top w:val="single" w:sz="4" w:space="0" w:color="auto"/>
              <w:bottom w:val="single" w:sz="4" w:space="0" w:color="auto"/>
            </w:tcBorders>
          </w:tcPr>
          <w:p w14:paraId="1169ACF5" w14:textId="77777777" w:rsidR="00980D3B" w:rsidRDefault="00980D3B">
            <w:pPr>
              <w:pStyle w:val="ComponentTableBody"/>
            </w:pPr>
            <w:r>
              <w:t>IS</w:t>
            </w:r>
          </w:p>
        </w:tc>
        <w:tc>
          <w:tcPr>
            <w:tcW w:w="576" w:type="dxa"/>
            <w:tcBorders>
              <w:top w:val="single" w:sz="4" w:space="0" w:color="auto"/>
              <w:bottom w:val="single" w:sz="4" w:space="0" w:color="auto"/>
            </w:tcBorders>
          </w:tcPr>
          <w:p w14:paraId="1E1D0055" w14:textId="77777777" w:rsidR="00980D3B" w:rsidRDefault="00980D3B">
            <w:pPr>
              <w:pStyle w:val="ComponentTableBody"/>
            </w:pPr>
            <w:r>
              <w:t>O</w:t>
            </w:r>
          </w:p>
        </w:tc>
        <w:tc>
          <w:tcPr>
            <w:tcW w:w="720" w:type="dxa"/>
            <w:tcBorders>
              <w:top w:val="single" w:sz="4" w:space="0" w:color="auto"/>
              <w:bottom w:val="single" w:sz="4" w:space="0" w:color="auto"/>
            </w:tcBorders>
          </w:tcPr>
          <w:p w14:paraId="59A281BD" w14:textId="77777777" w:rsidR="00980D3B" w:rsidRDefault="00980D3B">
            <w:pPr>
              <w:pStyle w:val="ComponentTableBody"/>
            </w:pPr>
            <w:r>
              <w:t>0303</w:t>
            </w:r>
          </w:p>
        </w:tc>
        <w:tc>
          <w:tcPr>
            <w:tcW w:w="2880" w:type="dxa"/>
            <w:tcBorders>
              <w:top w:val="single" w:sz="4" w:space="0" w:color="auto"/>
              <w:bottom w:val="single" w:sz="4" w:space="0" w:color="auto"/>
            </w:tcBorders>
          </w:tcPr>
          <w:p w14:paraId="4A5806BA" w14:textId="77777777" w:rsidR="00980D3B" w:rsidRDefault="00980D3B">
            <w:pPr>
              <w:pStyle w:val="ComponentTableBody"/>
              <w:jc w:val="left"/>
            </w:pPr>
            <w:r>
              <w:t>Room</w:t>
            </w:r>
          </w:p>
        </w:tc>
        <w:tc>
          <w:tcPr>
            <w:tcW w:w="1440" w:type="dxa"/>
            <w:tcBorders>
              <w:top w:val="single" w:sz="4" w:space="0" w:color="auto"/>
              <w:bottom w:val="single" w:sz="4" w:space="0" w:color="auto"/>
            </w:tcBorders>
          </w:tcPr>
          <w:p w14:paraId="2E06E9F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A4A346B"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63BF273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8C76F8C" w14:textId="77777777" w:rsidR="00980D3B" w:rsidRDefault="00980D3B">
            <w:pPr>
              <w:pStyle w:val="ComponentTableBody"/>
            </w:pPr>
            <w:r>
              <w:t>3</w:t>
            </w:r>
          </w:p>
        </w:tc>
        <w:tc>
          <w:tcPr>
            <w:tcW w:w="576" w:type="dxa"/>
            <w:tcBorders>
              <w:top w:val="single" w:sz="4" w:space="0" w:color="auto"/>
              <w:bottom w:val="single" w:sz="4" w:space="0" w:color="auto"/>
            </w:tcBorders>
          </w:tcPr>
          <w:p w14:paraId="560F151D" w14:textId="77777777" w:rsidR="00980D3B" w:rsidRDefault="00980D3B">
            <w:pPr>
              <w:pStyle w:val="ComponentTableBody"/>
            </w:pPr>
            <w:r>
              <w:t>20</w:t>
            </w:r>
          </w:p>
        </w:tc>
        <w:tc>
          <w:tcPr>
            <w:tcW w:w="720" w:type="dxa"/>
            <w:tcBorders>
              <w:top w:val="single" w:sz="4" w:space="0" w:color="auto"/>
              <w:bottom w:val="single" w:sz="4" w:space="0" w:color="auto"/>
            </w:tcBorders>
          </w:tcPr>
          <w:p w14:paraId="1BA9EFC6" w14:textId="77777777" w:rsidR="00980D3B" w:rsidRDefault="00980D3B">
            <w:pPr>
              <w:pStyle w:val="ComponentTableBody"/>
            </w:pPr>
            <w:r>
              <w:t>IS</w:t>
            </w:r>
          </w:p>
        </w:tc>
        <w:tc>
          <w:tcPr>
            <w:tcW w:w="576" w:type="dxa"/>
            <w:tcBorders>
              <w:top w:val="single" w:sz="4" w:space="0" w:color="auto"/>
              <w:bottom w:val="single" w:sz="4" w:space="0" w:color="auto"/>
            </w:tcBorders>
          </w:tcPr>
          <w:p w14:paraId="61604A88"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61827CF" w14:textId="77777777" w:rsidR="00980D3B" w:rsidRDefault="00980D3B">
            <w:pPr>
              <w:pStyle w:val="ComponentTableBody"/>
              <w:rPr>
                <w:lang w:val="it-IT"/>
              </w:rPr>
            </w:pPr>
            <w:r>
              <w:rPr>
                <w:lang w:val="it-IT"/>
              </w:rPr>
              <w:t>0304</w:t>
            </w:r>
          </w:p>
        </w:tc>
        <w:tc>
          <w:tcPr>
            <w:tcW w:w="2880" w:type="dxa"/>
            <w:tcBorders>
              <w:top w:val="single" w:sz="4" w:space="0" w:color="auto"/>
              <w:bottom w:val="single" w:sz="4" w:space="0" w:color="auto"/>
            </w:tcBorders>
          </w:tcPr>
          <w:p w14:paraId="27BC1953" w14:textId="77777777" w:rsidR="00980D3B" w:rsidRDefault="00980D3B">
            <w:pPr>
              <w:pStyle w:val="ComponentTableBody"/>
              <w:jc w:val="left"/>
              <w:rPr>
                <w:lang w:val="it-IT"/>
              </w:rPr>
            </w:pPr>
            <w:r>
              <w:rPr>
                <w:lang w:val="it-IT"/>
              </w:rPr>
              <w:t>Bed</w:t>
            </w:r>
          </w:p>
        </w:tc>
        <w:tc>
          <w:tcPr>
            <w:tcW w:w="1440" w:type="dxa"/>
            <w:tcBorders>
              <w:top w:val="single" w:sz="4" w:space="0" w:color="auto"/>
              <w:bottom w:val="single" w:sz="4" w:space="0" w:color="auto"/>
            </w:tcBorders>
          </w:tcPr>
          <w:p w14:paraId="762458EB"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6B74326B"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1CBB26C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7510615"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3A6332F0"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0AA5FCD4"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1CE10A1D"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04DBDC0"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1751F9A" w14:textId="77777777" w:rsidR="00980D3B" w:rsidRDefault="00980D3B">
            <w:pPr>
              <w:pStyle w:val="ComponentTableBody"/>
              <w:jc w:val="left"/>
              <w:rPr>
                <w:lang w:val="it-IT"/>
              </w:rPr>
            </w:pPr>
            <w:r>
              <w:rPr>
                <w:lang w:val="it-IT"/>
              </w:rPr>
              <w:t>Facility</w:t>
            </w:r>
          </w:p>
        </w:tc>
        <w:tc>
          <w:tcPr>
            <w:tcW w:w="1440" w:type="dxa"/>
            <w:tcBorders>
              <w:top w:val="single" w:sz="4" w:space="0" w:color="auto"/>
              <w:bottom w:val="single" w:sz="4" w:space="0" w:color="auto"/>
            </w:tcBorders>
          </w:tcPr>
          <w:p w14:paraId="454A4145"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4CB6D2A0"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1873DE6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2CC8F24" w14:textId="77777777" w:rsidR="00980D3B" w:rsidRDefault="00980D3B">
            <w:pPr>
              <w:pStyle w:val="ComponentTableBody"/>
            </w:pPr>
            <w:r>
              <w:t>5</w:t>
            </w:r>
          </w:p>
        </w:tc>
        <w:tc>
          <w:tcPr>
            <w:tcW w:w="576" w:type="dxa"/>
            <w:tcBorders>
              <w:top w:val="single" w:sz="4" w:space="0" w:color="auto"/>
              <w:bottom w:val="single" w:sz="4" w:space="0" w:color="auto"/>
            </w:tcBorders>
          </w:tcPr>
          <w:p w14:paraId="0C9C3DE9" w14:textId="77777777" w:rsidR="00980D3B" w:rsidRDefault="00980D3B">
            <w:pPr>
              <w:pStyle w:val="ComponentTableBody"/>
            </w:pPr>
            <w:r>
              <w:t>20</w:t>
            </w:r>
          </w:p>
        </w:tc>
        <w:tc>
          <w:tcPr>
            <w:tcW w:w="720" w:type="dxa"/>
            <w:tcBorders>
              <w:top w:val="single" w:sz="4" w:space="0" w:color="auto"/>
              <w:bottom w:val="single" w:sz="4" w:space="0" w:color="auto"/>
            </w:tcBorders>
          </w:tcPr>
          <w:p w14:paraId="60FFC159" w14:textId="77777777" w:rsidR="00980D3B" w:rsidRDefault="00980D3B">
            <w:pPr>
              <w:pStyle w:val="ComponentTableBody"/>
            </w:pPr>
            <w:r>
              <w:t>IS</w:t>
            </w:r>
          </w:p>
        </w:tc>
        <w:tc>
          <w:tcPr>
            <w:tcW w:w="576" w:type="dxa"/>
            <w:tcBorders>
              <w:top w:val="single" w:sz="4" w:space="0" w:color="auto"/>
              <w:bottom w:val="single" w:sz="4" w:space="0" w:color="auto"/>
            </w:tcBorders>
          </w:tcPr>
          <w:p w14:paraId="4EA96BE4" w14:textId="77777777" w:rsidR="00980D3B" w:rsidRDefault="00980D3B">
            <w:pPr>
              <w:pStyle w:val="ComponentTableBody"/>
            </w:pPr>
            <w:r>
              <w:t>O</w:t>
            </w:r>
          </w:p>
        </w:tc>
        <w:tc>
          <w:tcPr>
            <w:tcW w:w="720" w:type="dxa"/>
            <w:tcBorders>
              <w:top w:val="single" w:sz="4" w:space="0" w:color="auto"/>
              <w:bottom w:val="single" w:sz="4" w:space="0" w:color="auto"/>
            </w:tcBorders>
          </w:tcPr>
          <w:p w14:paraId="549CEDA2" w14:textId="77777777" w:rsidR="00980D3B" w:rsidRDefault="00980D3B">
            <w:pPr>
              <w:pStyle w:val="ComponentTableBody"/>
            </w:pPr>
            <w:r>
              <w:t>0306</w:t>
            </w:r>
          </w:p>
        </w:tc>
        <w:tc>
          <w:tcPr>
            <w:tcW w:w="2880" w:type="dxa"/>
            <w:tcBorders>
              <w:top w:val="single" w:sz="4" w:space="0" w:color="auto"/>
              <w:bottom w:val="single" w:sz="4" w:space="0" w:color="auto"/>
            </w:tcBorders>
          </w:tcPr>
          <w:p w14:paraId="23553798" w14:textId="77777777" w:rsidR="00980D3B" w:rsidRDefault="00980D3B">
            <w:pPr>
              <w:pStyle w:val="ComponentTableBody"/>
              <w:jc w:val="left"/>
            </w:pPr>
            <w:r>
              <w:t>Location Status</w:t>
            </w:r>
          </w:p>
        </w:tc>
        <w:tc>
          <w:tcPr>
            <w:tcW w:w="1440" w:type="dxa"/>
            <w:tcBorders>
              <w:top w:val="single" w:sz="4" w:space="0" w:color="auto"/>
              <w:bottom w:val="single" w:sz="4" w:space="0" w:color="auto"/>
            </w:tcBorders>
          </w:tcPr>
          <w:p w14:paraId="1742909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FB1F0E8"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FF1B4F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02710DF" w14:textId="77777777" w:rsidR="00980D3B" w:rsidRDefault="00980D3B">
            <w:pPr>
              <w:pStyle w:val="ComponentTableBody"/>
            </w:pPr>
            <w:r>
              <w:lastRenderedPageBreak/>
              <w:t>6</w:t>
            </w:r>
          </w:p>
        </w:tc>
        <w:tc>
          <w:tcPr>
            <w:tcW w:w="576" w:type="dxa"/>
            <w:tcBorders>
              <w:top w:val="single" w:sz="4" w:space="0" w:color="auto"/>
              <w:bottom w:val="single" w:sz="4" w:space="0" w:color="auto"/>
            </w:tcBorders>
          </w:tcPr>
          <w:p w14:paraId="65BF087C" w14:textId="77777777" w:rsidR="00980D3B" w:rsidRDefault="00980D3B">
            <w:pPr>
              <w:pStyle w:val="ComponentTableBody"/>
            </w:pPr>
            <w:r>
              <w:t>20</w:t>
            </w:r>
          </w:p>
        </w:tc>
        <w:tc>
          <w:tcPr>
            <w:tcW w:w="720" w:type="dxa"/>
            <w:tcBorders>
              <w:top w:val="single" w:sz="4" w:space="0" w:color="auto"/>
              <w:bottom w:val="single" w:sz="4" w:space="0" w:color="auto"/>
            </w:tcBorders>
          </w:tcPr>
          <w:p w14:paraId="6CB57634" w14:textId="77777777" w:rsidR="00980D3B" w:rsidRDefault="00980D3B">
            <w:pPr>
              <w:pStyle w:val="ComponentTableBody"/>
            </w:pPr>
            <w:r>
              <w:t>IS</w:t>
            </w:r>
          </w:p>
        </w:tc>
        <w:tc>
          <w:tcPr>
            <w:tcW w:w="576" w:type="dxa"/>
            <w:tcBorders>
              <w:top w:val="single" w:sz="4" w:space="0" w:color="auto"/>
              <w:bottom w:val="single" w:sz="4" w:space="0" w:color="auto"/>
            </w:tcBorders>
          </w:tcPr>
          <w:p w14:paraId="08849E15" w14:textId="77777777" w:rsidR="00980D3B" w:rsidRDefault="00980D3B">
            <w:pPr>
              <w:pStyle w:val="ComponentTableBody"/>
            </w:pPr>
            <w:r>
              <w:t>C</w:t>
            </w:r>
          </w:p>
        </w:tc>
        <w:tc>
          <w:tcPr>
            <w:tcW w:w="720" w:type="dxa"/>
            <w:tcBorders>
              <w:top w:val="single" w:sz="4" w:space="0" w:color="auto"/>
              <w:bottom w:val="single" w:sz="4" w:space="0" w:color="auto"/>
            </w:tcBorders>
          </w:tcPr>
          <w:p w14:paraId="62B14266" w14:textId="77777777" w:rsidR="00980D3B" w:rsidRDefault="00980D3B">
            <w:pPr>
              <w:pStyle w:val="ComponentTableBody"/>
            </w:pPr>
            <w:r>
              <w:t>0305</w:t>
            </w:r>
          </w:p>
        </w:tc>
        <w:tc>
          <w:tcPr>
            <w:tcW w:w="2880" w:type="dxa"/>
            <w:tcBorders>
              <w:top w:val="single" w:sz="4" w:space="0" w:color="auto"/>
              <w:bottom w:val="single" w:sz="4" w:space="0" w:color="auto"/>
            </w:tcBorders>
          </w:tcPr>
          <w:p w14:paraId="454D3ACA" w14:textId="77777777" w:rsidR="00980D3B" w:rsidRDefault="00980D3B">
            <w:pPr>
              <w:pStyle w:val="ComponentTableBody"/>
              <w:jc w:val="left"/>
            </w:pPr>
            <w:r>
              <w:t>Person Location Type</w:t>
            </w:r>
          </w:p>
        </w:tc>
        <w:tc>
          <w:tcPr>
            <w:tcW w:w="1440" w:type="dxa"/>
            <w:tcBorders>
              <w:top w:val="single" w:sz="4" w:space="0" w:color="auto"/>
              <w:bottom w:val="single" w:sz="4" w:space="0" w:color="auto"/>
            </w:tcBorders>
          </w:tcPr>
          <w:p w14:paraId="3ED53B4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54F580D"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2967D3A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6B8B4E3" w14:textId="77777777" w:rsidR="00980D3B" w:rsidRDefault="00980D3B">
            <w:pPr>
              <w:pStyle w:val="ComponentTableBody"/>
            </w:pPr>
            <w:r>
              <w:t>7</w:t>
            </w:r>
          </w:p>
        </w:tc>
        <w:tc>
          <w:tcPr>
            <w:tcW w:w="576" w:type="dxa"/>
            <w:tcBorders>
              <w:top w:val="single" w:sz="4" w:space="0" w:color="auto"/>
              <w:bottom w:val="single" w:sz="4" w:space="0" w:color="auto"/>
            </w:tcBorders>
          </w:tcPr>
          <w:p w14:paraId="470028AE" w14:textId="77777777" w:rsidR="00980D3B" w:rsidRDefault="00980D3B">
            <w:pPr>
              <w:pStyle w:val="ComponentTableBody"/>
            </w:pPr>
            <w:r>
              <w:t>20</w:t>
            </w:r>
          </w:p>
        </w:tc>
        <w:tc>
          <w:tcPr>
            <w:tcW w:w="720" w:type="dxa"/>
            <w:tcBorders>
              <w:top w:val="single" w:sz="4" w:space="0" w:color="auto"/>
              <w:bottom w:val="single" w:sz="4" w:space="0" w:color="auto"/>
            </w:tcBorders>
          </w:tcPr>
          <w:p w14:paraId="6C25683C" w14:textId="77777777" w:rsidR="00980D3B" w:rsidRDefault="00980D3B">
            <w:pPr>
              <w:pStyle w:val="ComponentTableBody"/>
            </w:pPr>
            <w:r>
              <w:t>IS</w:t>
            </w:r>
          </w:p>
        </w:tc>
        <w:tc>
          <w:tcPr>
            <w:tcW w:w="576" w:type="dxa"/>
            <w:tcBorders>
              <w:top w:val="single" w:sz="4" w:space="0" w:color="auto"/>
              <w:bottom w:val="single" w:sz="4" w:space="0" w:color="auto"/>
            </w:tcBorders>
          </w:tcPr>
          <w:p w14:paraId="721CBB82" w14:textId="77777777" w:rsidR="00980D3B" w:rsidRDefault="00980D3B">
            <w:pPr>
              <w:pStyle w:val="ComponentTableBody"/>
            </w:pPr>
            <w:r>
              <w:t>O</w:t>
            </w:r>
          </w:p>
        </w:tc>
        <w:tc>
          <w:tcPr>
            <w:tcW w:w="720" w:type="dxa"/>
            <w:tcBorders>
              <w:top w:val="single" w:sz="4" w:space="0" w:color="auto"/>
              <w:bottom w:val="single" w:sz="4" w:space="0" w:color="auto"/>
            </w:tcBorders>
          </w:tcPr>
          <w:p w14:paraId="535251DA" w14:textId="77777777" w:rsidR="00980D3B" w:rsidRDefault="00980D3B">
            <w:pPr>
              <w:pStyle w:val="ComponentTableBody"/>
            </w:pPr>
            <w:r>
              <w:t>0307</w:t>
            </w:r>
          </w:p>
        </w:tc>
        <w:tc>
          <w:tcPr>
            <w:tcW w:w="2880" w:type="dxa"/>
            <w:tcBorders>
              <w:top w:val="single" w:sz="4" w:space="0" w:color="auto"/>
              <w:bottom w:val="single" w:sz="4" w:space="0" w:color="auto"/>
            </w:tcBorders>
          </w:tcPr>
          <w:p w14:paraId="181AFA21" w14:textId="77777777" w:rsidR="00980D3B" w:rsidRDefault="00980D3B">
            <w:pPr>
              <w:pStyle w:val="ComponentTableBody"/>
              <w:jc w:val="left"/>
            </w:pPr>
            <w:r>
              <w:t>Building</w:t>
            </w:r>
          </w:p>
        </w:tc>
        <w:tc>
          <w:tcPr>
            <w:tcW w:w="1440" w:type="dxa"/>
            <w:tcBorders>
              <w:top w:val="single" w:sz="4" w:space="0" w:color="auto"/>
              <w:bottom w:val="single" w:sz="4" w:space="0" w:color="auto"/>
            </w:tcBorders>
          </w:tcPr>
          <w:p w14:paraId="5DFA86F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F18E721"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5FB143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F3062E6" w14:textId="77777777" w:rsidR="00980D3B" w:rsidRDefault="00980D3B">
            <w:pPr>
              <w:pStyle w:val="ComponentTableBody"/>
            </w:pPr>
            <w:r>
              <w:t>8</w:t>
            </w:r>
          </w:p>
        </w:tc>
        <w:tc>
          <w:tcPr>
            <w:tcW w:w="576" w:type="dxa"/>
            <w:tcBorders>
              <w:top w:val="single" w:sz="4" w:space="0" w:color="auto"/>
              <w:bottom w:val="single" w:sz="4" w:space="0" w:color="auto"/>
            </w:tcBorders>
          </w:tcPr>
          <w:p w14:paraId="4E4EDD3B" w14:textId="77777777" w:rsidR="00980D3B" w:rsidRDefault="00980D3B">
            <w:pPr>
              <w:pStyle w:val="ComponentTableBody"/>
            </w:pPr>
            <w:r>
              <w:t>20</w:t>
            </w:r>
          </w:p>
        </w:tc>
        <w:tc>
          <w:tcPr>
            <w:tcW w:w="720" w:type="dxa"/>
            <w:tcBorders>
              <w:top w:val="single" w:sz="4" w:space="0" w:color="auto"/>
              <w:bottom w:val="single" w:sz="4" w:space="0" w:color="auto"/>
            </w:tcBorders>
          </w:tcPr>
          <w:p w14:paraId="428A0BCE" w14:textId="77777777" w:rsidR="00980D3B" w:rsidRDefault="00980D3B">
            <w:pPr>
              <w:pStyle w:val="ComponentTableBody"/>
            </w:pPr>
            <w:r>
              <w:t>IS</w:t>
            </w:r>
          </w:p>
        </w:tc>
        <w:tc>
          <w:tcPr>
            <w:tcW w:w="576" w:type="dxa"/>
            <w:tcBorders>
              <w:top w:val="single" w:sz="4" w:space="0" w:color="auto"/>
              <w:bottom w:val="single" w:sz="4" w:space="0" w:color="auto"/>
            </w:tcBorders>
          </w:tcPr>
          <w:p w14:paraId="44F3C2D7" w14:textId="77777777" w:rsidR="00980D3B" w:rsidRDefault="00980D3B">
            <w:pPr>
              <w:pStyle w:val="ComponentTableBody"/>
            </w:pPr>
            <w:r>
              <w:t>O</w:t>
            </w:r>
          </w:p>
        </w:tc>
        <w:tc>
          <w:tcPr>
            <w:tcW w:w="720" w:type="dxa"/>
            <w:tcBorders>
              <w:top w:val="single" w:sz="4" w:space="0" w:color="auto"/>
              <w:bottom w:val="single" w:sz="4" w:space="0" w:color="auto"/>
            </w:tcBorders>
          </w:tcPr>
          <w:p w14:paraId="56868640" w14:textId="77777777" w:rsidR="00980D3B" w:rsidRDefault="00980D3B">
            <w:pPr>
              <w:pStyle w:val="ComponentTableBody"/>
            </w:pPr>
            <w:r>
              <w:t>0308</w:t>
            </w:r>
          </w:p>
        </w:tc>
        <w:tc>
          <w:tcPr>
            <w:tcW w:w="2880" w:type="dxa"/>
            <w:tcBorders>
              <w:top w:val="single" w:sz="4" w:space="0" w:color="auto"/>
              <w:bottom w:val="single" w:sz="4" w:space="0" w:color="auto"/>
            </w:tcBorders>
          </w:tcPr>
          <w:p w14:paraId="01D91E6B" w14:textId="77777777" w:rsidR="00980D3B" w:rsidRDefault="00980D3B">
            <w:pPr>
              <w:pStyle w:val="ComponentTableBody"/>
              <w:jc w:val="left"/>
            </w:pPr>
            <w:r>
              <w:t>Floor</w:t>
            </w:r>
          </w:p>
        </w:tc>
        <w:tc>
          <w:tcPr>
            <w:tcW w:w="1440" w:type="dxa"/>
            <w:tcBorders>
              <w:top w:val="single" w:sz="4" w:space="0" w:color="auto"/>
              <w:bottom w:val="single" w:sz="4" w:space="0" w:color="auto"/>
            </w:tcBorders>
          </w:tcPr>
          <w:p w14:paraId="0170A83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9F137EB"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0F7CFE4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C439DFB" w14:textId="77777777" w:rsidR="00980D3B" w:rsidRDefault="00980D3B">
            <w:pPr>
              <w:pStyle w:val="ComponentTableBody"/>
            </w:pPr>
            <w:r>
              <w:t>9</w:t>
            </w:r>
          </w:p>
        </w:tc>
        <w:tc>
          <w:tcPr>
            <w:tcW w:w="576" w:type="dxa"/>
            <w:tcBorders>
              <w:top w:val="single" w:sz="4" w:space="0" w:color="auto"/>
              <w:bottom w:val="single" w:sz="4" w:space="0" w:color="auto"/>
            </w:tcBorders>
          </w:tcPr>
          <w:p w14:paraId="291086C5" w14:textId="77777777" w:rsidR="00980D3B" w:rsidRDefault="00980D3B">
            <w:pPr>
              <w:pStyle w:val="ComponentTableBody"/>
            </w:pPr>
            <w:r>
              <w:t>199</w:t>
            </w:r>
          </w:p>
        </w:tc>
        <w:tc>
          <w:tcPr>
            <w:tcW w:w="720" w:type="dxa"/>
            <w:tcBorders>
              <w:top w:val="single" w:sz="4" w:space="0" w:color="auto"/>
              <w:bottom w:val="single" w:sz="4" w:space="0" w:color="auto"/>
            </w:tcBorders>
          </w:tcPr>
          <w:p w14:paraId="7A0EEC35" w14:textId="77777777" w:rsidR="00980D3B" w:rsidRDefault="00980D3B">
            <w:pPr>
              <w:pStyle w:val="ComponentTableBody"/>
            </w:pPr>
            <w:r>
              <w:t>ST</w:t>
            </w:r>
          </w:p>
        </w:tc>
        <w:tc>
          <w:tcPr>
            <w:tcW w:w="576" w:type="dxa"/>
            <w:tcBorders>
              <w:top w:val="single" w:sz="4" w:space="0" w:color="auto"/>
              <w:bottom w:val="single" w:sz="4" w:space="0" w:color="auto"/>
            </w:tcBorders>
          </w:tcPr>
          <w:p w14:paraId="2988B9BF" w14:textId="77777777" w:rsidR="00980D3B" w:rsidRDefault="00980D3B">
            <w:pPr>
              <w:pStyle w:val="ComponentTableBody"/>
            </w:pPr>
            <w:r>
              <w:t>O</w:t>
            </w:r>
          </w:p>
        </w:tc>
        <w:tc>
          <w:tcPr>
            <w:tcW w:w="720" w:type="dxa"/>
            <w:tcBorders>
              <w:top w:val="single" w:sz="4" w:space="0" w:color="auto"/>
              <w:bottom w:val="single" w:sz="4" w:space="0" w:color="auto"/>
            </w:tcBorders>
          </w:tcPr>
          <w:p w14:paraId="7D4A9E0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29DD4AD" w14:textId="77777777" w:rsidR="00980D3B" w:rsidRDefault="00980D3B">
            <w:pPr>
              <w:pStyle w:val="ComponentTableBody"/>
              <w:jc w:val="left"/>
            </w:pPr>
            <w:r>
              <w:t>Location Description</w:t>
            </w:r>
          </w:p>
        </w:tc>
        <w:tc>
          <w:tcPr>
            <w:tcW w:w="1440" w:type="dxa"/>
            <w:tcBorders>
              <w:top w:val="single" w:sz="4" w:space="0" w:color="auto"/>
              <w:bottom w:val="single" w:sz="4" w:space="0" w:color="auto"/>
            </w:tcBorders>
          </w:tcPr>
          <w:p w14:paraId="6BF4D22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A3006A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14E08B7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933C50E" w14:textId="77777777" w:rsidR="00980D3B" w:rsidRDefault="00980D3B">
            <w:pPr>
              <w:pStyle w:val="ComponentTableBody"/>
              <w:rPr>
                <w:lang w:val="it-IT"/>
              </w:rPr>
            </w:pPr>
            <w:r>
              <w:rPr>
                <w:lang w:val="it-IT"/>
              </w:rPr>
              <w:t>10</w:t>
            </w:r>
          </w:p>
        </w:tc>
        <w:tc>
          <w:tcPr>
            <w:tcW w:w="576" w:type="dxa"/>
            <w:tcBorders>
              <w:top w:val="single" w:sz="4" w:space="0" w:color="auto"/>
              <w:bottom w:val="single" w:sz="4" w:space="0" w:color="auto"/>
            </w:tcBorders>
          </w:tcPr>
          <w:p w14:paraId="621B8D11" w14:textId="77777777" w:rsidR="00980D3B" w:rsidRDefault="00980D3B">
            <w:pPr>
              <w:pStyle w:val="ComponentTableBody"/>
              <w:rPr>
                <w:lang w:val="it-IT"/>
              </w:rPr>
            </w:pPr>
            <w:r>
              <w:rPr>
                <w:lang w:val="it-IT"/>
              </w:rPr>
              <w:t>427</w:t>
            </w:r>
          </w:p>
        </w:tc>
        <w:tc>
          <w:tcPr>
            <w:tcW w:w="720" w:type="dxa"/>
            <w:tcBorders>
              <w:top w:val="single" w:sz="4" w:space="0" w:color="auto"/>
              <w:bottom w:val="single" w:sz="4" w:space="0" w:color="auto"/>
            </w:tcBorders>
          </w:tcPr>
          <w:p w14:paraId="55FF9CFE" w14:textId="77777777" w:rsidR="00980D3B" w:rsidRDefault="00980D3B">
            <w:pPr>
              <w:pStyle w:val="ComponentTableBody"/>
              <w:rPr>
                <w:lang w:val="it-IT"/>
              </w:rPr>
            </w:pPr>
            <w:r>
              <w:rPr>
                <w:lang w:val="it-IT"/>
              </w:rPr>
              <w:t>EI</w:t>
            </w:r>
          </w:p>
        </w:tc>
        <w:tc>
          <w:tcPr>
            <w:tcW w:w="576" w:type="dxa"/>
            <w:tcBorders>
              <w:top w:val="single" w:sz="4" w:space="0" w:color="auto"/>
              <w:bottom w:val="single" w:sz="4" w:space="0" w:color="auto"/>
            </w:tcBorders>
          </w:tcPr>
          <w:p w14:paraId="4A36919E"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A7D2FF8"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1FA60135" w14:textId="77777777" w:rsidR="00980D3B" w:rsidRDefault="00980D3B">
            <w:pPr>
              <w:pStyle w:val="ComponentTableBody"/>
              <w:jc w:val="left"/>
              <w:rPr>
                <w:lang w:val="fr-FR"/>
              </w:rPr>
            </w:pPr>
            <w:r>
              <w:rPr>
                <w:lang w:val="fr-FR"/>
              </w:rPr>
              <w:t>Comprehensive Location Identifier</w:t>
            </w:r>
          </w:p>
        </w:tc>
        <w:tc>
          <w:tcPr>
            <w:tcW w:w="1440" w:type="dxa"/>
            <w:tcBorders>
              <w:top w:val="single" w:sz="4" w:space="0" w:color="auto"/>
              <w:bottom w:val="single" w:sz="4" w:space="0" w:color="auto"/>
            </w:tcBorders>
          </w:tcPr>
          <w:p w14:paraId="3E890600"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29B80D3C"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_Ref536775524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2.A.25</w:t>
            </w:r>
            <w:r>
              <w:rPr>
                <w:rStyle w:val="Hyperlink"/>
              </w:rPr>
              <w:fldChar w:fldCharType="end"/>
            </w:r>
          </w:p>
        </w:tc>
      </w:tr>
      <w:tr w:rsidR="00980D3B" w14:paraId="07A89F77"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55337D0" w14:textId="77777777" w:rsidR="00980D3B" w:rsidRDefault="00980D3B">
            <w:pPr>
              <w:pStyle w:val="ComponentTableBody"/>
              <w:rPr>
                <w:lang w:val="it-IT"/>
              </w:rPr>
            </w:pPr>
            <w:r>
              <w:rPr>
                <w:lang w:val="it-IT"/>
              </w:rPr>
              <w:t>11</w:t>
            </w:r>
          </w:p>
        </w:tc>
        <w:tc>
          <w:tcPr>
            <w:tcW w:w="576" w:type="dxa"/>
            <w:tcBorders>
              <w:top w:val="single" w:sz="4" w:space="0" w:color="auto"/>
              <w:bottom w:val="double" w:sz="4" w:space="0" w:color="auto"/>
            </w:tcBorders>
          </w:tcPr>
          <w:p w14:paraId="6490E966" w14:textId="77777777" w:rsidR="00980D3B" w:rsidRDefault="00980D3B">
            <w:pPr>
              <w:pStyle w:val="ComponentTableBody"/>
              <w:rPr>
                <w:lang w:val="it-IT"/>
              </w:rPr>
            </w:pPr>
            <w:r>
              <w:rPr>
                <w:lang w:val="it-IT"/>
              </w:rPr>
              <w:t>227</w:t>
            </w:r>
          </w:p>
        </w:tc>
        <w:tc>
          <w:tcPr>
            <w:tcW w:w="720" w:type="dxa"/>
            <w:tcBorders>
              <w:top w:val="single" w:sz="4" w:space="0" w:color="auto"/>
              <w:bottom w:val="double" w:sz="4" w:space="0" w:color="auto"/>
            </w:tcBorders>
          </w:tcPr>
          <w:p w14:paraId="2656C8CB" w14:textId="77777777" w:rsidR="00980D3B" w:rsidRDefault="00980D3B">
            <w:pPr>
              <w:pStyle w:val="ComponentTableBody"/>
              <w:rPr>
                <w:lang w:val="it-IT"/>
              </w:rPr>
            </w:pPr>
            <w:r>
              <w:rPr>
                <w:lang w:val="it-IT"/>
              </w:rPr>
              <w:t>HD</w:t>
            </w:r>
          </w:p>
        </w:tc>
        <w:tc>
          <w:tcPr>
            <w:tcW w:w="576" w:type="dxa"/>
            <w:tcBorders>
              <w:top w:val="single" w:sz="4" w:space="0" w:color="auto"/>
              <w:bottom w:val="double" w:sz="4" w:space="0" w:color="auto"/>
            </w:tcBorders>
          </w:tcPr>
          <w:p w14:paraId="6A61EC4F"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49B3875D"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075CCD83" w14:textId="77777777" w:rsidR="00980D3B" w:rsidRDefault="00980D3B">
            <w:pPr>
              <w:pStyle w:val="ComponentTableBody"/>
              <w:jc w:val="left"/>
            </w:pPr>
            <w:r>
              <w:t>Assigning Authority for Location</w:t>
            </w:r>
          </w:p>
        </w:tc>
        <w:tc>
          <w:tcPr>
            <w:tcW w:w="1440" w:type="dxa"/>
            <w:tcBorders>
              <w:top w:val="single" w:sz="4" w:space="0" w:color="auto"/>
              <w:bottom w:val="double" w:sz="4" w:space="0" w:color="auto"/>
            </w:tcBorders>
          </w:tcPr>
          <w:p w14:paraId="0E44BC16"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DF052E2"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bl>
    <w:p w14:paraId="6AFA5957" w14:textId="77777777" w:rsidR="00980D3B" w:rsidRDefault="00980D3B">
      <w:pPr>
        <w:pStyle w:val="NormalIndented"/>
      </w:pPr>
      <w:r>
        <w:t>Definition: This data type is used to specify a patient location within a healthcare institution. Which co</w:t>
      </w:r>
      <w:r>
        <w:t>m</w:t>
      </w:r>
      <w:r>
        <w:t>ponents are valued depends on the needs of the site. For example for a patient treated at home, only the person location type is valued. It is most commonly used for specifying patient locations, but may refer to other types of persons within a healthcare setting.</w:t>
      </w:r>
    </w:p>
    <w:p w14:paraId="214258E4" w14:textId="77777777" w:rsidR="00980D3B" w:rsidRDefault="00980D3B">
      <w:pPr>
        <w:pStyle w:val="Note"/>
      </w:pPr>
      <w:r>
        <w:rPr>
          <w:rStyle w:val="Strong"/>
        </w:rPr>
        <w:t>Maximum Length</w:t>
      </w:r>
      <w:r>
        <w:t>: 1230</w:t>
      </w:r>
    </w:p>
    <w:p w14:paraId="0958E717" w14:textId="77777777" w:rsidR="00980D3B" w:rsidRDefault="00980D3B"/>
    <w:p w14:paraId="32A6230A" w14:textId="77777777" w:rsidR="00980D3B" w:rsidRDefault="00980D3B">
      <w:pPr>
        <w:pStyle w:val="Note"/>
      </w:pPr>
      <w:r>
        <w:rPr>
          <w:rStyle w:val="Strong"/>
        </w:rPr>
        <w:t>Note:</w:t>
      </w:r>
      <w:r>
        <w:t xml:space="preserve"> </w:t>
      </w:r>
      <w:r>
        <w:tab/>
        <w:t>This data type contains several location identifiers that should be thought of in the following order from the most general to the most specific: facility, building, floor, point of care, room, bed.</w:t>
      </w:r>
      <w:r>
        <w:br/>
        <w:t>Additional data about any location defined by these components can be added in the following components: person location type, location description and location status.</w:t>
      </w:r>
    </w:p>
    <w:p w14:paraId="2A9B0DA0" w14:textId="77777777" w:rsidR="00980D3B" w:rsidRDefault="00980D3B">
      <w:pPr>
        <w:pStyle w:val="NormalIndented"/>
        <w:keepNext/>
      </w:pPr>
      <w:r>
        <w:t>Example: Nursing Unit</w:t>
      </w:r>
    </w:p>
    <w:p w14:paraId="1966888C" w14:textId="77777777" w:rsidR="00980D3B" w:rsidRDefault="00980D3B">
      <w:pPr>
        <w:pStyle w:val="NormalIndented"/>
        <w:keepNext/>
        <w:ind w:left="1037"/>
      </w:pPr>
      <w:r>
        <w:t xml:space="preserve">A nursing unit at Community Hospital: 4 East, room 136, bed B </w:t>
      </w:r>
    </w:p>
    <w:p w14:paraId="0D911909" w14:textId="77777777" w:rsidR="00980D3B" w:rsidRDefault="00980D3B">
      <w:pPr>
        <w:pStyle w:val="Example"/>
        <w:rPr>
          <w:noProof w:val="0"/>
        </w:rPr>
      </w:pPr>
      <w:r>
        <w:rPr>
          <w:noProof w:val="0"/>
        </w:rPr>
        <w:t>4E^136^B^CommunityHospital^^N^^^</w:t>
      </w:r>
    </w:p>
    <w:p w14:paraId="127A2E43" w14:textId="77777777" w:rsidR="00980D3B" w:rsidRDefault="00980D3B">
      <w:pPr>
        <w:pStyle w:val="NormalIndented"/>
        <w:keepNext/>
      </w:pPr>
      <w:r>
        <w:t>Example: Clinic</w:t>
      </w:r>
    </w:p>
    <w:p w14:paraId="744D7875" w14:textId="77777777" w:rsidR="00980D3B" w:rsidRDefault="00980D3B">
      <w:pPr>
        <w:pStyle w:val="NormalIndented"/>
        <w:keepNext/>
        <w:ind w:left="1038"/>
      </w:pPr>
      <w:r>
        <w:t>A clinic at University Hospitals: Internal Medicine Clinic located in the Briones building, 3</w:t>
      </w:r>
      <w:r>
        <w:rPr>
          <w:vertAlign w:val="superscript"/>
        </w:rPr>
        <w:t>rd</w:t>
      </w:r>
      <w:r>
        <w:t xml:space="preserve"> floor.</w:t>
      </w:r>
    </w:p>
    <w:p w14:paraId="5B132294" w14:textId="77777777" w:rsidR="00980D3B" w:rsidRDefault="00980D3B">
      <w:pPr>
        <w:pStyle w:val="Example"/>
        <w:rPr>
          <w:noProof w:val="0"/>
        </w:rPr>
      </w:pPr>
      <w:r>
        <w:rPr>
          <w:noProof w:val="0"/>
        </w:rPr>
        <w:t>InternalMed</w:t>
      </w:r>
      <w:r>
        <w:rPr>
          <w:noProof w:val="0"/>
        </w:rPr>
        <w:t>i</w:t>
      </w:r>
      <w:r>
        <w:rPr>
          <w:noProof w:val="0"/>
        </w:rPr>
        <w:t>cine^^^UniversityHospitals^^C^Briones^3^</w:t>
      </w:r>
    </w:p>
    <w:p w14:paraId="08226E32" w14:textId="77777777" w:rsidR="00980D3B" w:rsidRDefault="00980D3B">
      <w:pPr>
        <w:pStyle w:val="NormalIndented"/>
        <w:keepNext/>
      </w:pPr>
      <w:r>
        <w:t>Example: Home</w:t>
      </w:r>
    </w:p>
    <w:p w14:paraId="2BEA3341" w14:textId="77777777" w:rsidR="00980D3B" w:rsidRDefault="00980D3B">
      <w:pPr>
        <w:pStyle w:val="NormalIndented"/>
        <w:keepNext/>
        <w:ind w:left="1038"/>
      </w:pPr>
      <w:r>
        <w:t>The patient was treated at his home.</w:t>
      </w:r>
    </w:p>
    <w:p w14:paraId="52BD1C34" w14:textId="77777777" w:rsidR="00980D3B" w:rsidRDefault="00980D3B">
      <w:pPr>
        <w:pStyle w:val="Example"/>
        <w:rPr>
          <w:noProof w:val="0"/>
        </w:rPr>
      </w:pPr>
      <w:r>
        <w:rPr>
          <w:noProof w:val="0"/>
        </w:rPr>
        <w:t>^^^^^H^^^</w:t>
      </w:r>
    </w:p>
    <w:p w14:paraId="3BEFDDB1" w14:textId="77777777" w:rsidR="00980D3B" w:rsidRDefault="00980D3B">
      <w:pPr>
        <w:pStyle w:val="Heading4"/>
        <w:rPr>
          <w:vanish/>
        </w:rPr>
      </w:pPr>
      <w:r>
        <w:rPr>
          <w:vanish/>
        </w:rPr>
        <w:t>hiddentext</w:t>
      </w:r>
    </w:p>
    <w:p w14:paraId="7C18B13B" w14:textId="77777777" w:rsidR="00980D3B" w:rsidRDefault="00980D3B">
      <w:pPr>
        <w:pStyle w:val="Heading4"/>
      </w:pPr>
      <w:bookmarkStart w:id="1104" w:name="_Toc498145990"/>
      <w:bookmarkStart w:id="1105" w:name="_Toc527864559"/>
      <w:bookmarkStart w:id="1106" w:name="_Toc527866031"/>
      <w:r>
        <w:t>Point of Care (IS)</w:t>
      </w:r>
      <w:bookmarkEnd w:id="1104"/>
      <w:bookmarkEnd w:id="1105"/>
      <w:bookmarkEnd w:id="1106"/>
    </w:p>
    <w:p w14:paraId="5A540DC8" w14:textId="77777777" w:rsidR="00980D3B" w:rsidRDefault="00980D3B">
      <w:pPr>
        <w:pStyle w:val="NormalIndented"/>
      </w:pPr>
      <w:r>
        <w:t>Definition: This component specifies the code for the point where patient care is administered. It is cond</w:t>
      </w:r>
      <w:r>
        <w:t>i</w:t>
      </w:r>
      <w:r>
        <w:t xml:space="preserve">tional on PL.6 Person Location Type (e.g., nursing unit or department or clinic). After floor, it is the most general patient location designation. Refer to </w:t>
      </w:r>
      <w:hyperlink w:anchor="HL70302" w:history="1">
        <w:r>
          <w:rPr>
            <w:rStyle w:val="HyperlinkText"/>
          </w:rPr>
          <w:t>User-defined Table 0302 - P</w:t>
        </w:r>
        <w:bookmarkStart w:id="1107" w:name="_Hlt478367974"/>
        <w:r>
          <w:rPr>
            <w:rStyle w:val="HyperlinkText"/>
          </w:rPr>
          <w:t>o</w:t>
        </w:r>
        <w:bookmarkEnd w:id="1107"/>
        <w:r>
          <w:rPr>
            <w:rStyle w:val="HyperlinkText"/>
          </w:rPr>
          <w:t>int of care</w:t>
        </w:r>
      </w:hyperlink>
      <w:r>
        <w:t xml:space="preserve"> for su</w:t>
      </w:r>
      <w:r>
        <w:t>g</w:t>
      </w:r>
      <w:r>
        <w:t>gested va</w:t>
      </w:r>
      <w:r>
        <w:t>l</w:t>
      </w:r>
      <w:r>
        <w:t>ues.</w:t>
      </w:r>
    </w:p>
    <w:p w14:paraId="65A19A7B" w14:textId="77777777" w:rsidR="00980D3B" w:rsidRDefault="00980D3B">
      <w:pPr>
        <w:pStyle w:val="UserTableCaption"/>
      </w:pPr>
      <w:r>
        <w:t>User-defined Table 0302 – Point of care</w:t>
      </w:r>
      <w:bookmarkStart w:id="1108" w:name="HL70302"/>
      <w:bookmarkEnd w:id="1108"/>
      <w:r>
        <w:fldChar w:fldCharType="begin"/>
      </w:r>
      <w:r>
        <w:instrText xml:space="preserve"> XE "User-defined table 0302 – Point of care"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5D5F8C2E"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03B03EF3"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1B6B90B9"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089BD5A3" w14:textId="77777777" w:rsidR="00980D3B" w:rsidRDefault="00980D3B">
            <w:pPr>
              <w:pStyle w:val="UserTableHeader"/>
              <w:rPr>
                <w:lang w:val="fr-FR"/>
              </w:rPr>
            </w:pPr>
            <w:r>
              <w:rPr>
                <w:lang w:val="fr-FR"/>
              </w:rPr>
              <w:t>Comment</w:t>
            </w:r>
          </w:p>
        </w:tc>
      </w:tr>
      <w:tr w:rsidR="00980D3B" w14:paraId="0F112EDD"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3591A2DE"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2F21F68A"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44FBE872" w14:textId="77777777" w:rsidR="00980D3B" w:rsidRDefault="00980D3B">
            <w:pPr>
              <w:pStyle w:val="UserTableBody"/>
              <w:rPr>
                <w:sz w:val="16"/>
              </w:rPr>
            </w:pPr>
          </w:p>
        </w:tc>
      </w:tr>
    </w:tbl>
    <w:p w14:paraId="213F98C6" w14:textId="77777777" w:rsidR="00980D3B" w:rsidRDefault="00980D3B">
      <w:pPr>
        <w:pStyle w:val="Heading4"/>
      </w:pPr>
      <w:bookmarkStart w:id="1109" w:name="_Toc498145991"/>
      <w:bookmarkStart w:id="1110" w:name="_Toc527864560"/>
      <w:bookmarkStart w:id="1111" w:name="_Toc527866032"/>
      <w:r>
        <w:t>Room (IS)</w:t>
      </w:r>
      <w:bookmarkEnd w:id="1109"/>
      <w:bookmarkEnd w:id="1110"/>
      <w:bookmarkEnd w:id="1111"/>
    </w:p>
    <w:p w14:paraId="1FD49828" w14:textId="77777777" w:rsidR="00980D3B" w:rsidRDefault="00980D3B">
      <w:pPr>
        <w:pStyle w:val="NormalIndented"/>
      </w:pPr>
      <w:r>
        <w:t xml:space="preserve">Definition: This component specifies the code for the patient's room. After point of care, it is the most general person location designation. Refer to </w:t>
      </w:r>
      <w:bookmarkStart w:id="1112" w:name="_Hlt19357231"/>
      <w:r>
        <w:rPr>
          <w:rStyle w:val="HyperlinkText"/>
        </w:rPr>
        <w:fldChar w:fldCharType="begin"/>
      </w:r>
      <w:r>
        <w:rPr>
          <w:rStyle w:val="HyperlinkText"/>
        </w:rPr>
        <w:instrText>HYPERLINK  \l "HL70303"</w:instrText>
      </w:r>
      <w:r>
        <w:rPr>
          <w:rStyle w:val="HyperlinkText"/>
        </w:rPr>
      </w:r>
      <w:r>
        <w:rPr>
          <w:rStyle w:val="HyperlinkText"/>
        </w:rPr>
        <w:fldChar w:fldCharType="separate"/>
      </w:r>
      <w:r>
        <w:rPr>
          <w:rStyle w:val="HyperlinkText"/>
        </w:rPr>
        <w:t>User-defined Table 0303 - Room</w:t>
      </w:r>
      <w:r>
        <w:rPr>
          <w:rStyle w:val="HyperlinkText"/>
        </w:rPr>
        <w:fldChar w:fldCharType="end"/>
      </w:r>
      <w:bookmarkEnd w:id="1112"/>
      <w:r>
        <w:t xml:space="preserve"> for su</w:t>
      </w:r>
      <w:r>
        <w:t>g</w:t>
      </w:r>
      <w:r>
        <w:t>gested values.</w:t>
      </w:r>
    </w:p>
    <w:p w14:paraId="39DE0129" w14:textId="77777777" w:rsidR="00980D3B" w:rsidRDefault="00980D3B">
      <w:pPr>
        <w:pStyle w:val="UserTableCaption"/>
      </w:pPr>
      <w:r>
        <w:lastRenderedPageBreak/>
        <w:t>User-defined Table 0303 – Room</w:t>
      </w:r>
      <w:bookmarkStart w:id="1113" w:name="HL70303"/>
      <w:r>
        <w:fldChar w:fldCharType="begin"/>
      </w:r>
      <w:r>
        <w:instrText xml:space="preserve"> XE "User-defined table 0303 - Room"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190B1D5A"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bookmarkEnd w:id="1113"/>
          <w:p w14:paraId="14DF5871"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575092A8"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49172C4B" w14:textId="77777777" w:rsidR="00980D3B" w:rsidRDefault="00980D3B">
            <w:pPr>
              <w:pStyle w:val="UserTableHeader"/>
              <w:rPr>
                <w:lang w:val="fr-FR"/>
              </w:rPr>
            </w:pPr>
            <w:r>
              <w:rPr>
                <w:lang w:val="fr-FR"/>
              </w:rPr>
              <w:t>Comment</w:t>
            </w:r>
          </w:p>
        </w:tc>
      </w:tr>
      <w:tr w:rsidR="00980D3B" w14:paraId="10DFFF37"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5A71D2F2"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5BB6722B"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0146B6D0" w14:textId="77777777" w:rsidR="00980D3B" w:rsidRDefault="00980D3B">
            <w:pPr>
              <w:pStyle w:val="UserTableBody"/>
              <w:rPr>
                <w:sz w:val="16"/>
              </w:rPr>
            </w:pPr>
          </w:p>
        </w:tc>
      </w:tr>
    </w:tbl>
    <w:p w14:paraId="7C4E968D" w14:textId="77777777" w:rsidR="00980D3B" w:rsidRDefault="00980D3B">
      <w:pPr>
        <w:pStyle w:val="Heading4"/>
      </w:pPr>
      <w:bookmarkStart w:id="1114" w:name="_Toc498145992"/>
      <w:bookmarkStart w:id="1115" w:name="_Toc527864561"/>
      <w:bookmarkStart w:id="1116" w:name="_Toc527866033"/>
      <w:r>
        <w:t>Bed (IS)</w:t>
      </w:r>
      <w:bookmarkEnd w:id="1114"/>
      <w:bookmarkEnd w:id="1115"/>
      <w:bookmarkEnd w:id="1116"/>
    </w:p>
    <w:p w14:paraId="6DF2A60E" w14:textId="77777777" w:rsidR="00980D3B" w:rsidRDefault="00980D3B">
      <w:pPr>
        <w:pStyle w:val="NormalIndented"/>
      </w:pPr>
      <w:r>
        <w:t xml:space="preserve">Definition: This component specifies the code for the patient's bed. After room, it is the most general person location designation. Refer to </w:t>
      </w:r>
      <w:hyperlink w:anchor="HL70304" w:history="1">
        <w:r>
          <w:rPr>
            <w:rStyle w:val="HyperlinkText"/>
          </w:rPr>
          <w:t>User-defined Table 03</w:t>
        </w:r>
        <w:bookmarkStart w:id="1117" w:name="_Hlt478368096"/>
        <w:r>
          <w:rPr>
            <w:rStyle w:val="HyperlinkText"/>
          </w:rPr>
          <w:t>0</w:t>
        </w:r>
        <w:bookmarkEnd w:id="1117"/>
        <w:r>
          <w:rPr>
            <w:rStyle w:val="HyperlinkText"/>
          </w:rPr>
          <w:t>4 - Bed</w:t>
        </w:r>
      </w:hyperlink>
      <w:r>
        <w:t xml:space="preserve"> for su</w:t>
      </w:r>
      <w:r>
        <w:t>g</w:t>
      </w:r>
      <w:r>
        <w:t>gested values.</w:t>
      </w:r>
    </w:p>
    <w:p w14:paraId="10D94EDD" w14:textId="77777777" w:rsidR="00980D3B" w:rsidRDefault="00980D3B">
      <w:pPr>
        <w:pStyle w:val="UserTableCaption"/>
      </w:pPr>
      <w:r>
        <w:t>User-defined Table 0304 – Bed</w:t>
      </w:r>
      <w:bookmarkStart w:id="1118" w:name="HL70304"/>
      <w:bookmarkEnd w:id="1118"/>
      <w:r>
        <w:fldChar w:fldCharType="begin"/>
      </w:r>
      <w:r>
        <w:instrText xml:space="preserve"> XE "User-defined table 0304 - Bed"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6B1A7605"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7BB33DC9"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26564F7E"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583457D5" w14:textId="77777777" w:rsidR="00980D3B" w:rsidRDefault="00980D3B">
            <w:pPr>
              <w:pStyle w:val="UserTableHeader"/>
              <w:rPr>
                <w:lang w:val="fr-FR"/>
              </w:rPr>
            </w:pPr>
            <w:r>
              <w:rPr>
                <w:lang w:val="fr-FR"/>
              </w:rPr>
              <w:t>Comment</w:t>
            </w:r>
          </w:p>
        </w:tc>
      </w:tr>
      <w:tr w:rsidR="00980D3B" w14:paraId="07B17E8F"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712E9061"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2265CF1A"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36C6E7A5" w14:textId="77777777" w:rsidR="00980D3B" w:rsidRDefault="00980D3B">
            <w:pPr>
              <w:pStyle w:val="UserTableBody"/>
              <w:rPr>
                <w:sz w:val="16"/>
              </w:rPr>
            </w:pPr>
          </w:p>
        </w:tc>
      </w:tr>
    </w:tbl>
    <w:p w14:paraId="3F50F0B7" w14:textId="77777777" w:rsidR="00980D3B" w:rsidRDefault="00980D3B">
      <w:pPr>
        <w:pStyle w:val="Heading4"/>
      </w:pPr>
      <w:bookmarkStart w:id="1119" w:name="_Toc498145993"/>
      <w:bookmarkStart w:id="1120" w:name="_Toc527864562"/>
      <w:bookmarkStart w:id="1121" w:name="_Toc527866034"/>
      <w:r>
        <w:t>Facility (HD)</w:t>
      </w:r>
      <w:bookmarkEnd w:id="1119"/>
      <w:bookmarkEnd w:id="1120"/>
      <w:bookmarkEnd w:id="1121"/>
    </w:p>
    <w:p w14:paraId="1F2F823C" w14:textId="77777777" w:rsidR="00980D3B" w:rsidRDefault="00980D3B">
      <w:pPr>
        <w:pStyle w:val="NormalIndented"/>
      </w:pPr>
      <w:r>
        <w:t>Definition: This component is subject to site interpretation but generally describes the highest level phys</w:t>
      </w:r>
      <w:r>
        <w:t>i</w:t>
      </w:r>
      <w:r>
        <w:t>cal designation of an institution, medical center or enterprise. It is the most general person location de</w:t>
      </w:r>
      <w:r>
        <w:t>s</w:t>
      </w:r>
      <w:r>
        <w:t xml:space="preserve">ignation. </w:t>
      </w:r>
    </w:p>
    <w:p w14:paraId="7CA404E5" w14:textId="77777777" w:rsidR="00980D3B" w:rsidRDefault="00980D3B">
      <w:pPr>
        <w:pStyle w:val="NormalIndented"/>
      </w:pPr>
      <w:r>
        <w:t xml:space="preserve">(See Section </w:t>
      </w:r>
      <w:r>
        <w:rPr>
          <w:rStyle w:val="HyperlinkText"/>
        </w:rPr>
        <w:fldChar w:fldCharType="begin"/>
      </w:r>
      <w:r>
        <w:rPr>
          <w:rStyle w:val="HyperlinkText"/>
        </w:rPr>
        <w:instrText xml:space="preserve"> REF _Ref358257805 \w \h </w:instrText>
      </w:r>
      <w:r>
        <w:rPr>
          <w:rStyle w:val="HyperlinkText"/>
        </w:rPr>
      </w:r>
      <w:r>
        <w:rPr>
          <w:rStyle w:val="HyperlinkText"/>
        </w:rPr>
        <w:instrText xml:space="preserve"> \* MERGEFORMAT </w:instrText>
      </w:r>
      <w:r>
        <w:rPr>
          <w:rStyle w:val="HyperlinkText"/>
        </w:rPr>
        <w:fldChar w:fldCharType="separate"/>
      </w:r>
      <w:r>
        <w:rPr>
          <w:rStyle w:val="HyperlinkText"/>
        </w:rPr>
        <w:t>2.A.33</w:t>
      </w:r>
      <w:r>
        <w:rPr>
          <w:rStyle w:val="HyperlinkText"/>
        </w:rPr>
        <w:fldChar w:fldCharType="end"/>
      </w:r>
      <w:r>
        <w:t>, “</w:t>
      </w:r>
      <w:r>
        <w:rPr>
          <w:rStyle w:val="HyperlinkText"/>
        </w:rPr>
        <w:fldChar w:fldCharType="begin"/>
      </w:r>
      <w:r>
        <w:rPr>
          <w:rStyle w:val="HyperlinkText"/>
        </w:rPr>
        <w:instrText xml:space="preserve"> REF _Ref358257805 \h </w:instrText>
      </w:r>
      <w:r>
        <w:rPr>
          <w:rStyle w:val="HyperlinkText"/>
        </w:rPr>
      </w:r>
      <w:r>
        <w:rPr>
          <w:rStyle w:val="HyperlinkText"/>
        </w:rPr>
        <w:instrText xml:space="preserve"> \* MERGEFORMAT </w:instrText>
      </w:r>
      <w:r>
        <w:rPr>
          <w:rStyle w:val="HyperlinkText"/>
        </w:rPr>
        <w:fldChar w:fldCharType="separate"/>
      </w:r>
      <w:r>
        <w:rPr>
          <w:rStyle w:val="HyperlinkText"/>
        </w:rPr>
        <w:t>HD - hierarchic designator</w:t>
      </w:r>
      <w:r>
        <w:rPr>
          <w:rStyle w:val="HyperlinkText"/>
        </w:rPr>
        <w:fldChar w:fldCharType="end"/>
      </w:r>
      <w:r>
        <w:t>”) for discussion of data type.</w:t>
      </w:r>
    </w:p>
    <w:p w14:paraId="3B5CC1DF" w14:textId="77777777" w:rsidR="00980D3B" w:rsidRDefault="00980D3B">
      <w:pPr>
        <w:pStyle w:val="Note"/>
      </w:pPr>
      <w:r>
        <w:rPr>
          <w:rStyle w:val="Strong"/>
        </w:rPr>
        <w:t>Note:</w:t>
      </w:r>
      <w:r>
        <w:t xml:space="preserve"> </w:t>
      </w:r>
      <w:r>
        <w:tab/>
        <w:t>When the HD data type is used in a given segment as a component of a field of another data type,</w:t>
      </w:r>
      <w:r>
        <w:rPr>
          <w:rStyle w:val="NormalIndentedChar"/>
        </w:rPr>
        <w:t xml:space="preserve"> </w:t>
      </w:r>
      <w:hyperlink w:anchor="HL70300" w:history="1">
        <w:r>
          <w:rPr>
            <w:rStyle w:val="HyperlinkText"/>
          </w:rPr>
          <w:t>User-defined Table 0300 - Na</w:t>
        </w:r>
        <w:bookmarkStart w:id="1122" w:name="_Hlt478464666"/>
        <w:r>
          <w:rPr>
            <w:rStyle w:val="HyperlinkText"/>
          </w:rPr>
          <w:t>m</w:t>
        </w:r>
        <w:bookmarkEnd w:id="1122"/>
        <w:r>
          <w:rPr>
            <w:rStyle w:val="HyperlinkText"/>
          </w:rPr>
          <w:t>espace ID</w:t>
        </w:r>
      </w:hyperlink>
      <w:r>
        <w:t xml:space="preserve"> (referenced by the first sub-component of the HD component) may be redefined (given a different user-defined table number and name) by the technical committee responsible for that segment.</w:t>
      </w:r>
    </w:p>
    <w:p w14:paraId="70866B70" w14:textId="77777777" w:rsidR="00980D3B" w:rsidRDefault="00980D3B">
      <w:pPr>
        <w:pStyle w:val="Heading4"/>
      </w:pPr>
      <w:bookmarkStart w:id="1123" w:name="_Toc498145994"/>
      <w:bookmarkStart w:id="1124" w:name="_Toc527864563"/>
      <w:bookmarkStart w:id="1125" w:name="_Toc527866035"/>
      <w:r>
        <w:t>Location Status (IS)</w:t>
      </w:r>
      <w:bookmarkEnd w:id="1123"/>
      <w:bookmarkEnd w:id="1124"/>
      <w:bookmarkEnd w:id="1125"/>
    </w:p>
    <w:p w14:paraId="6FD4A950" w14:textId="77777777" w:rsidR="00980D3B" w:rsidRDefault="00980D3B">
      <w:pPr>
        <w:pStyle w:val="NormalIndented"/>
      </w:pPr>
      <w:r>
        <w:t xml:space="preserve">Definition: This component specifies the code for the status or availability of the location. For example, it may convey bed status. Refer to </w:t>
      </w:r>
      <w:hyperlink w:anchor="HL70306" w:history="1">
        <w:r>
          <w:rPr>
            <w:rStyle w:val="HyperlinkText"/>
          </w:rPr>
          <w:t>User-defined Table 0306 - L</w:t>
        </w:r>
        <w:bookmarkStart w:id="1126" w:name="_Hlt478368222"/>
        <w:r>
          <w:rPr>
            <w:rStyle w:val="HyperlinkText"/>
          </w:rPr>
          <w:t>o</w:t>
        </w:r>
        <w:bookmarkEnd w:id="1126"/>
        <w:r>
          <w:rPr>
            <w:rStyle w:val="HyperlinkText"/>
          </w:rPr>
          <w:t>cation status</w:t>
        </w:r>
      </w:hyperlink>
      <w:r>
        <w:t xml:space="preserve"> for suggested values.</w:t>
      </w:r>
    </w:p>
    <w:p w14:paraId="4C704531" w14:textId="77777777" w:rsidR="00980D3B" w:rsidRDefault="00980D3B">
      <w:pPr>
        <w:pStyle w:val="UserTableCaption"/>
      </w:pPr>
      <w:r>
        <w:t>User-defined Table 0306 – Location status</w:t>
      </w:r>
      <w:bookmarkStart w:id="1127" w:name="HL70306"/>
      <w:r>
        <w:fldChar w:fldCharType="begin"/>
      </w:r>
      <w:r>
        <w:instrText xml:space="preserve"> XE "User-defined table 0306 – Location status"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01A3C940"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bookmarkEnd w:id="1127"/>
          <w:p w14:paraId="0A1B4EA2"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54A44A8F"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3DCD2225" w14:textId="77777777" w:rsidR="00980D3B" w:rsidRDefault="00980D3B">
            <w:pPr>
              <w:pStyle w:val="UserTableHeader"/>
              <w:rPr>
                <w:lang w:val="fr-FR"/>
              </w:rPr>
            </w:pPr>
            <w:r>
              <w:rPr>
                <w:lang w:val="fr-FR"/>
              </w:rPr>
              <w:t>Comment</w:t>
            </w:r>
          </w:p>
        </w:tc>
      </w:tr>
      <w:tr w:rsidR="00980D3B" w14:paraId="194262D0"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036C4DA2"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6CEAE7DD"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0ACDEE7A" w14:textId="77777777" w:rsidR="00980D3B" w:rsidRDefault="00980D3B">
            <w:pPr>
              <w:pStyle w:val="UserTableBody"/>
              <w:rPr>
                <w:sz w:val="16"/>
              </w:rPr>
            </w:pPr>
          </w:p>
        </w:tc>
      </w:tr>
    </w:tbl>
    <w:p w14:paraId="22D58AA6" w14:textId="77777777" w:rsidR="00980D3B" w:rsidRDefault="00980D3B">
      <w:pPr>
        <w:pStyle w:val="Heading4"/>
      </w:pPr>
      <w:bookmarkStart w:id="1128" w:name="_Toc498145995"/>
      <w:bookmarkStart w:id="1129" w:name="_Toc527864564"/>
      <w:bookmarkStart w:id="1130" w:name="_Toc527866036"/>
      <w:r>
        <w:t>Person Location Type (IS)</w:t>
      </w:r>
      <w:bookmarkEnd w:id="1128"/>
      <w:bookmarkEnd w:id="1129"/>
      <w:bookmarkEnd w:id="1130"/>
    </w:p>
    <w:p w14:paraId="7534C7E9" w14:textId="77777777" w:rsidR="00980D3B" w:rsidRDefault="00980D3B">
      <w:pPr>
        <w:pStyle w:val="NormalIndented"/>
      </w:pPr>
      <w:r>
        <w:t xml:space="preserve">Definition: Person location type is the categorization of the person’s location defined by facility, building, floor, point of care, room or bed. Although not a required field, when used, it may be the only populated field. It usually includes values such as nursing unit, department, clinic, SNF, physician’s office. Refer to </w:t>
      </w:r>
      <w:hyperlink w:anchor="HL70305" w:history="1">
        <w:r>
          <w:rPr>
            <w:rStyle w:val="HyperlinkText"/>
          </w:rPr>
          <w:t>User-defined Table 0305 - Person lo</w:t>
        </w:r>
        <w:bookmarkStart w:id="1131" w:name="_Hlt485546234"/>
        <w:r>
          <w:rPr>
            <w:rStyle w:val="HyperlinkText"/>
          </w:rPr>
          <w:t>c</w:t>
        </w:r>
        <w:bookmarkEnd w:id="1131"/>
        <w:r>
          <w:rPr>
            <w:rStyle w:val="HyperlinkText"/>
          </w:rPr>
          <w:t>ation type</w:t>
        </w:r>
      </w:hyperlink>
      <w:r>
        <w:t xml:space="preserve"> for suggested values.</w:t>
      </w:r>
    </w:p>
    <w:p w14:paraId="04E62C09" w14:textId="77777777" w:rsidR="00980D3B" w:rsidRDefault="00980D3B">
      <w:pPr>
        <w:pStyle w:val="UserTableCaption"/>
      </w:pPr>
      <w:r>
        <w:t>User-defined Table 0305 – Person location type</w:t>
      </w:r>
      <w:bookmarkStart w:id="1132" w:name="HL70305"/>
      <w:bookmarkEnd w:id="1132"/>
      <w:r>
        <w:fldChar w:fldCharType="begin"/>
      </w:r>
      <w:r>
        <w:instrText xml:space="preserve"> XE "User-defined table 0305 – Person location type"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5B425E85"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0D340873"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2034D994"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268BC647" w14:textId="77777777" w:rsidR="00980D3B" w:rsidRDefault="00980D3B">
            <w:pPr>
              <w:pStyle w:val="UserTableHeader"/>
              <w:rPr>
                <w:lang w:val="fr-FR"/>
              </w:rPr>
            </w:pPr>
            <w:r>
              <w:rPr>
                <w:lang w:val="fr-FR"/>
              </w:rPr>
              <w:t>Comment</w:t>
            </w:r>
          </w:p>
        </w:tc>
      </w:tr>
      <w:tr w:rsidR="00980D3B" w14:paraId="48292262" w14:textId="77777777">
        <w:tblPrEx>
          <w:tblCellMar>
            <w:top w:w="0" w:type="dxa"/>
            <w:bottom w:w="0" w:type="dxa"/>
          </w:tblCellMar>
        </w:tblPrEx>
        <w:trPr>
          <w:jc w:val="center"/>
        </w:trPr>
        <w:tc>
          <w:tcPr>
            <w:tcW w:w="1440" w:type="dxa"/>
            <w:tcBorders>
              <w:top w:val="single" w:sz="6" w:space="0" w:color="auto"/>
              <w:bottom w:val="single" w:sz="4" w:space="0" w:color="auto"/>
            </w:tcBorders>
          </w:tcPr>
          <w:p w14:paraId="1C30EE28" w14:textId="77777777" w:rsidR="00980D3B" w:rsidRDefault="00980D3B">
            <w:pPr>
              <w:pStyle w:val="UserTableBody"/>
              <w:jc w:val="center"/>
              <w:rPr>
                <w:iCs/>
                <w:szCs w:val="18"/>
                <w:lang w:val="fr-FR"/>
              </w:rPr>
            </w:pPr>
            <w:r>
              <w:rPr>
                <w:iCs/>
                <w:szCs w:val="18"/>
                <w:lang w:val="fr-FR"/>
              </w:rPr>
              <w:t>C</w:t>
            </w:r>
          </w:p>
        </w:tc>
        <w:tc>
          <w:tcPr>
            <w:tcW w:w="3600" w:type="dxa"/>
            <w:tcBorders>
              <w:top w:val="single" w:sz="6" w:space="0" w:color="auto"/>
              <w:bottom w:val="single" w:sz="4" w:space="0" w:color="auto"/>
            </w:tcBorders>
          </w:tcPr>
          <w:p w14:paraId="1C2D4635" w14:textId="77777777" w:rsidR="00980D3B" w:rsidRDefault="00980D3B">
            <w:pPr>
              <w:pStyle w:val="UserTableBody"/>
              <w:rPr>
                <w:lang w:val="fr-FR"/>
              </w:rPr>
            </w:pPr>
            <w:r>
              <w:rPr>
                <w:lang w:val="fr-FR"/>
              </w:rPr>
              <w:t>Clinic</w:t>
            </w:r>
          </w:p>
        </w:tc>
        <w:tc>
          <w:tcPr>
            <w:tcW w:w="2160" w:type="dxa"/>
            <w:tcBorders>
              <w:top w:val="single" w:sz="6" w:space="0" w:color="auto"/>
              <w:bottom w:val="single" w:sz="4" w:space="0" w:color="auto"/>
            </w:tcBorders>
          </w:tcPr>
          <w:p w14:paraId="0FEB1249" w14:textId="77777777" w:rsidR="00980D3B" w:rsidRDefault="00980D3B">
            <w:pPr>
              <w:pStyle w:val="UserTableBody"/>
              <w:rPr>
                <w:sz w:val="16"/>
                <w:lang w:val="fr-FR"/>
              </w:rPr>
            </w:pPr>
          </w:p>
        </w:tc>
      </w:tr>
      <w:tr w:rsidR="00980D3B" w14:paraId="3F77CE81"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6D18D55A" w14:textId="77777777" w:rsidR="00980D3B" w:rsidRDefault="00980D3B">
            <w:pPr>
              <w:pStyle w:val="UserTableBody"/>
              <w:jc w:val="center"/>
              <w:rPr>
                <w:iCs/>
                <w:szCs w:val="18"/>
                <w:lang w:val="fr-FR"/>
              </w:rPr>
            </w:pPr>
            <w:r>
              <w:rPr>
                <w:iCs/>
                <w:szCs w:val="18"/>
                <w:lang w:val="fr-FR"/>
              </w:rPr>
              <w:t>D</w:t>
            </w:r>
          </w:p>
        </w:tc>
        <w:tc>
          <w:tcPr>
            <w:tcW w:w="3600" w:type="dxa"/>
            <w:tcBorders>
              <w:top w:val="single" w:sz="4" w:space="0" w:color="auto"/>
              <w:bottom w:val="single" w:sz="4" w:space="0" w:color="auto"/>
            </w:tcBorders>
          </w:tcPr>
          <w:p w14:paraId="6CBDD009" w14:textId="77777777" w:rsidR="00980D3B" w:rsidRDefault="00980D3B">
            <w:pPr>
              <w:pStyle w:val="UserTableBody"/>
            </w:pPr>
            <w:r>
              <w:t>Department</w:t>
            </w:r>
          </w:p>
        </w:tc>
        <w:tc>
          <w:tcPr>
            <w:tcW w:w="2160" w:type="dxa"/>
            <w:tcBorders>
              <w:top w:val="single" w:sz="4" w:space="0" w:color="auto"/>
              <w:bottom w:val="single" w:sz="4" w:space="0" w:color="auto"/>
            </w:tcBorders>
          </w:tcPr>
          <w:p w14:paraId="48E2CA4D" w14:textId="77777777" w:rsidR="00980D3B" w:rsidRDefault="00980D3B">
            <w:pPr>
              <w:pStyle w:val="UserTableBody"/>
              <w:rPr>
                <w:sz w:val="16"/>
              </w:rPr>
            </w:pPr>
          </w:p>
        </w:tc>
      </w:tr>
      <w:tr w:rsidR="00980D3B" w14:paraId="4497F42F"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7239FF3B" w14:textId="77777777" w:rsidR="00980D3B" w:rsidRDefault="00980D3B">
            <w:pPr>
              <w:pStyle w:val="UserTableBody"/>
              <w:jc w:val="center"/>
              <w:rPr>
                <w:iCs/>
                <w:szCs w:val="18"/>
              </w:rPr>
            </w:pPr>
            <w:r>
              <w:rPr>
                <w:iCs/>
                <w:szCs w:val="18"/>
              </w:rPr>
              <w:t>H</w:t>
            </w:r>
          </w:p>
        </w:tc>
        <w:tc>
          <w:tcPr>
            <w:tcW w:w="3600" w:type="dxa"/>
            <w:tcBorders>
              <w:top w:val="single" w:sz="4" w:space="0" w:color="auto"/>
              <w:bottom w:val="single" w:sz="4" w:space="0" w:color="auto"/>
            </w:tcBorders>
          </w:tcPr>
          <w:p w14:paraId="36016881" w14:textId="77777777" w:rsidR="00980D3B" w:rsidRDefault="00980D3B">
            <w:pPr>
              <w:pStyle w:val="UserTableBody"/>
            </w:pPr>
            <w:r>
              <w:t>Home</w:t>
            </w:r>
          </w:p>
        </w:tc>
        <w:tc>
          <w:tcPr>
            <w:tcW w:w="2160" w:type="dxa"/>
            <w:tcBorders>
              <w:top w:val="single" w:sz="4" w:space="0" w:color="auto"/>
              <w:bottom w:val="single" w:sz="4" w:space="0" w:color="auto"/>
            </w:tcBorders>
          </w:tcPr>
          <w:p w14:paraId="6F12F042" w14:textId="77777777" w:rsidR="00980D3B" w:rsidRDefault="00980D3B">
            <w:pPr>
              <w:pStyle w:val="UserTableBody"/>
              <w:rPr>
                <w:sz w:val="16"/>
              </w:rPr>
            </w:pPr>
          </w:p>
        </w:tc>
      </w:tr>
      <w:tr w:rsidR="00980D3B" w14:paraId="2F140FC5"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47F919C" w14:textId="77777777" w:rsidR="00980D3B" w:rsidRDefault="00980D3B">
            <w:pPr>
              <w:pStyle w:val="UserTableBody"/>
              <w:jc w:val="center"/>
              <w:rPr>
                <w:iCs/>
                <w:szCs w:val="18"/>
              </w:rPr>
            </w:pPr>
            <w:r>
              <w:rPr>
                <w:iCs/>
                <w:szCs w:val="18"/>
              </w:rPr>
              <w:t>N</w:t>
            </w:r>
          </w:p>
        </w:tc>
        <w:tc>
          <w:tcPr>
            <w:tcW w:w="3600" w:type="dxa"/>
            <w:tcBorders>
              <w:top w:val="single" w:sz="4" w:space="0" w:color="auto"/>
              <w:bottom w:val="single" w:sz="4" w:space="0" w:color="auto"/>
            </w:tcBorders>
          </w:tcPr>
          <w:p w14:paraId="7D01BBAD" w14:textId="77777777" w:rsidR="00980D3B" w:rsidRDefault="00980D3B">
            <w:pPr>
              <w:pStyle w:val="UserTableBody"/>
            </w:pPr>
            <w:r>
              <w:t>Nursing Unit</w:t>
            </w:r>
          </w:p>
        </w:tc>
        <w:tc>
          <w:tcPr>
            <w:tcW w:w="2160" w:type="dxa"/>
            <w:tcBorders>
              <w:top w:val="single" w:sz="4" w:space="0" w:color="auto"/>
              <w:bottom w:val="single" w:sz="4" w:space="0" w:color="auto"/>
            </w:tcBorders>
          </w:tcPr>
          <w:p w14:paraId="4689C9EB" w14:textId="77777777" w:rsidR="00980D3B" w:rsidRDefault="00980D3B">
            <w:pPr>
              <w:pStyle w:val="UserTableBody"/>
              <w:rPr>
                <w:sz w:val="16"/>
              </w:rPr>
            </w:pPr>
          </w:p>
        </w:tc>
      </w:tr>
      <w:tr w:rsidR="00980D3B" w14:paraId="5C61D10C"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FADB26A" w14:textId="77777777" w:rsidR="00980D3B" w:rsidRDefault="00980D3B">
            <w:pPr>
              <w:pStyle w:val="UserTableBody"/>
              <w:jc w:val="center"/>
              <w:rPr>
                <w:iCs/>
                <w:szCs w:val="18"/>
              </w:rPr>
            </w:pPr>
            <w:r>
              <w:rPr>
                <w:iCs/>
                <w:szCs w:val="18"/>
              </w:rPr>
              <w:t>O</w:t>
            </w:r>
          </w:p>
        </w:tc>
        <w:tc>
          <w:tcPr>
            <w:tcW w:w="3600" w:type="dxa"/>
            <w:tcBorders>
              <w:top w:val="single" w:sz="4" w:space="0" w:color="auto"/>
              <w:bottom w:val="single" w:sz="4" w:space="0" w:color="auto"/>
            </w:tcBorders>
          </w:tcPr>
          <w:p w14:paraId="35A248AD" w14:textId="77777777" w:rsidR="00980D3B" w:rsidRDefault="00980D3B">
            <w:pPr>
              <w:pStyle w:val="UserTableBody"/>
            </w:pPr>
            <w:r>
              <w:t>Provider’s Office</w:t>
            </w:r>
          </w:p>
        </w:tc>
        <w:tc>
          <w:tcPr>
            <w:tcW w:w="2160" w:type="dxa"/>
            <w:tcBorders>
              <w:top w:val="single" w:sz="4" w:space="0" w:color="auto"/>
              <w:bottom w:val="single" w:sz="4" w:space="0" w:color="auto"/>
            </w:tcBorders>
          </w:tcPr>
          <w:p w14:paraId="2DCAE938" w14:textId="77777777" w:rsidR="00980D3B" w:rsidRDefault="00980D3B">
            <w:pPr>
              <w:pStyle w:val="UserTableBody"/>
              <w:rPr>
                <w:sz w:val="16"/>
              </w:rPr>
            </w:pPr>
          </w:p>
        </w:tc>
      </w:tr>
      <w:tr w:rsidR="00980D3B" w14:paraId="0FFB19C6"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F9DB30B" w14:textId="77777777" w:rsidR="00980D3B" w:rsidRDefault="00980D3B">
            <w:pPr>
              <w:pStyle w:val="UserTableBody"/>
              <w:jc w:val="center"/>
              <w:rPr>
                <w:iCs/>
                <w:szCs w:val="18"/>
              </w:rPr>
            </w:pPr>
            <w:r>
              <w:rPr>
                <w:iCs/>
                <w:szCs w:val="18"/>
              </w:rPr>
              <w:t>P</w:t>
            </w:r>
          </w:p>
        </w:tc>
        <w:tc>
          <w:tcPr>
            <w:tcW w:w="3600" w:type="dxa"/>
            <w:tcBorders>
              <w:top w:val="single" w:sz="4" w:space="0" w:color="auto"/>
              <w:bottom w:val="single" w:sz="4" w:space="0" w:color="auto"/>
            </w:tcBorders>
          </w:tcPr>
          <w:p w14:paraId="4FEA863C" w14:textId="77777777" w:rsidR="00980D3B" w:rsidRDefault="00980D3B">
            <w:pPr>
              <w:pStyle w:val="UserTableBody"/>
            </w:pPr>
            <w:r>
              <w:t>Phone</w:t>
            </w:r>
          </w:p>
        </w:tc>
        <w:tc>
          <w:tcPr>
            <w:tcW w:w="2160" w:type="dxa"/>
            <w:tcBorders>
              <w:top w:val="single" w:sz="4" w:space="0" w:color="auto"/>
              <w:bottom w:val="single" w:sz="4" w:space="0" w:color="auto"/>
            </w:tcBorders>
          </w:tcPr>
          <w:p w14:paraId="732C9272" w14:textId="77777777" w:rsidR="00980D3B" w:rsidRDefault="00980D3B">
            <w:pPr>
              <w:pStyle w:val="UserTableBody"/>
              <w:rPr>
                <w:sz w:val="16"/>
              </w:rPr>
            </w:pPr>
          </w:p>
        </w:tc>
      </w:tr>
      <w:tr w:rsidR="00980D3B" w14:paraId="471C621C" w14:textId="77777777">
        <w:tblPrEx>
          <w:tblCellMar>
            <w:top w:w="0" w:type="dxa"/>
            <w:bottom w:w="0" w:type="dxa"/>
          </w:tblCellMar>
        </w:tblPrEx>
        <w:trPr>
          <w:jc w:val="center"/>
        </w:trPr>
        <w:tc>
          <w:tcPr>
            <w:tcW w:w="1440" w:type="dxa"/>
            <w:tcBorders>
              <w:top w:val="single" w:sz="4" w:space="0" w:color="auto"/>
              <w:bottom w:val="single" w:sz="12" w:space="0" w:color="auto"/>
            </w:tcBorders>
          </w:tcPr>
          <w:p w14:paraId="2F188C3C" w14:textId="77777777" w:rsidR="00980D3B" w:rsidRDefault="00980D3B">
            <w:pPr>
              <w:pStyle w:val="UserTableBody"/>
              <w:jc w:val="center"/>
              <w:rPr>
                <w:iCs/>
                <w:szCs w:val="18"/>
              </w:rPr>
            </w:pPr>
            <w:r>
              <w:rPr>
                <w:iCs/>
                <w:szCs w:val="18"/>
              </w:rPr>
              <w:t>S</w:t>
            </w:r>
          </w:p>
        </w:tc>
        <w:tc>
          <w:tcPr>
            <w:tcW w:w="3600" w:type="dxa"/>
            <w:tcBorders>
              <w:top w:val="single" w:sz="4" w:space="0" w:color="auto"/>
              <w:bottom w:val="single" w:sz="12" w:space="0" w:color="auto"/>
            </w:tcBorders>
          </w:tcPr>
          <w:p w14:paraId="5BC8A253" w14:textId="77777777" w:rsidR="00980D3B" w:rsidRDefault="00980D3B">
            <w:pPr>
              <w:pStyle w:val="UserTableBody"/>
            </w:pPr>
            <w:r>
              <w:t>SNF</w:t>
            </w:r>
          </w:p>
        </w:tc>
        <w:tc>
          <w:tcPr>
            <w:tcW w:w="2160" w:type="dxa"/>
            <w:tcBorders>
              <w:top w:val="single" w:sz="4" w:space="0" w:color="auto"/>
              <w:bottom w:val="single" w:sz="12" w:space="0" w:color="auto"/>
            </w:tcBorders>
          </w:tcPr>
          <w:p w14:paraId="3B0843C3" w14:textId="77777777" w:rsidR="00980D3B" w:rsidRDefault="00980D3B">
            <w:pPr>
              <w:pStyle w:val="UserTableBody"/>
              <w:rPr>
                <w:sz w:val="16"/>
              </w:rPr>
            </w:pPr>
          </w:p>
        </w:tc>
      </w:tr>
    </w:tbl>
    <w:p w14:paraId="26ECB6F2" w14:textId="77777777" w:rsidR="00980D3B" w:rsidRDefault="00980D3B">
      <w:pPr>
        <w:pStyle w:val="Heading4"/>
      </w:pPr>
      <w:bookmarkStart w:id="1133" w:name="_Toc498145996"/>
      <w:bookmarkStart w:id="1134" w:name="_Toc527864565"/>
      <w:bookmarkStart w:id="1135" w:name="_Toc527866037"/>
      <w:r>
        <w:lastRenderedPageBreak/>
        <w:t>Building (IS)</w:t>
      </w:r>
      <w:bookmarkEnd w:id="1133"/>
      <w:bookmarkEnd w:id="1134"/>
      <w:bookmarkEnd w:id="1135"/>
    </w:p>
    <w:p w14:paraId="62333588" w14:textId="77777777" w:rsidR="00980D3B" w:rsidRDefault="00980D3B">
      <w:pPr>
        <w:pStyle w:val="NormalIndented"/>
      </w:pPr>
      <w:r>
        <w:t xml:space="preserve">Definition: This component specifies the code for the building where the person is located. After facility, it is the most general person location designation. Refer to </w:t>
      </w:r>
      <w:hyperlink w:anchor="HL70307" w:history="1">
        <w:r>
          <w:rPr>
            <w:rStyle w:val="HyperlinkText"/>
          </w:rPr>
          <w:t>User-defined Table 0307 - Building</w:t>
        </w:r>
      </w:hyperlink>
      <w:r>
        <w:t xml:space="preserve"> for suggested va</w:t>
      </w:r>
      <w:r>
        <w:t>l</w:t>
      </w:r>
      <w:r>
        <w:t>ues.</w:t>
      </w:r>
    </w:p>
    <w:p w14:paraId="61999784" w14:textId="77777777" w:rsidR="00980D3B" w:rsidRDefault="00980D3B">
      <w:pPr>
        <w:pStyle w:val="UserTableCaption"/>
      </w:pPr>
      <w:r>
        <w:t>User-defined Table 0307 – Building</w:t>
      </w:r>
      <w:bookmarkStart w:id="1136" w:name="HL70307"/>
      <w:r>
        <w:fldChar w:fldCharType="begin"/>
      </w:r>
      <w:r>
        <w:instrText xml:space="preserve"> XE "User-defined table 0307 - Building"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0BB25174"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bookmarkEnd w:id="1136"/>
          <w:p w14:paraId="5C569F7C"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02312D8B"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33ACEAA3" w14:textId="77777777" w:rsidR="00980D3B" w:rsidRDefault="00980D3B">
            <w:pPr>
              <w:pStyle w:val="UserTableHeader"/>
              <w:rPr>
                <w:lang w:val="fr-FR"/>
              </w:rPr>
            </w:pPr>
            <w:r>
              <w:rPr>
                <w:lang w:val="fr-FR"/>
              </w:rPr>
              <w:t>Comment</w:t>
            </w:r>
          </w:p>
        </w:tc>
      </w:tr>
      <w:tr w:rsidR="00980D3B" w14:paraId="3BE8FCB4"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52EB7847"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2E720AEB"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6819AC04" w14:textId="77777777" w:rsidR="00980D3B" w:rsidRDefault="00980D3B">
            <w:pPr>
              <w:pStyle w:val="UserTableBody"/>
              <w:rPr>
                <w:sz w:val="16"/>
              </w:rPr>
            </w:pPr>
          </w:p>
        </w:tc>
      </w:tr>
    </w:tbl>
    <w:p w14:paraId="74336AC4" w14:textId="77777777" w:rsidR="00980D3B" w:rsidRDefault="00980D3B">
      <w:pPr>
        <w:pStyle w:val="Heading4"/>
      </w:pPr>
      <w:bookmarkStart w:id="1137" w:name="_Toc498145997"/>
      <w:bookmarkStart w:id="1138" w:name="_Toc527864566"/>
      <w:bookmarkStart w:id="1139" w:name="_Toc527866038"/>
      <w:r>
        <w:t>Floor (IS)</w:t>
      </w:r>
      <w:bookmarkEnd w:id="1137"/>
      <w:bookmarkEnd w:id="1138"/>
      <w:bookmarkEnd w:id="1139"/>
    </w:p>
    <w:p w14:paraId="7393D830" w14:textId="77777777" w:rsidR="00980D3B" w:rsidRDefault="00980D3B">
      <w:pPr>
        <w:pStyle w:val="NormalIndented"/>
      </w:pPr>
      <w:r>
        <w:t xml:space="preserve">Definition: This component specifies the code for the floor where the person is located. After building, it is the most general person location designation. Refer to </w:t>
      </w:r>
      <w:hyperlink w:anchor="HL70308" w:history="1">
        <w:r>
          <w:rPr>
            <w:rStyle w:val="HyperlinkText"/>
          </w:rPr>
          <w:t>User-defined Table 0308 - Floor</w:t>
        </w:r>
      </w:hyperlink>
      <w:r>
        <w:t xml:space="preserve"> for suggested values.</w:t>
      </w:r>
    </w:p>
    <w:p w14:paraId="09D9945D" w14:textId="77777777" w:rsidR="00980D3B" w:rsidRDefault="00980D3B">
      <w:pPr>
        <w:pStyle w:val="UserTableCaption"/>
      </w:pPr>
      <w:r>
        <w:t>User-defined Table 0308 – Floor</w:t>
      </w:r>
      <w:bookmarkStart w:id="1140" w:name="HL70308"/>
      <w:bookmarkEnd w:id="1140"/>
      <w:r>
        <w:fldChar w:fldCharType="begin"/>
      </w:r>
      <w:r>
        <w:instrText xml:space="preserve"> XE "User-defined table 0308 - Floor"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4DABECBD"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7B1D6F0D"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333A3990"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5BBF1C42" w14:textId="77777777" w:rsidR="00980D3B" w:rsidRDefault="00980D3B">
            <w:pPr>
              <w:pStyle w:val="UserTableHeader"/>
              <w:rPr>
                <w:lang w:val="fr-FR"/>
              </w:rPr>
            </w:pPr>
            <w:r>
              <w:rPr>
                <w:lang w:val="fr-FR"/>
              </w:rPr>
              <w:t>Comment</w:t>
            </w:r>
          </w:p>
        </w:tc>
      </w:tr>
      <w:tr w:rsidR="00980D3B" w14:paraId="71E218B7"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57A5E38E"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121790B6"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2D174C97" w14:textId="77777777" w:rsidR="00980D3B" w:rsidRDefault="00980D3B">
            <w:pPr>
              <w:pStyle w:val="UserTableBody"/>
              <w:rPr>
                <w:sz w:val="16"/>
              </w:rPr>
            </w:pPr>
          </w:p>
        </w:tc>
      </w:tr>
    </w:tbl>
    <w:p w14:paraId="09DB18D9" w14:textId="77777777" w:rsidR="00980D3B" w:rsidRDefault="00980D3B">
      <w:pPr>
        <w:pStyle w:val="Heading4"/>
      </w:pPr>
      <w:bookmarkStart w:id="1141" w:name="_Toc498145998"/>
      <w:bookmarkStart w:id="1142" w:name="_Toc527864567"/>
      <w:bookmarkStart w:id="1143" w:name="_Toc527866039"/>
      <w:r>
        <w:t>Location Description (ST)</w:t>
      </w:r>
      <w:bookmarkEnd w:id="1141"/>
      <w:bookmarkEnd w:id="1142"/>
      <w:bookmarkEnd w:id="1143"/>
    </w:p>
    <w:p w14:paraId="3554F3C1" w14:textId="77777777" w:rsidR="00980D3B" w:rsidRDefault="00980D3B">
      <w:pPr>
        <w:pStyle w:val="NormalIndented"/>
      </w:pPr>
      <w:r>
        <w:t>Definition: This component describes the location in free text.</w:t>
      </w:r>
    </w:p>
    <w:p w14:paraId="1718126D" w14:textId="77777777" w:rsidR="00980D3B" w:rsidRDefault="00980D3B">
      <w:pPr>
        <w:pStyle w:val="Heading4"/>
        <w:rPr>
          <w:lang w:val="fr-FR"/>
        </w:rPr>
      </w:pPr>
      <w:r>
        <w:rPr>
          <w:lang w:val="fr-FR"/>
        </w:rPr>
        <w:t>Comprehensive Location Identifier (EI)</w:t>
      </w:r>
    </w:p>
    <w:p w14:paraId="118794E0" w14:textId="77777777" w:rsidR="00980D3B" w:rsidRDefault="00980D3B">
      <w:pPr>
        <w:pStyle w:val="NormalIndented"/>
      </w:pPr>
      <w:r>
        <w:t>Definition: The unique identifier that represents the physical location as a whole without regard for the i</w:t>
      </w:r>
      <w:r>
        <w:t>n</w:t>
      </w:r>
      <w:r>
        <w:t>dividual components. This accommodates sites that may have a different method of defining physical units or who may code at a less granular level. For example, point of care, room, and bed may be 1 ind</w:t>
      </w:r>
      <w:r>
        <w:t>i</w:t>
      </w:r>
      <w:r>
        <w:t>visible code.</w:t>
      </w:r>
    </w:p>
    <w:p w14:paraId="19670E79" w14:textId="77777777" w:rsidR="00980D3B" w:rsidRDefault="00980D3B">
      <w:pPr>
        <w:pStyle w:val="Heading4"/>
      </w:pPr>
      <w:r>
        <w:t>Assigning Authority for Location (HD)</w:t>
      </w:r>
    </w:p>
    <w:p w14:paraId="21A2FB2B" w14:textId="77777777" w:rsidR="00980D3B" w:rsidRDefault="00980D3B">
      <w:pPr>
        <w:pStyle w:val="NormalIndented"/>
      </w:pPr>
      <w:r>
        <w:t xml:space="preserve">Definition: The entity that creates the data for the individual physical location components. If populated, it should be the authority for all components populated. Refer to </w:t>
      </w:r>
      <w:hyperlink w:anchor="HL70363" w:history="1">
        <w:r>
          <w:rPr>
            <w:rStyle w:val="HyperlinkText"/>
          </w:rPr>
          <w:t>User-defined Table 0363 – Assigning authority</w:t>
        </w:r>
      </w:hyperlink>
      <w:r>
        <w:t xml:space="preserve"> for suggested va</w:t>
      </w:r>
      <w:r>
        <w:t>l</w:t>
      </w:r>
      <w:r>
        <w:t>ues for the first sub-component of the HD component, &lt;namespace ID&gt;.</w:t>
      </w:r>
    </w:p>
    <w:p w14:paraId="048A77D7" w14:textId="77777777" w:rsidR="00980D3B" w:rsidRDefault="00980D3B">
      <w:pPr>
        <w:pStyle w:val="NormalIndented"/>
      </w:pPr>
      <w:r>
        <w:t>This component makes it possible for codes to be differentiated when the field in which this data type is used r</w:t>
      </w:r>
      <w:r>
        <w:t>e</w:t>
      </w:r>
      <w:r>
        <w:t>peats.</w:t>
      </w:r>
    </w:p>
    <w:p w14:paraId="4F243711" w14:textId="77777777" w:rsidR="00980D3B" w:rsidRDefault="00980D3B">
      <w:pPr>
        <w:pStyle w:val="Note"/>
      </w:pPr>
      <w:r>
        <w:rPr>
          <w:rStyle w:val="Strong"/>
        </w:rPr>
        <w:t>Note:</w:t>
      </w:r>
      <w:r>
        <w:tab/>
        <w:t>When the HD data type is used in a given segment as a component of a field of another data type,</w:t>
      </w:r>
      <w:r>
        <w:rPr>
          <w:rStyle w:val="NormalIndentedChar"/>
        </w:rPr>
        <w:t xml:space="preserve"> </w:t>
      </w:r>
      <w:hyperlink w:anchor="HL70300" w:history="1">
        <w:r>
          <w:rPr>
            <w:rStyle w:val="HyperlinkText"/>
          </w:rPr>
          <w:t>User-defined Table 0300 - Namespace ID</w:t>
        </w:r>
      </w:hyperlink>
      <w:r>
        <w:t xml:space="preserve"> (referenced by the first sub-component of the HD component) may be re-defined (given a different user-defined table number and name) by the technical committee responsible for that segment.</w:t>
      </w:r>
    </w:p>
    <w:p w14:paraId="3B61575A" w14:textId="77777777" w:rsidR="00980D3B" w:rsidRDefault="00980D3B">
      <w:pPr>
        <w:pStyle w:val="Note"/>
      </w:pPr>
      <w:r>
        <w:t xml:space="preserve">By site agreement, implementors may continue to use </w:t>
      </w:r>
      <w:hyperlink w:anchor="HL70300" w:history="1">
        <w:r>
          <w:rPr>
            <w:rStyle w:val="HyperlinkText"/>
          </w:rPr>
          <w:t>User-defined Table 0300 – Namespace ID</w:t>
        </w:r>
      </w:hyperlink>
      <w:r>
        <w:t xml:space="preserve"> for the first sub-component.</w:t>
      </w:r>
    </w:p>
    <w:bookmarkStart w:id="1144" w:name="_Ref371387524"/>
    <w:p w14:paraId="2060D8CF" w14:textId="77777777" w:rsidR="00980D3B" w:rsidRDefault="00980D3B">
      <w:pPr>
        <w:pStyle w:val="Heading3"/>
      </w:pPr>
      <w:r>
        <w:fldChar w:fldCharType="begin"/>
      </w:r>
      <w:r>
        <w:instrText>XE "PLN"</w:instrText>
      </w:r>
      <w:r>
        <w:fldChar w:fldCharType="end"/>
      </w:r>
      <w:r>
        <w:fldChar w:fldCharType="begin"/>
      </w:r>
      <w:r>
        <w:instrText>XE "Data types: PLN"</w:instrText>
      </w:r>
      <w:r>
        <w:fldChar w:fldCharType="end"/>
      </w:r>
      <w:bookmarkStart w:id="1145" w:name="_Ref175991"/>
      <w:bookmarkStart w:id="1146" w:name="_Toc496508"/>
      <w:bookmarkStart w:id="1147" w:name="_Toc524855"/>
      <w:bookmarkStart w:id="1148" w:name="_Toc1802438"/>
      <w:bookmarkStart w:id="1149" w:name="_Toc22448433"/>
      <w:bookmarkStart w:id="1150" w:name="_Toc22697625"/>
      <w:bookmarkStart w:id="1151" w:name="_Toc24273660"/>
      <w:r>
        <w:t>PLN – practitioner license or other Id number</w:t>
      </w:r>
      <w:bookmarkEnd w:id="1145"/>
      <w:bookmarkEnd w:id="1146"/>
      <w:bookmarkEnd w:id="1147"/>
      <w:bookmarkEnd w:id="1148"/>
      <w:bookmarkEnd w:id="1149"/>
      <w:bookmarkEnd w:id="1150"/>
      <w:bookmarkEnd w:id="1151"/>
    </w:p>
    <w:p w14:paraId="3E6A511F" w14:textId="77777777" w:rsidR="00980D3B" w:rsidRDefault="00980D3B">
      <w:pPr>
        <w:pStyle w:val="ComponentTableCaption"/>
      </w:pPr>
      <w:bookmarkStart w:id="1152" w:name="PLN"/>
      <w:r>
        <w:t xml:space="preserve">HL7 Component Table - PLN – Practitioner License or Other ID Number </w:t>
      </w:r>
      <w:r>
        <w:fldChar w:fldCharType="begin"/>
      </w:r>
      <w:r>
        <w:instrText xml:space="preserve"> XE "HL7 Component Table - PLN" </w:instrText>
      </w:r>
      <w:r>
        <w:fldChar w:fldCharType="end"/>
      </w:r>
      <w:bookmarkEnd w:id="115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238EDE8"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FB6D686"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450985C"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52F1FEC7"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8C7EDCA"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8FA1B87"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DFEC5E9"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1FB5A81"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2CBDF0D" w14:textId="77777777" w:rsidR="00980D3B" w:rsidRDefault="00980D3B">
            <w:pPr>
              <w:pStyle w:val="ComponentTableHeader"/>
              <w:rPr>
                <w:lang w:val="fr-FR"/>
              </w:rPr>
            </w:pPr>
            <w:r>
              <w:rPr>
                <w:lang w:val="fr-FR"/>
              </w:rPr>
              <w:t>SEC.REF.</w:t>
            </w:r>
          </w:p>
        </w:tc>
      </w:tr>
      <w:tr w:rsidR="00980D3B" w14:paraId="2103AA8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D0BC49C" w14:textId="77777777" w:rsidR="00980D3B" w:rsidRDefault="00980D3B">
            <w:pPr>
              <w:pStyle w:val="ComponentTableBody"/>
            </w:pPr>
            <w:r>
              <w:t>1</w:t>
            </w:r>
          </w:p>
        </w:tc>
        <w:tc>
          <w:tcPr>
            <w:tcW w:w="576" w:type="dxa"/>
            <w:tcBorders>
              <w:top w:val="single" w:sz="4" w:space="0" w:color="auto"/>
              <w:bottom w:val="single" w:sz="4" w:space="0" w:color="auto"/>
            </w:tcBorders>
          </w:tcPr>
          <w:p w14:paraId="67825AA7" w14:textId="77777777" w:rsidR="00980D3B" w:rsidRDefault="00980D3B">
            <w:pPr>
              <w:pStyle w:val="ComponentTableBody"/>
            </w:pPr>
            <w:r>
              <w:t>20</w:t>
            </w:r>
          </w:p>
        </w:tc>
        <w:tc>
          <w:tcPr>
            <w:tcW w:w="720" w:type="dxa"/>
            <w:tcBorders>
              <w:top w:val="single" w:sz="4" w:space="0" w:color="auto"/>
              <w:bottom w:val="single" w:sz="4" w:space="0" w:color="auto"/>
            </w:tcBorders>
          </w:tcPr>
          <w:p w14:paraId="0EDCAB89" w14:textId="77777777" w:rsidR="00980D3B" w:rsidRDefault="00980D3B">
            <w:pPr>
              <w:pStyle w:val="ComponentTableBody"/>
            </w:pPr>
            <w:r>
              <w:t>ST</w:t>
            </w:r>
          </w:p>
        </w:tc>
        <w:tc>
          <w:tcPr>
            <w:tcW w:w="576" w:type="dxa"/>
            <w:tcBorders>
              <w:top w:val="single" w:sz="4" w:space="0" w:color="auto"/>
              <w:bottom w:val="single" w:sz="4" w:space="0" w:color="auto"/>
            </w:tcBorders>
          </w:tcPr>
          <w:p w14:paraId="42AD6BB4" w14:textId="77777777" w:rsidR="00980D3B" w:rsidRDefault="00980D3B">
            <w:pPr>
              <w:pStyle w:val="ComponentTableBody"/>
            </w:pPr>
            <w:r>
              <w:t>R</w:t>
            </w:r>
          </w:p>
        </w:tc>
        <w:tc>
          <w:tcPr>
            <w:tcW w:w="720" w:type="dxa"/>
            <w:tcBorders>
              <w:top w:val="single" w:sz="4" w:space="0" w:color="auto"/>
              <w:bottom w:val="single" w:sz="4" w:space="0" w:color="auto"/>
            </w:tcBorders>
          </w:tcPr>
          <w:p w14:paraId="1209B66E"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9A84BDE" w14:textId="77777777" w:rsidR="00980D3B" w:rsidRDefault="00980D3B">
            <w:pPr>
              <w:pStyle w:val="ComponentTableBody"/>
              <w:jc w:val="left"/>
            </w:pPr>
            <w:r>
              <w:t>ID Number</w:t>
            </w:r>
          </w:p>
        </w:tc>
        <w:tc>
          <w:tcPr>
            <w:tcW w:w="1440" w:type="dxa"/>
            <w:tcBorders>
              <w:top w:val="single" w:sz="4" w:space="0" w:color="auto"/>
              <w:bottom w:val="single" w:sz="4" w:space="0" w:color="auto"/>
            </w:tcBorders>
          </w:tcPr>
          <w:p w14:paraId="6873361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6EE5A1C"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1E9389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4B1EC63" w14:textId="77777777" w:rsidR="00980D3B" w:rsidRDefault="00980D3B">
            <w:pPr>
              <w:pStyle w:val="ComponentTableBody"/>
            </w:pPr>
            <w:r>
              <w:t>2</w:t>
            </w:r>
          </w:p>
        </w:tc>
        <w:tc>
          <w:tcPr>
            <w:tcW w:w="576" w:type="dxa"/>
            <w:tcBorders>
              <w:top w:val="single" w:sz="4" w:space="0" w:color="auto"/>
              <w:bottom w:val="single" w:sz="4" w:space="0" w:color="auto"/>
            </w:tcBorders>
          </w:tcPr>
          <w:p w14:paraId="58C668A8" w14:textId="77777777" w:rsidR="00980D3B" w:rsidRDefault="00980D3B">
            <w:pPr>
              <w:pStyle w:val="ComponentTableBody"/>
            </w:pPr>
            <w:r>
              <w:t>8</w:t>
            </w:r>
          </w:p>
        </w:tc>
        <w:tc>
          <w:tcPr>
            <w:tcW w:w="720" w:type="dxa"/>
            <w:tcBorders>
              <w:top w:val="single" w:sz="4" w:space="0" w:color="auto"/>
              <w:bottom w:val="single" w:sz="4" w:space="0" w:color="auto"/>
            </w:tcBorders>
          </w:tcPr>
          <w:p w14:paraId="4EA9D4F0" w14:textId="77777777" w:rsidR="00980D3B" w:rsidRDefault="00980D3B">
            <w:pPr>
              <w:pStyle w:val="ComponentTableBody"/>
            </w:pPr>
            <w:r>
              <w:t>IS</w:t>
            </w:r>
          </w:p>
        </w:tc>
        <w:tc>
          <w:tcPr>
            <w:tcW w:w="576" w:type="dxa"/>
            <w:tcBorders>
              <w:top w:val="single" w:sz="4" w:space="0" w:color="auto"/>
              <w:bottom w:val="single" w:sz="4" w:space="0" w:color="auto"/>
            </w:tcBorders>
          </w:tcPr>
          <w:p w14:paraId="645AE835" w14:textId="77777777" w:rsidR="00980D3B" w:rsidRDefault="00980D3B">
            <w:pPr>
              <w:pStyle w:val="ComponentTableBody"/>
            </w:pPr>
            <w:r>
              <w:t>R</w:t>
            </w:r>
          </w:p>
        </w:tc>
        <w:tc>
          <w:tcPr>
            <w:tcW w:w="720" w:type="dxa"/>
            <w:tcBorders>
              <w:top w:val="single" w:sz="4" w:space="0" w:color="auto"/>
              <w:bottom w:val="single" w:sz="4" w:space="0" w:color="auto"/>
            </w:tcBorders>
          </w:tcPr>
          <w:p w14:paraId="0E8B1E1C" w14:textId="77777777" w:rsidR="00980D3B" w:rsidRDefault="00980D3B">
            <w:pPr>
              <w:pStyle w:val="ComponentTableBody"/>
            </w:pPr>
            <w:r>
              <w:t>0338</w:t>
            </w:r>
          </w:p>
        </w:tc>
        <w:tc>
          <w:tcPr>
            <w:tcW w:w="2880" w:type="dxa"/>
            <w:tcBorders>
              <w:top w:val="single" w:sz="4" w:space="0" w:color="auto"/>
              <w:bottom w:val="single" w:sz="4" w:space="0" w:color="auto"/>
            </w:tcBorders>
          </w:tcPr>
          <w:p w14:paraId="0A0EDE62" w14:textId="77777777" w:rsidR="00980D3B" w:rsidRDefault="00980D3B">
            <w:pPr>
              <w:pStyle w:val="ComponentTableBody"/>
              <w:jc w:val="left"/>
              <w:rPr>
                <w:snapToGrid w:val="0"/>
              </w:rPr>
            </w:pPr>
            <w:r>
              <w:t>Type of ID Number</w:t>
            </w:r>
          </w:p>
        </w:tc>
        <w:tc>
          <w:tcPr>
            <w:tcW w:w="1440" w:type="dxa"/>
            <w:tcBorders>
              <w:top w:val="single" w:sz="4" w:space="0" w:color="auto"/>
              <w:bottom w:val="single" w:sz="4" w:space="0" w:color="auto"/>
            </w:tcBorders>
          </w:tcPr>
          <w:p w14:paraId="777610A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76968E1"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5193B1F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B2D8D58" w14:textId="77777777" w:rsidR="00980D3B" w:rsidRDefault="00980D3B">
            <w:pPr>
              <w:pStyle w:val="ComponentTableBody"/>
            </w:pPr>
            <w:r>
              <w:t>3</w:t>
            </w:r>
          </w:p>
        </w:tc>
        <w:tc>
          <w:tcPr>
            <w:tcW w:w="576" w:type="dxa"/>
            <w:tcBorders>
              <w:top w:val="single" w:sz="4" w:space="0" w:color="auto"/>
              <w:bottom w:val="single" w:sz="4" w:space="0" w:color="auto"/>
            </w:tcBorders>
          </w:tcPr>
          <w:p w14:paraId="3D942656" w14:textId="77777777" w:rsidR="00980D3B" w:rsidRDefault="00980D3B">
            <w:pPr>
              <w:pStyle w:val="ComponentTableBody"/>
            </w:pPr>
            <w:r>
              <w:t>62</w:t>
            </w:r>
          </w:p>
        </w:tc>
        <w:tc>
          <w:tcPr>
            <w:tcW w:w="720" w:type="dxa"/>
            <w:tcBorders>
              <w:top w:val="single" w:sz="4" w:space="0" w:color="auto"/>
              <w:bottom w:val="single" w:sz="4" w:space="0" w:color="auto"/>
            </w:tcBorders>
          </w:tcPr>
          <w:p w14:paraId="778F8203" w14:textId="77777777" w:rsidR="00980D3B" w:rsidRDefault="00980D3B">
            <w:pPr>
              <w:pStyle w:val="ComponentTableBody"/>
            </w:pPr>
            <w:r>
              <w:t>ST</w:t>
            </w:r>
          </w:p>
        </w:tc>
        <w:tc>
          <w:tcPr>
            <w:tcW w:w="576" w:type="dxa"/>
            <w:tcBorders>
              <w:top w:val="single" w:sz="4" w:space="0" w:color="auto"/>
              <w:bottom w:val="single" w:sz="4" w:space="0" w:color="auto"/>
            </w:tcBorders>
          </w:tcPr>
          <w:p w14:paraId="577BA5F3" w14:textId="77777777" w:rsidR="00980D3B" w:rsidRDefault="00980D3B">
            <w:pPr>
              <w:pStyle w:val="ComponentTableBody"/>
            </w:pPr>
            <w:r>
              <w:t>O</w:t>
            </w:r>
          </w:p>
        </w:tc>
        <w:tc>
          <w:tcPr>
            <w:tcW w:w="720" w:type="dxa"/>
            <w:tcBorders>
              <w:top w:val="single" w:sz="4" w:space="0" w:color="auto"/>
              <w:bottom w:val="single" w:sz="4" w:space="0" w:color="auto"/>
            </w:tcBorders>
          </w:tcPr>
          <w:p w14:paraId="3D9A34A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FE35258" w14:textId="77777777" w:rsidR="00980D3B" w:rsidRDefault="00980D3B">
            <w:pPr>
              <w:pStyle w:val="ComponentTableBody"/>
              <w:jc w:val="left"/>
            </w:pPr>
            <w:r>
              <w:t>State/other Qualifying Information</w:t>
            </w:r>
          </w:p>
        </w:tc>
        <w:tc>
          <w:tcPr>
            <w:tcW w:w="1440" w:type="dxa"/>
            <w:tcBorders>
              <w:top w:val="single" w:sz="4" w:space="0" w:color="auto"/>
              <w:bottom w:val="single" w:sz="4" w:space="0" w:color="auto"/>
            </w:tcBorders>
          </w:tcPr>
          <w:p w14:paraId="2EDAEC1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F9FD3F9"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1DF0C82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A1F9857" w14:textId="77777777" w:rsidR="00980D3B" w:rsidRDefault="00980D3B">
            <w:pPr>
              <w:pStyle w:val="ComponentTableBody"/>
              <w:rPr>
                <w:lang w:val="it-IT"/>
              </w:rPr>
            </w:pPr>
            <w:r>
              <w:rPr>
                <w:lang w:val="it-IT"/>
              </w:rPr>
              <w:lastRenderedPageBreak/>
              <w:t>4</w:t>
            </w:r>
          </w:p>
        </w:tc>
        <w:tc>
          <w:tcPr>
            <w:tcW w:w="576" w:type="dxa"/>
            <w:tcBorders>
              <w:top w:val="single" w:sz="4" w:space="0" w:color="auto"/>
              <w:bottom w:val="double" w:sz="4" w:space="0" w:color="auto"/>
            </w:tcBorders>
          </w:tcPr>
          <w:p w14:paraId="19241740" w14:textId="77777777" w:rsidR="00980D3B" w:rsidRDefault="00980D3B">
            <w:pPr>
              <w:pStyle w:val="ComponentTableBody"/>
              <w:rPr>
                <w:lang w:val="it-IT"/>
              </w:rPr>
            </w:pPr>
            <w:r>
              <w:rPr>
                <w:lang w:val="it-IT"/>
              </w:rPr>
              <w:t>8</w:t>
            </w:r>
          </w:p>
        </w:tc>
        <w:tc>
          <w:tcPr>
            <w:tcW w:w="720" w:type="dxa"/>
            <w:tcBorders>
              <w:top w:val="single" w:sz="4" w:space="0" w:color="auto"/>
              <w:bottom w:val="double" w:sz="4" w:space="0" w:color="auto"/>
            </w:tcBorders>
          </w:tcPr>
          <w:p w14:paraId="189CBD55" w14:textId="77777777" w:rsidR="00980D3B" w:rsidRDefault="00980D3B">
            <w:pPr>
              <w:pStyle w:val="ComponentTableBody"/>
              <w:rPr>
                <w:lang w:val="it-IT"/>
              </w:rPr>
            </w:pPr>
            <w:r>
              <w:rPr>
                <w:lang w:val="it-IT"/>
              </w:rPr>
              <w:t>DT</w:t>
            </w:r>
          </w:p>
        </w:tc>
        <w:tc>
          <w:tcPr>
            <w:tcW w:w="576" w:type="dxa"/>
            <w:tcBorders>
              <w:top w:val="single" w:sz="4" w:space="0" w:color="auto"/>
              <w:bottom w:val="double" w:sz="4" w:space="0" w:color="auto"/>
            </w:tcBorders>
          </w:tcPr>
          <w:p w14:paraId="50181981"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47974979"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11EA781C" w14:textId="77777777" w:rsidR="00980D3B" w:rsidRDefault="00980D3B">
            <w:pPr>
              <w:pStyle w:val="ComponentTableBody"/>
              <w:jc w:val="left"/>
            </w:pPr>
            <w:r>
              <w:t>Expiration Date</w:t>
            </w:r>
          </w:p>
        </w:tc>
        <w:tc>
          <w:tcPr>
            <w:tcW w:w="1440" w:type="dxa"/>
            <w:tcBorders>
              <w:top w:val="single" w:sz="4" w:space="0" w:color="auto"/>
              <w:bottom w:val="double" w:sz="4" w:space="0" w:color="auto"/>
            </w:tcBorders>
          </w:tcPr>
          <w:p w14:paraId="6B0E72C8"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24564DBB"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bl>
    <w:p w14:paraId="393AD250" w14:textId="77777777" w:rsidR="00980D3B" w:rsidRDefault="00980D3B">
      <w:pPr>
        <w:pStyle w:val="NormalIndented"/>
      </w:pPr>
      <w:r>
        <w:t>Definition: This data type specifies a practitioner’s license number, or other ID number such as UPIN, Medicare and Medicaid number, and associated detail.</w:t>
      </w:r>
    </w:p>
    <w:p w14:paraId="20A31A9C" w14:textId="77777777" w:rsidR="00980D3B" w:rsidRDefault="00980D3B">
      <w:pPr>
        <w:pStyle w:val="Note"/>
        <w:tabs>
          <w:tab w:val="left" w:pos="1440"/>
        </w:tabs>
        <w:rPr>
          <w:snapToGrid w:val="0"/>
        </w:rPr>
      </w:pPr>
      <w:r>
        <w:rPr>
          <w:rStyle w:val="Strong"/>
        </w:rPr>
        <w:t>Maximum Length:</w:t>
      </w:r>
      <w:r>
        <w:t xml:space="preserve"> 101</w:t>
      </w:r>
    </w:p>
    <w:p w14:paraId="2C409A74" w14:textId="77777777" w:rsidR="00980D3B" w:rsidRDefault="00980D3B"/>
    <w:p w14:paraId="45722E6E" w14:textId="77777777" w:rsidR="00980D3B" w:rsidRDefault="00980D3B">
      <w:pPr>
        <w:pStyle w:val="Note"/>
        <w:tabs>
          <w:tab w:val="left" w:pos="1440"/>
        </w:tabs>
        <w:rPr>
          <w:snapToGrid w:val="0"/>
        </w:rPr>
      </w:pPr>
      <w:r>
        <w:rPr>
          <w:rStyle w:val="Strong"/>
        </w:rPr>
        <w:t>Note:</w:t>
      </w:r>
      <w:r>
        <w:t xml:space="preserve"> Replaces the CM data type used in 15.4.5.6 PRA-6, 11.6.3.7 PRD-7 and 11.6.4.7 CTD-7 as of v 2.5.</w:t>
      </w:r>
    </w:p>
    <w:p w14:paraId="486C0714" w14:textId="77777777" w:rsidR="00980D3B" w:rsidRDefault="00980D3B">
      <w:pPr>
        <w:pStyle w:val="Heading4"/>
        <w:rPr>
          <w:vanish/>
        </w:rPr>
      </w:pPr>
    </w:p>
    <w:p w14:paraId="7358714A" w14:textId="77777777" w:rsidR="00980D3B" w:rsidRDefault="00980D3B">
      <w:pPr>
        <w:pStyle w:val="Heading4"/>
      </w:pPr>
      <w:r>
        <w:t>ID Number (ST)</w:t>
      </w:r>
    </w:p>
    <w:p w14:paraId="22FF1AB9" w14:textId="77777777" w:rsidR="00980D3B" w:rsidRDefault="00980D3B">
      <w:pPr>
        <w:pStyle w:val="NormalIndented"/>
      </w:pPr>
      <w:r>
        <w:t>Definition: Specifies the license number or other ID number such as UPIN, Medicare and Medicaid nu</w:t>
      </w:r>
      <w:r>
        <w:t>m</w:t>
      </w:r>
      <w:r>
        <w:t>ber.</w:t>
      </w:r>
    </w:p>
    <w:p w14:paraId="2FB0E1FB" w14:textId="77777777" w:rsidR="00980D3B" w:rsidRDefault="00980D3B">
      <w:pPr>
        <w:pStyle w:val="Heading4"/>
      </w:pPr>
      <w:r>
        <w:t>Type of ID Number (IS)</w:t>
      </w:r>
    </w:p>
    <w:p w14:paraId="2FDA2B8F" w14:textId="77777777" w:rsidR="00980D3B" w:rsidRDefault="00980D3B">
      <w:pPr>
        <w:pStyle w:val="NormalIndented"/>
      </w:pPr>
      <w:r>
        <w:t>Definition: Specifies the type of number.</w:t>
      </w:r>
    </w:p>
    <w:p w14:paraId="5FC5CA77" w14:textId="77777777" w:rsidR="00980D3B" w:rsidRDefault="00980D3B">
      <w:pPr>
        <w:pStyle w:val="NormalIndented"/>
      </w:pPr>
      <w:r>
        <w:t xml:space="preserve">Refer to </w:t>
      </w:r>
      <w:hyperlink w:anchor="HL70338" w:history="1">
        <w:r>
          <w:rPr>
            <w:rStyle w:val="HyperlinkText"/>
          </w:rPr>
          <w:t>User-defined table 0338 – Practitioner ID Number</w:t>
        </w:r>
      </w:hyperlink>
      <w:r>
        <w:t xml:space="preserve"> for su</w:t>
      </w:r>
      <w:r>
        <w:t>g</w:t>
      </w:r>
      <w:r>
        <w:t>gested values.</w:t>
      </w:r>
    </w:p>
    <w:p w14:paraId="41F515F1" w14:textId="77777777" w:rsidR="00980D3B" w:rsidRDefault="00980D3B">
      <w:pPr>
        <w:pStyle w:val="UserTableCaption"/>
      </w:pPr>
      <w:bookmarkStart w:id="1153" w:name="HL70338"/>
      <w:r>
        <w:t>User-defined Table 0338 - Practitioner ID number type</w:t>
      </w:r>
      <w:bookmarkEnd w:id="1153"/>
      <w:r>
        <w:fldChar w:fldCharType="begin"/>
      </w:r>
      <w:r>
        <w:instrText xml:space="preserve"> XE "User-defined Table: 0338 - Practitioner ID number type"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317"/>
        <w:gridCol w:w="3009"/>
        <w:gridCol w:w="2160"/>
      </w:tblGrid>
      <w:tr w:rsidR="00980D3B" w14:paraId="1D61EB1F" w14:textId="77777777">
        <w:tblPrEx>
          <w:tblCellMar>
            <w:top w:w="0" w:type="dxa"/>
            <w:bottom w:w="0" w:type="dxa"/>
          </w:tblCellMar>
        </w:tblPrEx>
        <w:trPr>
          <w:cantSplit/>
          <w:tblHeader/>
          <w:jc w:val="center"/>
        </w:trPr>
        <w:tc>
          <w:tcPr>
            <w:tcW w:w="1317" w:type="dxa"/>
            <w:tcBorders>
              <w:top w:val="single" w:sz="12" w:space="0" w:color="auto"/>
              <w:bottom w:val="single" w:sz="6" w:space="0" w:color="auto"/>
            </w:tcBorders>
            <w:shd w:val="pct10" w:color="auto" w:fill="FFFFFF"/>
          </w:tcPr>
          <w:p w14:paraId="725788CD" w14:textId="77777777" w:rsidR="00980D3B" w:rsidRDefault="00980D3B">
            <w:pPr>
              <w:pStyle w:val="UserTableHeader"/>
              <w:jc w:val="center"/>
              <w:rPr>
                <w:lang w:val="fr-FR"/>
              </w:rPr>
            </w:pPr>
            <w:r>
              <w:rPr>
                <w:lang w:val="fr-FR"/>
              </w:rPr>
              <w:t>Value</w:t>
            </w:r>
          </w:p>
        </w:tc>
        <w:tc>
          <w:tcPr>
            <w:tcW w:w="3009" w:type="dxa"/>
            <w:tcBorders>
              <w:top w:val="single" w:sz="12" w:space="0" w:color="auto"/>
              <w:bottom w:val="single" w:sz="6" w:space="0" w:color="auto"/>
            </w:tcBorders>
            <w:shd w:val="pct10" w:color="auto" w:fill="FFFFFF"/>
          </w:tcPr>
          <w:p w14:paraId="232820E7"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5582FE48" w14:textId="77777777" w:rsidR="00980D3B" w:rsidRDefault="00980D3B">
            <w:pPr>
              <w:pStyle w:val="UserTableHeader"/>
              <w:rPr>
                <w:lang w:val="fr-FR"/>
              </w:rPr>
            </w:pPr>
            <w:r>
              <w:rPr>
                <w:lang w:val="fr-FR"/>
              </w:rPr>
              <w:t>Comment</w:t>
            </w:r>
          </w:p>
        </w:tc>
      </w:tr>
      <w:tr w:rsidR="00980D3B" w14:paraId="0D368F6B"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5085CB5E" w14:textId="77777777" w:rsidR="00980D3B" w:rsidRDefault="00980D3B">
            <w:pPr>
              <w:pStyle w:val="UserTableBody"/>
              <w:jc w:val="center"/>
              <w:rPr>
                <w:iCs/>
                <w:szCs w:val="18"/>
              </w:rPr>
            </w:pPr>
            <w:r>
              <w:rPr>
                <w:iCs/>
                <w:szCs w:val="18"/>
              </w:rPr>
              <w:t>CY</w:t>
            </w:r>
          </w:p>
        </w:tc>
        <w:tc>
          <w:tcPr>
            <w:tcW w:w="3009" w:type="dxa"/>
            <w:tcBorders>
              <w:top w:val="single" w:sz="6" w:space="0" w:color="auto"/>
              <w:bottom w:val="single" w:sz="6" w:space="0" w:color="auto"/>
            </w:tcBorders>
          </w:tcPr>
          <w:p w14:paraId="37D7BD73" w14:textId="77777777" w:rsidR="00980D3B" w:rsidRDefault="00980D3B">
            <w:pPr>
              <w:pStyle w:val="UserTableBody"/>
            </w:pPr>
            <w:r>
              <w:t>County number</w:t>
            </w:r>
          </w:p>
        </w:tc>
        <w:tc>
          <w:tcPr>
            <w:tcW w:w="2160" w:type="dxa"/>
            <w:tcBorders>
              <w:top w:val="single" w:sz="6" w:space="0" w:color="auto"/>
              <w:bottom w:val="single" w:sz="6" w:space="0" w:color="auto"/>
            </w:tcBorders>
          </w:tcPr>
          <w:p w14:paraId="6A8BB89F" w14:textId="77777777" w:rsidR="00980D3B" w:rsidRDefault="00980D3B">
            <w:pPr>
              <w:pStyle w:val="UserTableBody"/>
              <w:rPr>
                <w:sz w:val="16"/>
              </w:rPr>
            </w:pPr>
          </w:p>
        </w:tc>
      </w:tr>
      <w:tr w:rsidR="00980D3B" w14:paraId="2E269844"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0128C5AE" w14:textId="77777777" w:rsidR="00980D3B" w:rsidRDefault="00980D3B">
            <w:pPr>
              <w:pStyle w:val="UserTableBody"/>
              <w:jc w:val="center"/>
              <w:rPr>
                <w:iCs/>
                <w:szCs w:val="18"/>
              </w:rPr>
            </w:pPr>
            <w:r>
              <w:rPr>
                <w:iCs/>
                <w:szCs w:val="18"/>
              </w:rPr>
              <w:t>DEA</w:t>
            </w:r>
          </w:p>
        </w:tc>
        <w:tc>
          <w:tcPr>
            <w:tcW w:w="3009" w:type="dxa"/>
            <w:tcBorders>
              <w:top w:val="single" w:sz="6" w:space="0" w:color="auto"/>
              <w:bottom w:val="single" w:sz="6" w:space="0" w:color="auto"/>
            </w:tcBorders>
          </w:tcPr>
          <w:p w14:paraId="14345478" w14:textId="77777777" w:rsidR="00980D3B" w:rsidRDefault="00980D3B">
            <w:pPr>
              <w:pStyle w:val="UserTableBody"/>
            </w:pPr>
            <w:r>
              <w:t>Drug Enforcement Agency no.</w:t>
            </w:r>
          </w:p>
        </w:tc>
        <w:tc>
          <w:tcPr>
            <w:tcW w:w="2160" w:type="dxa"/>
            <w:tcBorders>
              <w:top w:val="single" w:sz="6" w:space="0" w:color="auto"/>
              <w:bottom w:val="single" w:sz="6" w:space="0" w:color="auto"/>
            </w:tcBorders>
          </w:tcPr>
          <w:p w14:paraId="3699322C" w14:textId="77777777" w:rsidR="00980D3B" w:rsidRDefault="00980D3B">
            <w:pPr>
              <w:pStyle w:val="UserTableBody"/>
              <w:rPr>
                <w:sz w:val="16"/>
              </w:rPr>
            </w:pPr>
          </w:p>
        </w:tc>
      </w:tr>
      <w:tr w:rsidR="00980D3B" w14:paraId="05ED4CFC"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19AC356F" w14:textId="77777777" w:rsidR="00980D3B" w:rsidRDefault="00980D3B">
            <w:pPr>
              <w:pStyle w:val="UserTableBody"/>
              <w:jc w:val="center"/>
              <w:rPr>
                <w:iCs/>
                <w:szCs w:val="18"/>
              </w:rPr>
            </w:pPr>
            <w:r>
              <w:rPr>
                <w:iCs/>
                <w:szCs w:val="18"/>
              </w:rPr>
              <w:t>GL</w:t>
            </w:r>
          </w:p>
        </w:tc>
        <w:tc>
          <w:tcPr>
            <w:tcW w:w="3009" w:type="dxa"/>
            <w:tcBorders>
              <w:top w:val="single" w:sz="6" w:space="0" w:color="auto"/>
              <w:bottom w:val="single" w:sz="6" w:space="0" w:color="auto"/>
            </w:tcBorders>
          </w:tcPr>
          <w:p w14:paraId="7E8A96CC" w14:textId="77777777" w:rsidR="00980D3B" w:rsidRDefault="00980D3B">
            <w:pPr>
              <w:pStyle w:val="UserTableBody"/>
            </w:pPr>
            <w:r>
              <w:t>General ledger number</w:t>
            </w:r>
          </w:p>
        </w:tc>
        <w:tc>
          <w:tcPr>
            <w:tcW w:w="2160" w:type="dxa"/>
            <w:tcBorders>
              <w:top w:val="single" w:sz="6" w:space="0" w:color="auto"/>
              <w:bottom w:val="single" w:sz="6" w:space="0" w:color="auto"/>
            </w:tcBorders>
          </w:tcPr>
          <w:p w14:paraId="25C80825" w14:textId="77777777" w:rsidR="00980D3B" w:rsidRDefault="00980D3B">
            <w:pPr>
              <w:pStyle w:val="UserTableBody"/>
              <w:rPr>
                <w:sz w:val="16"/>
              </w:rPr>
            </w:pPr>
          </w:p>
        </w:tc>
      </w:tr>
      <w:tr w:rsidR="00980D3B" w14:paraId="63A7E0DF"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7BAF1558" w14:textId="77777777" w:rsidR="00980D3B" w:rsidRDefault="00980D3B">
            <w:pPr>
              <w:pStyle w:val="UserTableBody"/>
              <w:jc w:val="center"/>
              <w:rPr>
                <w:iCs/>
                <w:szCs w:val="18"/>
              </w:rPr>
            </w:pPr>
            <w:r>
              <w:rPr>
                <w:iCs/>
                <w:szCs w:val="18"/>
              </w:rPr>
              <w:t>LI</w:t>
            </w:r>
          </w:p>
        </w:tc>
        <w:tc>
          <w:tcPr>
            <w:tcW w:w="3009" w:type="dxa"/>
            <w:tcBorders>
              <w:top w:val="single" w:sz="6" w:space="0" w:color="auto"/>
              <w:bottom w:val="single" w:sz="6" w:space="0" w:color="auto"/>
            </w:tcBorders>
          </w:tcPr>
          <w:p w14:paraId="06D2BAD9" w14:textId="77777777" w:rsidR="00980D3B" w:rsidRDefault="00980D3B">
            <w:pPr>
              <w:pStyle w:val="UserTableBody"/>
            </w:pPr>
            <w:r>
              <w:t>Labor and industries number</w:t>
            </w:r>
          </w:p>
        </w:tc>
        <w:tc>
          <w:tcPr>
            <w:tcW w:w="2160" w:type="dxa"/>
            <w:tcBorders>
              <w:top w:val="single" w:sz="6" w:space="0" w:color="auto"/>
              <w:bottom w:val="single" w:sz="6" w:space="0" w:color="auto"/>
            </w:tcBorders>
          </w:tcPr>
          <w:p w14:paraId="5D56BD45" w14:textId="77777777" w:rsidR="00980D3B" w:rsidRDefault="00980D3B">
            <w:pPr>
              <w:pStyle w:val="UserTableBody"/>
              <w:rPr>
                <w:sz w:val="16"/>
              </w:rPr>
            </w:pPr>
          </w:p>
        </w:tc>
      </w:tr>
      <w:tr w:rsidR="00980D3B" w14:paraId="5E77CA6B"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3A6ABEED" w14:textId="77777777" w:rsidR="00980D3B" w:rsidRDefault="00980D3B">
            <w:pPr>
              <w:pStyle w:val="UserTableBody"/>
              <w:jc w:val="center"/>
              <w:rPr>
                <w:iCs/>
                <w:szCs w:val="18"/>
              </w:rPr>
            </w:pPr>
            <w:r>
              <w:rPr>
                <w:iCs/>
                <w:szCs w:val="18"/>
              </w:rPr>
              <w:t>L&amp;I</w:t>
            </w:r>
          </w:p>
        </w:tc>
        <w:tc>
          <w:tcPr>
            <w:tcW w:w="3009" w:type="dxa"/>
            <w:tcBorders>
              <w:top w:val="single" w:sz="6" w:space="0" w:color="auto"/>
              <w:bottom w:val="single" w:sz="6" w:space="0" w:color="auto"/>
            </w:tcBorders>
          </w:tcPr>
          <w:p w14:paraId="2C2B63DD" w14:textId="77777777" w:rsidR="00980D3B" w:rsidRDefault="00980D3B">
            <w:pPr>
              <w:pStyle w:val="UserTableBody"/>
            </w:pPr>
            <w:r>
              <w:t>Labor and industries number</w:t>
            </w:r>
          </w:p>
        </w:tc>
        <w:tc>
          <w:tcPr>
            <w:tcW w:w="2160" w:type="dxa"/>
            <w:tcBorders>
              <w:top w:val="single" w:sz="6" w:space="0" w:color="auto"/>
              <w:bottom w:val="single" w:sz="6" w:space="0" w:color="auto"/>
            </w:tcBorders>
          </w:tcPr>
          <w:p w14:paraId="17A2DFFE" w14:textId="77777777" w:rsidR="00980D3B" w:rsidRDefault="00980D3B">
            <w:pPr>
              <w:pStyle w:val="UserTableBody"/>
            </w:pPr>
            <w:r>
              <w:t>Deprecated as of v 2.5; Use LI instead</w:t>
            </w:r>
          </w:p>
        </w:tc>
      </w:tr>
      <w:tr w:rsidR="00980D3B" w14:paraId="6DDE0A87"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349D5F16" w14:textId="77777777" w:rsidR="00980D3B" w:rsidRDefault="00980D3B">
            <w:pPr>
              <w:pStyle w:val="UserTableBody"/>
              <w:jc w:val="center"/>
              <w:rPr>
                <w:iCs/>
                <w:szCs w:val="18"/>
              </w:rPr>
            </w:pPr>
            <w:r>
              <w:rPr>
                <w:iCs/>
                <w:szCs w:val="18"/>
              </w:rPr>
              <w:t>MCD</w:t>
            </w:r>
          </w:p>
        </w:tc>
        <w:tc>
          <w:tcPr>
            <w:tcW w:w="3009" w:type="dxa"/>
            <w:tcBorders>
              <w:top w:val="single" w:sz="6" w:space="0" w:color="auto"/>
              <w:bottom w:val="single" w:sz="6" w:space="0" w:color="auto"/>
            </w:tcBorders>
          </w:tcPr>
          <w:p w14:paraId="14559E45" w14:textId="77777777" w:rsidR="00980D3B" w:rsidRDefault="00980D3B">
            <w:pPr>
              <w:pStyle w:val="UserTableBody"/>
            </w:pPr>
            <w:r>
              <w:t>Medicaid number</w:t>
            </w:r>
          </w:p>
        </w:tc>
        <w:tc>
          <w:tcPr>
            <w:tcW w:w="2160" w:type="dxa"/>
            <w:tcBorders>
              <w:top w:val="single" w:sz="6" w:space="0" w:color="auto"/>
              <w:bottom w:val="single" w:sz="6" w:space="0" w:color="auto"/>
            </w:tcBorders>
          </w:tcPr>
          <w:p w14:paraId="33A57749" w14:textId="77777777" w:rsidR="00980D3B" w:rsidRDefault="00980D3B">
            <w:pPr>
              <w:pStyle w:val="UserTableBody"/>
              <w:rPr>
                <w:sz w:val="16"/>
              </w:rPr>
            </w:pPr>
          </w:p>
        </w:tc>
      </w:tr>
      <w:tr w:rsidR="00980D3B" w14:paraId="57E20907"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7A46C32B" w14:textId="77777777" w:rsidR="00980D3B" w:rsidRDefault="00980D3B">
            <w:pPr>
              <w:pStyle w:val="UserTableBody"/>
              <w:jc w:val="center"/>
              <w:rPr>
                <w:iCs/>
                <w:szCs w:val="18"/>
              </w:rPr>
            </w:pPr>
            <w:r>
              <w:rPr>
                <w:iCs/>
                <w:szCs w:val="18"/>
              </w:rPr>
              <w:t>MCR</w:t>
            </w:r>
          </w:p>
        </w:tc>
        <w:tc>
          <w:tcPr>
            <w:tcW w:w="3009" w:type="dxa"/>
            <w:tcBorders>
              <w:top w:val="single" w:sz="6" w:space="0" w:color="auto"/>
              <w:bottom w:val="single" w:sz="6" w:space="0" w:color="auto"/>
            </w:tcBorders>
          </w:tcPr>
          <w:p w14:paraId="07BA38A5" w14:textId="77777777" w:rsidR="00980D3B" w:rsidRDefault="00980D3B">
            <w:pPr>
              <w:pStyle w:val="UserTableBody"/>
            </w:pPr>
            <w:r>
              <w:t>Medicare number</w:t>
            </w:r>
          </w:p>
        </w:tc>
        <w:tc>
          <w:tcPr>
            <w:tcW w:w="2160" w:type="dxa"/>
            <w:tcBorders>
              <w:top w:val="single" w:sz="6" w:space="0" w:color="auto"/>
              <w:bottom w:val="single" w:sz="6" w:space="0" w:color="auto"/>
            </w:tcBorders>
          </w:tcPr>
          <w:p w14:paraId="0E1BB456" w14:textId="77777777" w:rsidR="00980D3B" w:rsidRDefault="00980D3B">
            <w:pPr>
              <w:pStyle w:val="UserTableBody"/>
              <w:rPr>
                <w:sz w:val="16"/>
              </w:rPr>
            </w:pPr>
          </w:p>
        </w:tc>
      </w:tr>
      <w:tr w:rsidR="00980D3B" w14:paraId="30B2B665"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15813DD1" w14:textId="77777777" w:rsidR="00980D3B" w:rsidRDefault="00980D3B">
            <w:pPr>
              <w:pStyle w:val="UserTableBody"/>
              <w:jc w:val="center"/>
              <w:rPr>
                <w:iCs/>
                <w:szCs w:val="18"/>
              </w:rPr>
            </w:pPr>
            <w:r>
              <w:rPr>
                <w:iCs/>
                <w:szCs w:val="18"/>
              </w:rPr>
              <w:t>QA</w:t>
            </w:r>
          </w:p>
        </w:tc>
        <w:tc>
          <w:tcPr>
            <w:tcW w:w="3009" w:type="dxa"/>
            <w:tcBorders>
              <w:top w:val="single" w:sz="6" w:space="0" w:color="auto"/>
              <w:bottom w:val="single" w:sz="6" w:space="0" w:color="auto"/>
            </w:tcBorders>
          </w:tcPr>
          <w:p w14:paraId="1A2D4076" w14:textId="77777777" w:rsidR="00980D3B" w:rsidRDefault="00980D3B">
            <w:pPr>
              <w:pStyle w:val="UserTableBody"/>
            </w:pPr>
            <w:r>
              <w:t>QA number</w:t>
            </w:r>
          </w:p>
        </w:tc>
        <w:tc>
          <w:tcPr>
            <w:tcW w:w="2160" w:type="dxa"/>
            <w:tcBorders>
              <w:top w:val="single" w:sz="6" w:space="0" w:color="auto"/>
              <w:bottom w:val="single" w:sz="6" w:space="0" w:color="auto"/>
            </w:tcBorders>
          </w:tcPr>
          <w:p w14:paraId="550EB7EC" w14:textId="77777777" w:rsidR="00980D3B" w:rsidRDefault="00980D3B">
            <w:pPr>
              <w:pStyle w:val="UserTableBody"/>
              <w:rPr>
                <w:sz w:val="16"/>
              </w:rPr>
            </w:pPr>
          </w:p>
        </w:tc>
      </w:tr>
      <w:tr w:rsidR="00980D3B" w14:paraId="7DFC2586"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530C1C7A" w14:textId="77777777" w:rsidR="00980D3B" w:rsidRDefault="00980D3B">
            <w:pPr>
              <w:pStyle w:val="UserTableBody"/>
              <w:jc w:val="center"/>
              <w:rPr>
                <w:iCs/>
                <w:szCs w:val="18"/>
              </w:rPr>
            </w:pPr>
            <w:r>
              <w:rPr>
                <w:iCs/>
                <w:szCs w:val="18"/>
              </w:rPr>
              <w:t>SL</w:t>
            </w:r>
          </w:p>
        </w:tc>
        <w:tc>
          <w:tcPr>
            <w:tcW w:w="3009" w:type="dxa"/>
            <w:tcBorders>
              <w:top w:val="single" w:sz="6" w:space="0" w:color="auto"/>
              <w:bottom w:val="single" w:sz="6" w:space="0" w:color="auto"/>
            </w:tcBorders>
          </w:tcPr>
          <w:p w14:paraId="12AD61B8" w14:textId="77777777" w:rsidR="00980D3B" w:rsidRDefault="00980D3B">
            <w:pPr>
              <w:pStyle w:val="UserTableBody"/>
            </w:pPr>
            <w:r>
              <w:t>State license number</w:t>
            </w:r>
          </w:p>
        </w:tc>
        <w:tc>
          <w:tcPr>
            <w:tcW w:w="2160" w:type="dxa"/>
            <w:tcBorders>
              <w:top w:val="single" w:sz="6" w:space="0" w:color="auto"/>
              <w:bottom w:val="single" w:sz="6" w:space="0" w:color="auto"/>
            </w:tcBorders>
          </w:tcPr>
          <w:p w14:paraId="208A8AD1" w14:textId="77777777" w:rsidR="00980D3B" w:rsidRDefault="00980D3B">
            <w:pPr>
              <w:pStyle w:val="UserTableBody"/>
              <w:rPr>
                <w:sz w:val="16"/>
              </w:rPr>
            </w:pPr>
          </w:p>
        </w:tc>
      </w:tr>
      <w:tr w:rsidR="00980D3B" w14:paraId="7FFC4C73"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4D388F53" w14:textId="77777777" w:rsidR="00980D3B" w:rsidRDefault="00980D3B">
            <w:pPr>
              <w:pStyle w:val="UserTableBody"/>
              <w:jc w:val="center"/>
              <w:rPr>
                <w:iCs/>
                <w:szCs w:val="18"/>
              </w:rPr>
            </w:pPr>
            <w:r>
              <w:rPr>
                <w:iCs/>
                <w:szCs w:val="18"/>
              </w:rPr>
              <w:t>TAX</w:t>
            </w:r>
          </w:p>
        </w:tc>
        <w:tc>
          <w:tcPr>
            <w:tcW w:w="3009" w:type="dxa"/>
            <w:tcBorders>
              <w:top w:val="single" w:sz="6" w:space="0" w:color="auto"/>
              <w:bottom w:val="single" w:sz="6" w:space="0" w:color="auto"/>
            </w:tcBorders>
          </w:tcPr>
          <w:p w14:paraId="0DDF308F" w14:textId="77777777" w:rsidR="00980D3B" w:rsidRDefault="00980D3B">
            <w:pPr>
              <w:pStyle w:val="UserTableBody"/>
            </w:pPr>
            <w:r>
              <w:t>Tax ID number</w:t>
            </w:r>
          </w:p>
        </w:tc>
        <w:tc>
          <w:tcPr>
            <w:tcW w:w="2160" w:type="dxa"/>
            <w:tcBorders>
              <w:top w:val="single" w:sz="6" w:space="0" w:color="auto"/>
              <w:bottom w:val="single" w:sz="6" w:space="0" w:color="auto"/>
            </w:tcBorders>
          </w:tcPr>
          <w:p w14:paraId="4656836A" w14:textId="77777777" w:rsidR="00980D3B" w:rsidRDefault="00980D3B">
            <w:pPr>
              <w:pStyle w:val="UserTableBody"/>
              <w:rPr>
                <w:sz w:val="16"/>
              </w:rPr>
            </w:pPr>
          </w:p>
        </w:tc>
      </w:tr>
      <w:tr w:rsidR="00980D3B" w14:paraId="0D3C9732" w14:textId="77777777">
        <w:tblPrEx>
          <w:tblCellMar>
            <w:top w:w="0" w:type="dxa"/>
            <w:bottom w:w="0" w:type="dxa"/>
          </w:tblCellMar>
        </w:tblPrEx>
        <w:trPr>
          <w:cantSplit/>
          <w:jc w:val="center"/>
        </w:trPr>
        <w:tc>
          <w:tcPr>
            <w:tcW w:w="1317" w:type="dxa"/>
            <w:tcBorders>
              <w:top w:val="single" w:sz="6" w:space="0" w:color="auto"/>
              <w:bottom w:val="single" w:sz="6" w:space="0" w:color="auto"/>
            </w:tcBorders>
          </w:tcPr>
          <w:p w14:paraId="0D0DDAE8" w14:textId="77777777" w:rsidR="00980D3B" w:rsidRDefault="00980D3B">
            <w:pPr>
              <w:pStyle w:val="UserTableBody"/>
              <w:jc w:val="center"/>
              <w:rPr>
                <w:iCs/>
                <w:szCs w:val="18"/>
              </w:rPr>
            </w:pPr>
            <w:r>
              <w:rPr>
                <w:iCs/>
                <w:szCs w:val="18"/>
              </w:rPr>
              <w:t>TRL</w:t>
            </w:r>
          </w:p>
        </w:tc>
        <w:tc>
          <w:tcPr>
            <w:tcW w:w="3009" w:type="dxa"/>
            <w:tcBorders>
              <w:top w:val="single" w:sz="6" w:space="0" w:color="auto"/>
              <w:bottom w:val="single" w:sz="6" w:space="0" w:color="auto"/>
            </w:tcBorders>
          </w:tcPr>
          <w:p w14:paraId="6793A4F6" w14:textId="77777777" w:rsidR="00980D3B" w:rsidRDefault="00980D3B">
            <w:pPr>
              <w:pStyle w:val="UserTableBody"/>
            </w:pPr>
            <w:r>
              <w:t>Training license number</w:t>
            </w:r>
          </w:p>
        </w:tc>
        <w:tc>
          <w:tcPr>
            <w:tcW w:w="2160" w:type="dxa"/>
            <w:tcBorders>
              <w:top w:val="single" w:sz="6" w:space="0" w:color="auto"/>
              <w:bottom w:val="single" w:sz="6" w:space="0" w:color="auto"/>
            </w:tcBorders>
          </w:tcPr>
          <w:p w14:paraId="262C516D" w14:textId="77777777" w:rsidR="00980D3B" w:rsidRDefault="00980D3B">
            <w:pPr>
              <w:pStyle w:val="UserTableBody"/>
              <w:rPr>
                <w:sz w:val="16"/>
              </w:rPr>
            </w:pPr>
          </w:p>
        </w:tc>
      </w:tr>
      <w:tr w:rsidR="00980D3B" w14:paraId="47C6324E" w14:textId="77777777">
        <w:tblPrEx>
          <w:tblCellMar>
            <w:top w:w="0" w:type="dxa"/>
            <w:bottom w:w="0" w:type="dxa"/>
          </w:tblCellMar>
        </w:tblPrEx>
        <w:trPr>
          <w:cantSplit/>
          <w:jc w:val="center"/>
        </w:trPr>
        <w:tc>
          <w:tcPr>
            <w:tcW w:w="1317" w:type="dxa"/>
            <w:tcBorders>
              <w:top w:val="single" w:sz="6" w:space="0" w:color="auto"/>
              <w:bottom w:val="single" w:sz="12" w:space="0" w:color="auto"/>
            </w:tcBorders>
          </w:tcPr>
          <w:p w14:paraId="68810F69" w14:textId="77777777" w:rsidR="00980D3B" w:rsidRDefault="00980D3B">
            <w:pPr>
              <w:pStyle w:val="UserTableBody"/>
              <w:jc w:val="center"/>
              <w:rPr>
                <w:iCs/>
                <w:szCs w:val="18"/>
              </w:rPr>
            </w:pPr>
            <w:r>
              <w:rPr>
                <w:iCs/>
                <w:szCs w:val="18"/>
              </w:rPr>
              <w:t>UPIN</w:t>
            </w:r>
          </w:p>
        </w:tc>
        <w:tc>
          <w:tcPr>
            <w:tcW w:w="3009" w:type="dxa"/>
            <w:tcBorders>
              <w:top w:val="single" w:sz="6" w:space="0" w:color="auto"/>
              <w:bottom w:val="single" w:sz="12" w:space="0" w:color="auto"/>
            </w:tcBorders>
          </w:tcPr>
          <w:p w14:paraId="3A391C77" w14:textId="77777777" w:rsidR="00980D3B" w:rsidRDefault="00980D3B">
            <w:pPr>
              <w:pStyle w:val="UserTableBody"/>
            </w:pPr>
            <w:r>
              <w:t>Unique physician ID no.</w:t>
            </w:r>
          </w:p>
        </w:tc>
        <w:tc>
          <w:tcPr>
            <w:tcW w:w="2160" w:type="dxa"/>
            <w:tcBorders>
              <w:top w:val="single" w:sz="6" w:space="0" w:color="auto"/>
              <w:bottom w:val="single" w:sz="12" w:space="0" w:color="auto"/>
            </w:tcBorders>
          </w:tcPr>
          <w:p w14:paraId="3C05DB98" w14:textId="77777777" w:rsidR="00980D3B" w:rsidRDefault="00980D3B">
            <w:pPr>
              <w:pStyle w:val="UserTableBody"/>
              <w:rPr>
                <w:sz w:val="16"/>
              </w:rPr>
            </w:pPr>
          </w:p>
        </w:tc>
      </w:tr>
    </w:tbl>
    <w:p w14:paraId="1984BD3E" w14:textId="77777777" w:rsidR="00980D3B" w:rsidRDefault="00980D3B">
      <w:pPr>
        <w:pStyle w:val="Heading4"/>
      </w:pPr>
      <w:r>
        <w:t>State/other Qualifying Information (ST)</w:t>
      </w:r>
    </w:p>
    <w:p w14:paraId="145CC460" w14:textId="77777777" w:rsidR="00980D3B" w:rsidRDefault="00980D3B">
      <w:pPr>
        <w:pStyle w:val="NormalIndented"/>
      </w:pPr>
      <w:r>
        <w:t>Definition: Specifies the state or province in which the license or ID is valid, if relevant, or other qualifying information. It is recommended that state qualifications use the abbreviations from the postal service of the country.</w:t>
      </w:r>
    </w:p>
    <w:p w14:paraId="45E649FA" w14:textId="77777777" w:rsidR="00980D3B" w:rsidRDefault="00980D3B">
      <w:pPr>
        <w:pStyle w:val="Heading4"/>
        <w:rPr>
          <w:lang w:val="fr-FR"/>
        </w:rPr>
      </w:pPr>
      <w:r>
        <w:rPr>
          <w:lang w:val="fr-FR"/>
        </w:rPr>
        <w:t>Expiration date (DT)</w:t>
      </w:r>
    </w:p>
    <w:p w14:paraId="2EB0D104" w14:textId="77777777" w:rsidR="00980D3B" w:rsidRDefault="00980D3B">
      <w:pPr>
        <w:pStyle w:val="NormalIndented"/>
      </w:pPr>
      <w:r>
        <w:t>Definition: Specifies the date when the license or ID is no longer valid.</w:t>
      </w:r>
    </w:p>
    <w:p w14:paraId="504F4E15" w14:textId="77777777" w:rsidR="00980D3B" w:rsidRDefault="00980D3B">
      <w:pPr>
        <w:pStyle w:val="Heading3"/>
      </w:pPr>
      <w:r>
        <w:fldChar w:fldCharType="begin"/>
      </w:r>
      <w:r>
        <w:instrText xml:space="preserve"> XE "PPN" </w:instrText>
      </w:r>
      <w:r>
        <w:fldChar w:fldCharType="end"/>
      </w:r>
      <w:r>
        <w:fldChar w:fldCharType="begin"/>
      </w:r>
      <w:r>
        <w:instrText xml:space="preserve"> XE "Data types: PPN" </w:instrText>
      </w:r>
      <w:r>
        <w:fldChar w:fldCharType="end"/>
      </w:r>
      <w:bookmarkStart w:id="1154" w:name="_Ref485524059"/>
      <w:bookmarkStart w:id="1155" w:name="_Toc498146007"/>
      <w:bookmarkStart w:id="1156" w:name="_Toc527864576"/>
      <w:bookmarkStart w:id="1157" w:name="_Toc527866048"/>
      <w:bookmarkStart w:id="1158" w:name="_Toc528481899"/>
      <w:bookmarkStart w:id="1159" w:name="_Toc528482404"/>
      <w:bookmarkStart w:id="1160" w:name="_Toc528482703"/>
      <w:bookmarkStart w:id="1161" w:name="_Toc528482828"/>
      <w:bookmarkStart w:id="1162" w:name="_Toc528486136"/>
      <w:bookmarkStart w:id="1163" w:name="_Toc536689765"/>
      <w:bookmarkStart w:id="1164" w:name="_Toc496510"/>
      <w:bookmarkStart w:id="1165" w:name="_Toc524857"/>
      <w:bookmarkStart w:id="1166" w:name="_Toc1802440"/>
      <w:bookmarkStart w:id="1167" w:name="_Toc22448435"/>
      <w:bookmarkStart w:id="1168" w:name="_Toc22697627"/>
      <w:bookmarkStart w:id="1169" w:name="_Toc24273662"/>
      <w:r>
        <w:t>PPN - performing person time stamp</w:t>
      </w:r>
      <w:bookmarkEnd w:id="1144"/>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p>
    <w:p w14:paraId="0D736E59" w14:textId="77777777" w:rsidR="00980D3B" w:rsidRDefault="00980D3B">
      <w:pPr>
        <w:pStyle w:val="ComponentTableCaption"/>
      </w:pPr>
      <w:bookmarkStart w:id="1170" w:name="PPN"/>
      <w:r>
        <w:t>HL7 Component Table – PPN – Performing Person Time Stamp</w:t>
      </w:r>
      <w:r>
        <w:fldChar w:fldCharType="begin"/>
      </w:r>
      <w:r>
        <w:instrText xml:space="preserve"> XE "HL7 Component Table - PPN" </w:instrText>
      </w:r>
      <w:r>
        <w:fldChar w:fldCharType="end"/>
      </w:r>
      <w:bookmarkEnd w:id="117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7A9E800"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05D0355"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2B5593CB"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0D13AA44"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4677AC2C"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814FA09"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7C9143E"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81A7ACB"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AE5A9A5" w14:textId="77777777" w:rsidR="00980D3B" w:rsidRDefault="00980D3B">
            <w:pPr>
              <w:pStyle w:val="ComponentTableHeader"/>
              <w:jc w:val="left"/>
              <w:rPr>
                <w:b w:val="0"/>
                <w:lang w:val="fr-FR"/>
              </w:rPr>
            </w:pPr>
            <w:r>
              <w:rPr>
                <w:lang w:val="fr-FR"/>
              </w:rPr>
              <w:t>SEC.REF.</w:t>
            </w:r>
          </w:p>
        </w:tc>
      </w:tr>
      <w:tr w:rsidR="00980D3B" w14:paraId="49464EF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C35FF4C" w14:textId="77777777" w:rsidR="00980D3B" w:rsidRDefault="00980D3B">
            <w:pPr>
              <w:pStyle w:val="ComponentTableBody"/>
            </w:pPr>
            <w:r>
              <w:t>1</w:t>
            </w:r>
          </w:p>
        </w:tc>
        <w:tc>
          <w:tcPr>
            <w:tcW w:w="576" w:type="dxa"/>
            <w:tcBorders>
              <w:top w:val="single" w:sz="4" w:space="0" w:color="auto"/>
              <w:bottom w:val="single" w:sz="4" w:space="0" w:color="auto"/>
            </w:tcBorders>
          </w:tcPr>
          <w:p w14:paraId="7E8FE265" w14:textId="77777777" w:rsidR="00980D3B" w:rsidRDefault="00980D3B">
            <w:pPr>
              <w:pStyle w:val="ComponentTableBody"/>
            </w:pPr>
            <w:r>
              <w:t>15</w:t>
            </w:r>
          </w:p>
        </w:tc>
        <w:tc>
          <w:tcPr>
            <w:tcW w:w="720" w:type="dxa"/>
            <w:tcBorders>
              <w:top w:val="single" w:sz="4" w:space="0" w:color="auto"/>
              <w:bottom w:val="single" w:sz="4" w:space="0" w:color="auto"/>
            </w:tcBorders>
          </w:tcPr>
          <w:p w14:paraId="70ED2A16" w14:textId="77777777" w:rsidR="00980D3B" w:rsidRDefault="00980D3B">
            <w:pPr>
              <w:pStyle w:val="ComponentTableBody"/>
            </w:pPr>
            <w:r>
              <w:t>ST</w:t>
            </w:r>
          </w:p>
        </w:tc>
        <w:tc>
          <w:tcPr>
            <w:tcW w:w="576" w:type="dxa"/>
            <w:tcBorders>
              <w:top w:val="single" w:sz="4" w:space="0" w:color="auto"/>
              <w:bottom w:val="single" w:sz="4" w:space="0" w:color="auto"/>
            </w:tcBorders>
          </w:tcPr>
          <w:p w14:paraId="55746F53" w14:textId="77777777" w:rsidR="00980D3B" w:rsidRDefault="00980D3B">
            <w:pPr>
              <w:pStyle w:val="ComponentTableBody"/>
            </w:pPr>
            <w:r>
              <w:t>O</w:t>
            </w:r>
          </w:p>
        </w:tc>
        <w:tc>
          <w:tcPr>
            <w:tcW w:w="720" w:type="dxa"/>
            <w:tcBorders>
              <w:top w:val="single" w:sz="4" w:space="0" w:color="auto"/>
              <w:bottom w:val="single" w:sz="4" w:space="0" w:color="auto"/>
            </w:tcBorders>
          </w:tcPr>
          <w:p w14:paraId="6EDF9B31"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351910D" w14:textId="77777777" w:rsidR="00980D3B" w:rsidRDefault="00980D3B">
            <w:pPr>
              <w:pStyle w:val="ComponentTableBody"/>
              <w:jc w:val="left"/>
            </w:pPr>
            <w:r>
              <w:t>ID Number</w:t>
            </w:r>
          </w:p>
        </w:tc>
        <w:tc>
          <w:tcPr>
            <w:tcW w:w="1440" w:type="dxa"/>
            <w:tcBorders>
              <w:top w:val="single" w:sz="4" w:space="0" w:color="auto"/>
              <w:bottom w:val="single" w:sz="4" w:space="0" w:color="auto"/>
            </w:tcBorders>
          </w:tcPr>
          <w:p w14:paraId="3B36691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169F770"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497E335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9512ECE"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2A7D6815" w14:textId="77777777" w:rsidR="00980D3B" w:rsidRDefault="00980D3B">
            <w:pPr>
              <w:pStyle w:val="ComponentTableBody"/>
              <w:rPr>
                <w:lang w:val="it-IT"/>
              </w:rPr>
            </w:pPr>
            <w:r>
              <w:rPr>
                <w:lang w:val="it-IT"/>
              </w:rPr>
              <w:t>194</w:t>
            </w:r>
          </w:p>
        </w:tc>
        <w:tc>
          <w:tcPr>
            <w:tcW w:w="720" w:type="dxa"/>
            <w:tcBorders>
              <w:top w:val="single" w:sz="4" w:space="0" w:color="auto"/>
              <w:bottom w:val="single" w:sz="4" w:space="0" w:color="auto"/>
            </w:tcBorders>
          </w:tcPr>
          <w:p w14:paraId="280EBFE7" w14:textId="77777777" w:rsidR="00980D3B" w:rsidRDefault="00980D3B">
            <w:pPr>
              <w:pStyle w:val="ComponentTableBody"/>
              <w:rPr>
                <w:lang w:val="it-IT"/>
              </w:rPr>
            </w:pPr>
            <w:r>
              <w:rPr>
                <w:lang w:val="it-IT"/>
              </w:rPr>
              <w:t>FN</w:t>
            </w:r>
          </w:p>
        </w:tc>
        <w:tc>
          <w:tcPr>
            <w:tcW w:w="576" w:type="dxa"/>
            <w:tcBorders>
              <w:top w:val="single" w:sz="4" w:space="0" w:color="auto"/>
              <w:bottom w:val="single" w:sz="4" w:space="0" w:color="auto"/>
            </w:tcBorders>
          </w:tcPr>
          <w:p w14:paraId="58E4C554"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B72FB22"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65193C76" w14:textId="77777777" w:rsidR="00980D3B" w:rsidRDefault="00980D3B">
            <w:pPr>
              <w:pStyle w:val="ComponentTableBody"/>
              <w:jc w:val="left"/>
            </w:pPr>
            <w:r>
              <w:t>Family Name</w:t>
            </w:r>
          </w:p>
        </w:tc>
        <w:tc>
          <w:tcPr>
            <w:tcW w:w="1440" w:type="dxa"/>
            <w:tcBorders>
              <w:top w:val="single" w:sz="4" w:space="0" w:color="auto"/>
              <w:bottom w:val="single" w:sz="4" w:space="0" w:color="auto"/>
            </w:tcBorders>
          </w:tcPr>
          <w:p w14:paraId="1431776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8BE598C" w14:textId="77777777" w:rsidR="00980D3B" w:rsidRDefault="00980D3B">
            <w:pPr>
              <w:pStyle w:val="ComponentTableBody"/>
              <w:rPr>
                <w:rStyle w:val="Hyperlink"/>
              </w:rPr>
            </w:pPr>
            <w:r>
              <w:rPr>
                <w:rStyle w:val="Hyperlink"/>
              </w:rPr>
              <w:fldChar w:fldCharType="begin"/>
            </w:r>
            <w:r>
              <w:rPr>
                <w:rStyle w:val="Hyperlink"/>
              </w:rPr>
              <w:instrText xml:space="preserve"> REF _Ref484942591 \r \h </w:instrText>
            </w:r>
            <w:r>
              <w:rPr>
                <w:rStyle w:val="Hyperlink"/>
              </w:rPr>
            </w:r>
            <w:r>
              <w:rPr>
                <w:rStyle w:val="Hyperlink"/>
              </w:rPr>
              <w:instrText xml:space="preserve"> \* MERGEFORMAT </w:instrText>
            </w:r>
            <w:r>
              <w:rPr>
                <w:rStyle w:val="Hyperlink"/>
              </w:rPr>
              <w:fldChar w:fldCharType="separate"/>
            </w:r>
            <w:r>
              <w:rPr>
                <w:rStyle w:val="Hyperlink"/>
              </w:rPr>
              <w:t>2.A.30</w:t>
            </w:r>
            <w:r>
              <w:rPr>
                <w:rStyle w:val="Hyperlink"/>
              </w:rPr>
              <w:fldChar w:fldCharType="end"/>
            </w:r>
          </w:p>
        </w:tc>
      </w:tr>
      <w:tr w:rsidR="00980D3B" w14:paraId="772E026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9855905" w14:textId="77777777" w:rsidR="00980D3B" w:rsidRDefault="00980D3B">
            <w:pPr>
              <w:pStyle w:val="ComponentTableBody"/>
            </w:pPr>
            <w:r>
              <w:t>3</w:t>
            </w:r>
          </w:p>
        </w:tc>
        <w:tc>
          <w:tcPr>
            <w:tcW w:w="576" w:type="dxa"/>
            <w:tcBorders>
              <w:top w:val="single" w:sz="4" w:space="0" w:color="auto"/>
              <w:bottom w:val="single" w:sz="4" w:space="0" w:color="auto"/>
            </w:tcBorders>
          </w:tcPr>
          <w:p w14:paraId="5BB4CD50" w14:textId="77777777" w:rsidR="00980D3B" w:rsidRDefault="00980D3B">
            <w:pPr>
              <w:pStyle w:val="ComponentTableBody"/>
            </w:pPr>
            <w:r>
              <w:t>30</w:t>
            </w:r>
          </w:p>
        </w:tc>
        <w:tc>
          <w:tcPr>
            <w:tcW w:w="720" w:type="dxa"/>
            <w:tcBorders>
              <w:top w:val="single" w:sz="4" w:space="0" w:color="auto"/>
              <w:bottom w:val="single" w:sz="4" w:space="0" w:color="auto"/>
            </w:tcBorders>
          </w:tcPr>
          <w:p w14:paraId="42354E41" w14:textId="77777777" w:rsidR="00980D3B" w:rsidRDefault="00980D3B">
            <w:pPr>
              <w:pStyle w:val="ComponentTableBody"/>
            </w:pPr>
            <w:r>
              <w:t>ST</w:t>
            </w:r>
          </w:p>
        </w:tc>
        <w:tc>
          <w:tcPr>
            <w:tcW w:w="576" w:type="dxa"/>
            <w:tcBorders>
              <w:top w:val="single" w:sz="4" w:space="0" w:color="auto"/>
              <w:bottom w:val="single" w:sz="4" w:space="0" w:color="auto"/>
            </w:tcBorders>
          </w:tcPr>
          <w:p w14:paraId="1207E570" w14:textId="77777777" w:rsidR="00980D3B" w:rsidRDefault="00980D3B">
            <w:pPr>
              <w:pStyle w:val="ComponentTableBody"/>
            </w:pPr>
            <w:r>
              <w:t>O</w:t>
            </w:r>
          </w:p>
        </w:tc>
        <w:tc>
          <w:tcPr>
            <w:tcW w:w="720" w:type="dxa"/>
            <w:tcBorders>
              <w:top w:val="single" w:sz="4" w:space="0" w:color="auto"/>
              <w:bottom w:val="single" w:sz="4" w:space="0" w:color="auto"/>
            </w:tcBorders>
          </w:tcPr>
          <w:p w14:paraId="53F9BAA6"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E7A5EA7" w14:textId="77777777" w:rsidR="00980D3B" w:rsidRDefault="00980D3B">
            <w:pPr>
              <w:pStyle w:val="ComponentTableBody"/>
              <w:jc w:val="left"/>
            </w:pPr>
            <w:r>
              <w:t>Given Name</w:t>
            </w:r>
          </w:p>
        </w:tc>
        <w:tc>
          <w:tcPr>
            <w:tcW w:w="1440" w:type="dxa"/>
            <w:tcBorders>
              <w:top w:val="single" w:sz="4" w:space="0" w:color="auto"/>
              <w:bottom w:val="single" w:sz="4" w:space="0" w:color="auto"/>
            </w:tcBorders>
          </w:tcPr>
          <w:p w14:paraId="278DF92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C9CD1EC"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789998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B1F280C" w14:textId="77777777" w:rsidR="00980D3B" w:rsidRDefault="00980D3B">
            <w:pPr>
              <w:pStyle w:val="ComponentTableBody"/>
            </w:pPr>
            <w:r>
              <w:lastRenderedPageBreak/>
              <w:t>4</w:t>
            </w:r>
          </w:p>
        </w:tc>
        <w:tc>
          <w:tcPr>
            <w:tcW w:w="576" w:type="dxa"/>
            <w:tcBorders>
              <w:top w:val="single" w:sz="4" w:space="0" w:color="auto"/>
              <w:bottom w:val="single" w:sz="4" w:space="0" w:color="auto"/>
            </w:tcBorders>
          </w:tcPr>
          <w:p w14:paraId="35502D4D" w14:textId="77777777" w:rsidR="00980D3B" w:rsidRDefault="00980D3B">
            <w:pPr>
              <w:pStyle w:val="ComponentTableBody"/>
            </w:pPr>
            <w:r>
              <w:t>30</w:t>
            </w:r>
          </w:p>
        </w:tc>
        <w:tc>
          <w:tcPr>
            <w:tcW w:w="720" w:type="dxa"/>
            <w:tcBorders>
              <w:top w:val="single" w:sz="4" w:space="0" w:color="auto"/>
              <w:bottom w:val="single" w:sz="4" w:space="0" w:color="auto"/>
            </w:tcBorders>
          </w:tcPr>
          <w:p w14:paraId="5FE6ADC0" w14:textId="77777777" w:rsidR="00980D3B" w:rsidRDefault="00980D3B">
            <w:pPr>
              <w:pStyle w:val="ComponentTableBody"/>
            </w:pPr>
            <w:r>
              <w:t>ST</w:t>
            </w:r>
          </w:p>
        </w:tc>
        <w:tc>
          <w:tcPr>
            <w:tcW w:w="576" w:type="dxa"/>
            <w:tcBorders>
              <w:top w:val="single" w:sz="4" w:space="0" w:color="auto"/>
              <w:bottom w:val="single" w:sz="4" w:space="0" w:color="auto"/>
            </w:tcBorders>
          </w:tcPr>
          <w:p w14:paraId="2FA4833B" w14:textId="77777777" w:rsidR="00980D3B" w:rsidRDefault="00980D3B">
            <w:pPr>
              <w:pStyle w:val="ComponentTableBody"/>
            </w:pPr>
            <w:r>
              <w:t>O</w:t>
            </w:r>
          </w:p>
        </w:tc>
        <w:tc>
          <w:tcPr>
            <w:tcW w:w="720" w:type="dxa"/>
            <w:tcBorders>
              <w:top w:val="single" w:sz="4" w:space="0" w:color="auto"/>
              <w:bottom w:val="single" w:sz="4" w:space="0" w:color="auto"/>
            </w:tcBorders>
          </w:tcPr>
          <w:p w14:paraId="554B382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1B672E8" w14:textId="77777777" w:rsidR="00980D3B" w:rsidRDefault="00980D3B">
            <w:pPr>
              <w:pStyle w:val="ComponentTableBody"/>
              <w:jc w:val="left"/>
            </w:pPr>
            <w:r>
              <w:t>Second and Further Given Names or Initials Thereof</w:t>
            </w:r>
          </w:p>
        </w:tc>
        <w:tc>
          <w:tcPr>
            <w:tcW w:w="1440" w:type="dxa"/>
            <w:tcBorders>
              <w:top w:val="single" w:sz="4" w:space="0" w:color="auto"/>
              <w:bottom w:val="single" w:sz="4" w:space="0" w:color="auto"/>
            </w:tcBorders>
          </w:tcPr>
          <w:p w14:paraId="0F630B5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5B6F95F"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AA8C57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4D314ED" w14:textId="77777777" w:rsidR="00980D3B" w:rsidRDefault="00980D3B">
            <w:pPr>
              <w:pStyle w:val="ComponentTableBody"/>
            </w:pPr>
            <w:r>
              <w:t>5</w:t>
            </w:r>
          </w:p>
        </w:tc>
        <w:tc>
          <w:tcPr>
            <w:tcW w:w="576" w:type="dxa"/>
            <w:tcBorders>
              <w:top w:val="single" w:sz="4" w:space="0" w:color="auto"/>
              <w:bottom w:val="single" w:sz="4" w:space="0" w:color="auto"/>
            </w:tcBorders>
          </w:tcPr>
          <w:p w14:paraId="20D695E0" w14:textId="77777777" w:rsidR="00980D3B" w:rsidRDefault="00980D3B">
            <w:pPr>
              <w:pStyle w:val="ComponentTableBody"/>
            </w:pPr>
            <w:r>
              <w:t>20</w:t>
            </w:r>
          </w:p>
        </w:tc>
        <w:tc>
          <w:tcPr>
            <w:tcW w:w="720" w:type="dxa"/>
            <w:tcBorders>
              <w:top w:val="single" w:sz="4" w:space="0" w:color="auto"/>
              <w:bottom w:val="single" w:sz="4" w:space="0" w:color="auto"/>
            </w:tcBorders>
          </w:tcPr>
          <w:p w14:paraId="63407AAE" w14:textId="77777777" w:rsidR="00980D3B" w:rsidRDefault="00980D3B">
            <w:pPr>
              <w:pStyle w:val="ComponentTableBody"/>
            </w:pPr>
            <w:r>
              <w:t>ST</w:t>
            </w:r>
          </w:p>
        </w:tc>
        <w:tc>
          <w:tcPr>
            <w:tcW w:w="576" w:type="dxa"/>
            <w:tcBorders>
              <w:top w:val="single" w:sz="4" w:space="0" w:color="auto"/>
              <w:bottom w:val="single" w:sz="4" w:space="0" w:color="auto"/>
            </w:tcBorders>
          </w:tcPr>
          <w:p w14:paraId="3BAF49EA" w14:textId="77777777" w:rsidR="00980D3B" w:rsidRDefault="00980D3B">
            <w:pPr>
              <w:pStyle w:val="ComponentTableBody"/>
            </w:pPr>
            <w:r>
              <w:t>O</w:t>
            </w:r>
          </w:p>
        </w:tc>
        <w:tc>
          <w:tcPr>
            <w:tcW w:w="720" w:type="dxa"/>
            <w:tcBorders>
              <w:top w:val="single" w:sz="4" w:space="0" w:color="auto"/>
              <w:bottom w:val="single" w:sz="4" w:space="0" w:color="auto"/>
            </w:tcBorders>
          </w:tcPr>
          <w:p w14:paraId="4EB374A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58EA13A" w14:textId="77777777" w:rsidR="00980D3B" w:rsidRDefault="00980D3B">
            <w:pPr>
              <w:pStyle w:val="ComponentTableBody"/>
              <w:jc w:val="left"/>
            </w:pPr>
            <w:r>
              <w:t>Suffix (e.g., JR or III)</w:t>
            </w:r>
          </w:p>
        </w:tc>
        <w:tc>
          <w:tcPr>
            <w:tcW w:w="1440" w:type="dxa"/>
            <w:tcBorders>
              <w:top w:val="single" w:sz="4" w:space="0" w:color="auto"/>
              <w:bottom w:val="single" w:sz="4" w:space="0" w:color="auto"/>
            </w:tcBorders>
          </w:tcPr>
          <w:p w14:paraId="5BCC0C4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DFEFFD1"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5C91F7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7AC96EA" w14:textId="77777777" w:rsidR="00980D3B" w:rsidRDefault="00980D3B">
            <w:pPr>
              <w:pStyle w:val="ComponentTableBody"/>
            </w:pPr>
            <w:r>
              <w:t>6</w:t>
            </w:r>
          </w:p>
        </w:tc>
        <w:tc>
          <w:tcPr>
            <w:tcW w:w="576" w:type="dxa"/>
            <w:tcBorders>
              <w:top w:val="single" w:sz="4" w:space="0" w:color="auto"/>
              <w:bottom w:val="single" w:sz="4" w:space="0" w:color="auto"/>
            </w:tcBorders>
          </w:tcPr>
          <w:p w14:paraId="73264E78" w14:textId="77777777" w:rsidR="00980D3B" w:rsidRDefault="00980D3B">
            <w:pPr>
              <w:pStyle w:val="ComponentTableBody"/>
            </w:pPr>
            <w:r>
              <w:t>20</w:t>
            </w:r>
          </w:p>
        </w:tc>
        <w:tc>
          <w:tcPr>
            <w:tcW w:w="720" w:type="dxa"/>
            <w:tcBorders>
              <w:top w:val="single" w:sz="4" w:space="0" w:color="auto"/>
              <w:bottom w:val="single" w:sz="4" w:space="0" w:color="auto"/>
            </w:tcBorders>
          </w:tcPr>
          <w:p w14:paraId="1F9D4C07" w14:textId="77777777" w:rsidR="00980D3B" w:rsidRDefault="00980D3B">
            <w:pPr>
              <w:pStyle w:val="ComponentTableBody"/>
            </w:pPr>
            <w:r>
              <w:t>ST</w:t>
            </w:r>
          </w:p>
        </w:tc>
        <w:tc>
          <w:tcPr>
            <w:tcW w:w="576" w:type="dxa"/>
            <w:tcBorders>
              <w:top w:val="single" w:sz="4" w:space="0" w:color="auto"/>
              <w:bottom w:val="single" w:sz="4" w:space="0" w:color="auto"/>
            </w:tcBorders>
          </w:tcPr>
          <w:p w14:paraId="707A7AE3" w14:textId="77777777" w:rsidR="00980D3B" w:rsidRDefault="00980D3B">
            <w:pPr>
              <w:pStyle w:val="ComponentTableBody"/>
            </w:pPr>
            <w:r>
              <w:t>O</w:t>
            </w:r>
          </w:p>
        </w:tc>
        <w:tc>
          <w:tcPr>
            <w:tcW w:w="720" w:type="dxa"/>
            <w:tcBorders>
              <w:top w:val="single" w:sz="4" w:space="0" w:color="auto"/>
              <w:bottom w:val="single" w:sz="4" w:space="0" w:color="auto"/>
            </w:tcBorders>
          </w:tcPr>
          <w:p w14:paraId="25C94835"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5E3E8E7" w14:textId="77777777" w:rsidR="00980D3B" w:rsidRDefault="00980D3B">
            <w:pPr>
              <w:pStyle w:val="ComponentTableBody"/>
              <w:jc w:val="left"/>
            </w:pPr>
            <w:r>
              <w:t>Prefix (e.g., DR)</w:t>
            </w:r>
          </w:p>
        </w:tc>
        <w:tc>
          <w:tcPr>
            <w:tcW w:w="1440" w:type="dxa"/>
            <w:tcBorders>
              <w:top w:val="single" w:sz="4" w:space="0" w:color="auto"/>
              <w:bottom w:val="single" w:sz="4" w:space="0" w:color="auto"/>
            </w:tcBorders>
          </w:tcPr>
          <w:p w14:paraId="036AC2F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1C6E197"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E6F993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FCA031B" w14:textId="77777777" w:rsidR="00980D3B" w:rsidRDefault="00980D3B">
            <w:pPr>
              <w:pStyle w:val="ComponentTableBody"/>
            </w:pPr>
            <w:r>
              <w:t>7</w:t>
            </w:r>
          </w:p>
        </w:tc>
        <w:tc>
          <w:tcPr>
            <w:tcW w:w="576" w:type="dxa"/>
            <w:tcBorders>
              <w:top w:val="single" w:sz="4" w:space="0" w:color="auto"/>
              <w:bottom w:val="single" w:sz="4" w:space="0" w:color="auto"/>
            </w:tcBorders>
          </w:tcPr>
          <w:p w14:paraId="03E616F4" w14:textId="77777777" w:rsidR="00980D3B" w:rsidRDefault="00980D3B">
            <w:pPr>
              <w:pStyle w:val="ComponentTableBody"/>
            </w:pPr>
            <w:r>
              <w:t>5</w:t>
            </w:r>
          </w:p>
        </w:tc>
        <w:tc>
          <w:tcPr>
            <w:tcW w:w="720" w:type="dxa"/>
            <w:tcBorders>
              <w:top w:val="single" w:sz="4" w:space="0" w:color="auto"/>
              <w:bottom w:val="single" w:sz="4" w:space="0" w:color="auto"/>
            </w:tcBorders>
          </w:tcPr>
          <w:p w14:paraId="2D0B30BC" w14:textId="77777777" w:rsidR="00980D3B" w:rsidRDefault="00980D3B">
            <w:pPr>
              <w:pStyle w:val="ComponentTableBody"/>
            </w:pPr>
            <w:r>
              <w:t>IS</w:t>
            </w:r>
          </w:p>
        </w:tc>
        <w:tc>
          <w:tcPr>
            <w:tcW w:w="576" w:type="dxa"/>
            <w:tcBorders>
              <w:top w:val="single" w:sz="4" w:space="0" w:color="auto"/>
              <w:bottom w:val="single" w:sz="4" w:space="0" w:color="auto"/>
            </w:tcBorders>
          </w:tcPr>
          <w:p w14:paraId="21596893" w14:textId="77777777" w:rsidR="00980D3B" w:rsidRDefault="00980D3B">
            <w:pPr>
              <w:pStyle w:val="ComponentTableBody"/>
            </w:pPr>
            <w:r>
              <w:t>B</w:t>
            </w:r>
          </w:p>
        </w:tc>
        <w:tc>
          <w:tcPr>
            <w:tcW w:w="720" w:type="dxa"/>
            <w:tcBorders>
              <w:top w:val="single" w:sz="4" w:space="0" w:color="auto"/>
              <w:bottom w:val="single" w:sz="4" w:space="0" w:color="auto"/>
            </w:tcBorders>
          </w:tcPr>
          <w:p w14:paraId="7E0DA5CB" w14:textId="77777777" w:rsidR="00980D3B" w:rsidRDefault="00980D3B">
            <w:pPr>
              <w:pStyle w:val="ComponentTableBody"/>
            </w:pPr>
            <w:r>
              <w:t>0360</w:t>
            </w:r>
          </w:p>
        </w:tc>
        <w:tc>
          <w:tcPr>
            <w:tcW w:w="2880" w:type="dxa"/>
            <w:tcBorders>
              <w:top w:val="single" w:sz="4" w:space="0" w:color="auto"/>
              <w:bottom w:val="single" w:sz="4" w:space="0" w:color="auto"/>
            </w:tcBorders>
          </w:tcPr>
          <w:p w14:paraId="6C9E4724" w14:textId="77777777" w:rsidR="00980D3B" w:rsidRDefault="00980D3B">
            <w:pPr>
              <w:pStyle w:val="ComponentTableBody"/>
              <w:jc w:val="left"/>
            </w:pPr>
            <w:r>
              <w:t>Degree (e.g., MD)</w:t>
            </w:r>
          </w:p>
        </w:tc>
        <w:tc>
          <w:tcPr>
            <w:tcW w:w="1440" w:type="dxa"/>
            <w:tcBorders>
              <w:top w:val="single" w:sz="4" w:space="0" w:color="auto"/>
              <w:bottom w:val="single" w:sz="4" w:space="0" w:color="auto"/>
            </w:tcBorders>
          </w:tcPr>
          <w:p w14:paraId="0F1C2D96" w14:textId="77777777" w:rsidR="00980D3B" w:rsidRDefault="00980D3B">
            <w:pPr>
              <w:pStyle w:val="ComponentTableBody"/>
              <w:jc w:val="left"/>
            </w:pPr>
            <w:r>
              <w:t>deprecated  as of 2.5</w:t>
            </w:r>
          </w:p>
        </w:tc>
        <w:tc>
          <w:tcPr>
            <w:tcW w:w="1008" w:type="dxa"/>
            <w:tcBorders>
              <w:top w:val="single" w:sz="4" w:space="0" w:color="auto"/>
              <w:bottom w:val="single" w:sz="4" w:space="0" w:color="auto"/>
            </w:tcBorders>
          </w:tcPr>
          <w:p w14:paraId="470D908F"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2EEA13A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A558F99" w14:textId="77777777" w:rsidR="00980D3B" w:rsidRDefault="00980D3B">
            <w:pPr>
              <w:pStyle w:val="ComponentTableBody"/>
            </w:pPr>
            <w:r>
              <w:t>8</w:t>
            </w:r>
          </w:p>
        </w:tc>
        <w:tc>
          <w:tcPr>
            <w:tcW w:w="576" w:type="dxa"/>
            <w:tcBorders>
              <w:top w:val="single" w:sz="4" w:space="0" w:color="auto"/>
              <w:bottom w:val="single" w:sz="4" w:space="0" w:color="auto"/>
            </w:tcBorders>
          </w:tcPr>
          <w:p w14:paraId="4F72B879" w14:textId="77777777" w:rsidR="00980D3B" w:rsidRDefault="00980D3B">
            <w:pPr>
              <w:pStyle w:val="ComponentTableBody"/>
            </w:pPr>
            <w:r>
              <w:t>4</w:t>
            </w:r>
          </w:p>
        </w:tc>
        <w:tc>
          <w:tcPr>
            <w:tcW w:w="720" w:type="dxa"/>
            <w:tcBorders>
              <w:top w:val="single" w:sz="4" w:space="0" w:color="auto"/>
              <w:bottom w:val="single" w:sz="4" w:space="0" w:color="auto"/>
            </w:tcBorders>
          </w:tcPr>
          <w:p w14:paraId="7F1BD644" w14:textId="77777777" w:rsidR="00980D3B" w:rsidRDefault="00980D3B">
            <w:pPr>
              <w:pStyle w:val="ComponentTableBody"/>
            </w:pPr>
            <w:r>
              <w:t>IS</w:t>
            </w:r>
          </w:p>
        </w:tc>
        <w:tc>
          <w:tcPr>
            <w:tcW w:w="576" w:type="dxa"/>
            <w:tcBorders>
              <w:top w:val="single" w:sz="4" w:space="0" w:color="auto"/>
              <w:bottom w:val="single" w:sz="4" w:space="0" w:color="auto"/>
            </w:tcBorders>
          </w:tcPr>
          <w:p w14:paraId="69F7E683" w14:textId="77777777" w:rsidR="00980D3B" w:rsidRDefault="00980D3B">
            <w:pPr>
              <w:pStyle w:val="ComponentTableBody"/>
            </w:pPr>
            <w:r>
              <w:t>C</w:t>
            </w:r>
          </w:p>
        </w:tc>
        <w:tc>
          <w:tcPr>
            <w:tcW w:w="720" w:type="dxa"/>
            <w:tcBorders>
              <w:top w:val="single" w:sz="4" w:space="0" w:color="auto"/>
              <w:bottom w:val="single" w:sz="4" w:space="0" w:color="auto"/>
            </w:tcBorders>
          </w:tcPr>
          <w:p w14:paraId="66531A83" w14:textId="77777777" w:rsidR="00980D3B" w:rsidRDefault="00980D3B">
            <w:pPr>
              <w:pStyle w:val="ComponentTableBody"/>
            </w:pPr>
            <w:r>
              <w:t>0297</w:t>
            </w:r>
          </w:p>
        </w:tc>
        <w:tc>
          <w:tcPr>
            <w:tcW w:w="2880" w:type="dxa"/>
            <w:tcBorders>
              <w:top w:val="single" w:sz="4" w:space="0" w:color="auto"/>
              <w:bottom w:val="single" w:sz="4" w:space="0" w:color="auto"/>
            </w:tcBorders>
          </w:tcPr>
          <w:p w14:paraId="1D2CF526" w14:textId="77777777" w:rsidR="00980D3B" w:rsidRDefault="00980D3B">
            <w:pPr>
              <w:pStyle w:val="ComponentTableBody"/>
              <w:jc w:val="left"/>
            </w:pPr>
            <w:r>
              <w:t>Source Table</w:t>
            </w:r>
          </w:p>
        </w:tc>
        <w:tc>
          <w:tcPr>
            <w:tcW w:w="1440" w:type="dxa"/>
            <w:tcBorders>
              <w:top w:val="single" w:sz="4" w:space="0" w:color="auto"/>
              <w:bottom w:val="single" w:sz="4" w:space="0" w:color="auto"/>
            </w:tcBorders>
          </w:tcPr>
          <w:p w14:paraId="60C5794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2CBC8FB"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3E1BA25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5000E82" w14:textId="77777777" w:rsidR="00980D3B" w:rsidRDefault="00980D3B">
            <w:pPr>
              <w:pStyle w:val="ComponentTableBody"/>
            </w:pPr>
            <w:r>
              <w:t>9</w:t>
            </w:r>
          </w:p>
        </w:tc>
        <w:tc>
          <w:tcPr>
            <w:tcW w:w="576" w:type="dxa"/>
            <w:tcBorders>
              <w:top w:val="single" w:sz="4" w:space="0" w:color="auto"/>
              <w:bottom w:val="single" w:sz="4" w:space="0" w:color="auto"/>
            </w:tcBorders>
          </w:tcPr>
          <w:p w14:paraId="4E397734" w14:textId="77777777" w:rsidR="00980D3B" w:rsidRDefault="00980D3B">
            <w:pPr>
              <w:pStyle w:val="ComponentTableBody"/>
            </w:pPr>
            <w:r>
              <w:t>227</w:t>
            </w:r>
          </w:p>
        </w:tc>
        <w:tc>
          <w:tcPr>
            <w:tcW w:w="720" w:type="dxa"/>
            <w:tcBorders>
              <w:top w:val="single" w:sz="4" w:space="0" w:color="auto"/>
              <w:bottom w:val="single" w:sz="4" w:space="0" w:color="auto"/>
            </w:tcBorders>
          </w:tcPr>
          <w:p w14:paraId="0D9EE7E6" w14:textId="77777777" w:rsidR="00980D3B" w:rsidRDefault="00980D3B">
            <w:pPr>
              <w:pStyle w:val="ComponentTableBody"/>
            </w:pPr>
            <w:r>
              <w:t>HD</w:t>
            </w:r>
          </w:p>
        </w:tc>
        <w:tc>
          <w:tcPr>
            <w:tcW w:w="576" w:type="dxa"/>
            <w:tcBorders>
              <w:top w:val="single" w:sz="4" w:space="0" w:color="auto"/>
              <w:bottom w:val="single" w:sz="4" w:space="0" w:color="auto"/>
            </w:tcBorders>
          </w:tcPr>
          <w:p w14:paraId="24332C83" w14:textId="77777777" w:rsidR="00980D3B" w:rsidRDefault="00980D3B">
            <w:pPr>
              <w:pStyle w:val="ComponentTableBody"/>
            </w:pPr>
            <w:r>
              <w:t>O</w:t>
            </w:r>
          </w:p>
        </w:tc>
        <w:tc>
          <w:tcPr>
            <w:tcW w:w="720" w:type="dxa"/>
            <w:tcBorders>
              <w:top w:val="single" w:sz="4" w:space="0" w:color="auto"/>
              <w:bottom w:val="single" w:sz="4" w:space="0" w:color="auto"/>
            </w:tcBorders>
          </w:tcPr>
          <w:p w14:paraId="5A3F5BC7" w14:textId="77777777" w:rsidR="00980D3B" w:rsidRDefault="00980D3B">
            <w:pPr>
              <w:pStyle w:val="ComponentTableBody"/>
            </w:pPr>
            <w:r>
              <w:t>0363</w:t>
            </w:r>
          </w:p>
        </w:tc>
        <w:tc>
          <w:tcPr>
            <w:tcW w:w="2880" w:type="dxa"/>
            <w:tcBorders>
              <w:top w:val="single" w:sz="4" w:space="0" w:color="auto"/>
              <w:bottom w:val="single" w:sz="4" w:space="0" w:color="auto"/>
            </w:tcBorders>
          </w:tcPr>
          <w:p w14:paraId="4BB0D85B" w14:textId="77777777" w:rsidR="00980D3B" w:rsidRDefault="00980D3B">
            <w:pPr>
              <w:pStyle w:val="ComponentTableBody"/>
              <w:jc w:val="left"/>
            </w:pPr>
            <w:r>
              <w:t>A</w:t>
            </w:r>
            <w:r>
              <w:t>s</w:t>
            </w:r>
            <w:r>
              <w:t>signing Authority</w:t>
            </w:r>
          </w:p>
        </w:tc>
        <w:tc>
          <w:tcPr>
            <w:tcW w:w="1440" w:type="dxa"/>
            <w:tcBorders>
              <w:top w:val="single" w:sz="4" w:space="0" w:color="auto"/>
              <w:bottom w:val="single" w:sz="4" w:space="0" w:color="auto"/>
            </w:tcBorders>
          </w:tcPr>
          <w:p w14:paraId="5A68E69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562E5E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_Ref358257805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2.A.33</w:t>
            </w:r>
            <w:r>
              <w:rPr>
                <w:rStyle w:val="Hyperlink"/>
              </w:rPr>
              <w:fldChar w:fldCharType="end"/>
            </w:r>
          </w:p>
        </w:tc>
      </w:tr>
      <w:tr w:rsidR="00980D3B" w14:paraId="6CF5E7D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52FDD5D" w14:textId="77777777" w:rsidR="00980D3B" w:rsidRDefault="00980D3B">
            <w:pPr>
              <w:pStyle w:val="ComponentTableBody"/>
              <w:rPr>
                <w:lang w:val="it-IT"/>
              </w:rPr>
            </w:pPr>
            <w:r>
              <w:rPr>
                <w:lang w:val="it-IT"/>
              </w:rPr>
              <w:t>10</w:t>
            </w:r>
          </w:p>
        </w:tc>
        <w:tc>
          <w:tcPr>
            <w:tcW w:w="576" w:type="dxa"/>
            <w:tcBorders>
              <w:top w:val="single" w:sz="4" w:space="0" w:color="auto"/>
              <w:bottom w:val="single" w:sz="4" w:space="0" w:color="auto"/>
            </w:tcBorders>
          </w:tcPr>
          <w:p w14:paraId="584C18FE"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7A67AACD"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76107534"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06D3A1C" w14:textId="77777777" w:rsidR="00980D3B" w:rsidRDefault="00980D3B">
            <w:pPr>
              <w:pStyle w:val="ComponentTableBody"/>
            </w:pPr>
            <w:r>
              <w:t>0200</w:t>
            </w:r>
          </w:p>
        </w:tc>
        <w:tc>
          <w:tcPr>
            <w:tcW w:w="2880" w:type="dxa"/>
            <w:tcBorders>
              <w:top w:val="single" w:sz="4" w:space="0" w:color="auto"/>
              <w:bottom w:val="single" w:sz="4" w:space="0" w:color="auto"/>
            </w:tcBorders>
          </w:tcPr>
          <w:p w14:paraId="295B2581" w14:textId="77777777" w:rsidR="00980D3B" w:rsidRDefault="00980D3B">
            <w:pPr>
              <w:pStyle w:val="ComponentTableBody"/>
              <w:jc w:val="left"/>
            </w:pPr>
            <w:r>
              <w:t>Name Type Code</w:t>
            </w:r>
          </w:p>
        </w:tc>
        <w:tc>
          <w:tcPr>
            <w:tcW w:w="1440" w:type="dxa"/>
            <w:tcBorders>
              <w:top w:val="single" w:sz="4" w:space="0" w:color="auto"/>
              <w:bottom w:val="single" w:sz="4" w:space="0" w:color="auto"/>
            </w:tcBorders>
          </w:tcPr>
          <w:p w14:paraId="28BA9DE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A48912B"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0EFBCEA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0CB7540" w14:textId="77777777" w:rsidR="00980D3B" w:rsidRDefault="00980D3B">
            <w:pPr>
              <w:pStyle w:val="ComponentTableBody"/>
            </w:pPr>
            <w:r>
              <w:t>11</w:t>
            </w:r>
          </w:p>
        </w:tc>
        <w:tc>
          <w:tcPr>
            <w:tcW w:w="576" w:type="dxa"/>
            <w:tcBorders>
              <w:top w:val="single" w:sz="4" w:space="0" w:color="auto"/>
              <w:bottom w:val="single" w:sz="4" w:space="0" w:color="auto"/>
            </w:tcBorders>
          </w:tcPr>
          <w:p w14:paraId="085DEBCC" w14:textId="77777777" w:rsidR="00980D3B" w:rsidRDefault="00980D3B">
            <w:pPr>
              <w:pStyle w:val="ComponentTableBody"/>
            </w:pPr>
            <w:r>
              <w:t>1</w:t>
            </w:r>
          </w:p>
        </w:tc>
        <w:tc>
          <w:tcPr>
            <w:tcW w:w="720" w:type="dxa"/>
            <w:tcBorders>
              <w:top w:val="single" w:sz="4" w:space="0" w:color="auto"/>
              <w:bottom w:val="single" w:sz="4" w:space="0" w:color="auto"/>
            </w:tcBorders>
          </w:tcPr>
          <w:p w14:paraId="162BB8E5" w14:textId="77777777" w:rsidR="00980D3B" w:rsidRDefault="00980D3B">
            <w:pPr>
              <w:pStyle w:val="ComponentTableBody"/>
            </w:pPr>
            <w:r>
              <w:t>ST</w:t>
            </w:r>
          </w:p>
        </w:tc>
        <w:tc>
          <w:tcPr>
            <w:tcW w:w="576" w:type="dxa"/>
            <w:tcBorders>
              <w:top w:val="single" w:sz="4" w:space="0" w:color="auto"/>
              <w:bottom w:val="single" w:sz="4" w:space="0" w:color="auto"/>
            </w:tcBorders>
          </w:tcPr>
          <w:p w14:paraId="2660DD1E" w14:textId="77777777" w:rsidR="00980D3B" w:rsidRDefault="00980D3B">
            <w:pPr>
              <w:pStyle w:val="ComponentTableBody"/>
            </w:pPr>
            <w:r>
              <w:t>O</w:t>
            </w:r>
          </w:p>
        </w:tc>
        <w:tc>
          <w:tcPr>
            <w:tcW w:w="720" w:type="dxa"/>
            <w:tcBorders>
              <w:top w:val="single" w:sz="4" w:space="0" w:color="auto"/>
              <w:bottom w:val="single" w:sz="4" w:space="0" w:color="auto"/>
            </w:tcBorders>
          </w:tcPr>
          <w:p w14:paraId="6D0F9D0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B07897C" w14:textId="77777777" w:rsidR="00980D3B" w:rsidRDefault="00980D3B">
            <w:pPr>
              <w:pStyle w:val="ComponentTableBody"/>
              <w:jc w:val="left"/>
            </w:pPr>
            <w:r>
              <w:t>Identifier Check Digit</w:t>
            </w:r>
          </w:p>
        </w:tc>
        <w:tc>
          <w:tcPr>
            <w:tcW w:w="1440" w:type="dxa"/>
            <w:tcBorders>
              <w:top w:val="single" w:sz="4" w:space="0" w:color="auto"/>
              <w:bottom w:val="single" w:sz="4" w:space="0" w:color="auto"/>
            </w:tcBorders>
          </w:tcPr>
          <w:p w14:paraId="3B32043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8D92F64"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ECDB68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D335612" w14:textId="77777777" w:rsidR="00980D3B" w:rsidRDefault="00980D3B">
            <w:pPr>
              <w:pStyle w:val="ComponentTableBody"/>
            </w:pPr>
            <w:r>
              <w:t>12</w:t>
            </w:r>
          </w:p>
        </w:tc>
        <w:tc>
          <w:tcPr>
            <w:tcW w:w="576" w:type="dxa"/>
            <w:tcBorders>
              <w:top w:val="single" w:sz="4" w:space="0" w:color="auto"/>
              <w:bottom w:val="single" w:sz="4" w:space="0" w:color="auto"/>
            </w:tcBorders>
          </w:tcPr>
          <w:p w14:paraId="6579F157" w14:textId="77777777" w:rsidR="00980D3B" w:rsidRDefault="00980D3B">
            <w:pPr>
              <w:pStyle w:val="ComponentTableBody"/>
            </w:pPr>
            <w:r>
              <w:t>3</w:t>
            </w:r>
          </w:p>
        </w:tc>
        <w:tc>
          <w:tcPr>
            <w:tcW w:w="720" w:type="dxa"/>
            <w:tcBorders>
              <w:top w:val="single" w:sz="4" w:space="0" w:color="auto"/>
              <w:bottom w:val="single" w:sz="4" w:space="0" w:color="auto"/>
            </w:tcBorders>
          </w:tcPr>
          <w:p w14:paraId="122C79BD" w14:textId="77777777" w:rsidR="00980D3B" w:rsidRDefault="00980D3B">
            <w:pPr>
              <w:pStyle w:val="ComponentTableBody"/>
            </w:pPr>
            <w:r>
              <w:t>ID</w:t>
            </w:r>
          </w:p>
        </w:tc>
        <w:tc>
          <w:tcPr>
            <w:tcW w:w="576" w:type="dxa"/>
            <w:tcBorders>
              <w:top w:val="single" w:sz="4" w:space="0" w:color="auto"/>
              <w:bottom w:val="single" w:sz="4" w:space="0" w:color="auto"/>
            </w:tcBorders>
          </w:tcPr>
          <w:p w14:paraId="4F47070D" w14:textId="77777777" w:rsidR="00980D3B" w:rsidRDefault="00980D3B">
            <w:pPr>
              <w:pStyle w:val="ComponentTableBody"/>
            </w:pPr>
            <w:r>
              <w:t>C</w:t>
            </w:r>
          </w:p>
        </w:tc>
        <w:tc>
          <w:tcPr>
            <w:tcW w:w="720" w:type="dxa"/>
            <w:tcBorders>
              <w:top w:val="single" w:sz="4" w:space="0" w:color="auto"/>
              <w:bottom w:val="single" w:sz="4" w:space="0" w:color="auto"/>
            </w:tcBorders>
          </w:tcPr>
          <w:p w14:paraId="72E64AD2" w14:textId="77777777" w:rsidR="00980D3B" w:rsidRDefault="00980D3B">
            <w:pPr>
              <w:pStyle w:val="ComponentTableBody"/>
            </w:pPr>
            <w:r>
              <w:t>0061</w:t>
            </w:r>
          </w:p>
        </w:tc>
        <w:tc>
          <w:tcPr>
            <w:tcW w:w="2880" w:type="dxa"/>
            <w:tcBorders>
              <w:top w:val="single" w:sz="4" w:space="0" w:color="auto"/>
              <w:bottom w:val="single" w:sz="4" w:space="0" w:color="auto"/>
            </w:tcBorders>
          </w:tcPr>
          <w:p w14:paraId="07D156F9" w14:textId="77777777" w:rsidR="00980D3B" w:rsidRDefault="00980D3B">
            <w:pPr>
              <w:pStyle w:val="ComponentTableBody"/>
              <w:jc w:val="left"/>
            </w:pPr>
            <w:r>
              <w:t xml:space="preserve">Check Digit Scheme </w:t>
            </w:r>
          </w:p>
        </w:tc>
        <w:tc>
          <w:tcPr>
            <w:tcW w:w="1440" w:type="dxa"/>
            <w:tcBorders>
              <w:top w:val="single" w:sz="4" w:space="0" w:color="auto"/>
              <w:bottom w:val="single" w:sz="4" w:space="0" w:color="auto"/>
            </w:tcBorders>
          </w:tcPr>
          <w:p w14:paraId="05024B8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4182EF1"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408AD08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4E05738" w14:textId="77777777" w:rsidR="00980D3B" w:rsidRDefault="00980D3B">
            <w:pPr>
              <w:pStyle w:val="ComponentTableBody"/>
              <w:rPr>
                <w:lang w:val="fr-FR"/>
              </w:rPr>
            </w:pPr>
            <w:r>
              <w:rPr>
                <w:lang w:val="fr-FR"/>
              </w:rPr>
              <w:t>13</w:t>
            </w:r>
          </w:p>
        </w:tc>
        <w:tc>
          <w:tcPr>
            <w:tcW w:w="576" w:type="dxa"/>
            <w:tcBorders>
              <w:top w:val="single" w:sz="4" w:space="0" w:color="auto"/>
              <w:bottom w:val="single" w:sz="4" w:space="0" w:color="auto"/>
            </w:tcBorders>
          </w:tcPr>
          <w:p w14:paraId="0D7EFB0E" w14:textId="77777777" w:rsidR="00980D3B" w:rsidRDefault="00980D3B">
            <w:pPr>
              <w:pStyle w:val="ComponentTableBody"/>
              <w:rPr>
                <w:lang w:val="fr-FR"/>
              </w:rPr>
            </w:pPr>
            <w:r>
              <w:rPr>
                <w:lang w:val="fr-FR"/>
              </w:rPr>
              <w:t>5</w:t>
            </w:r>
          </w:p>
        </w:tc>
        <w:tc>
          <w:tcPr>
            <w:tcW w:w="720" w:type="dxa"/>
            <w:tcBorders>
              <w:top w:val="single" w:sz="4" w:space="0" w:color="auto"/>
              <w:bottom w:val="single" w:sz="4" w:space="0" w:color="auto"/>
            </w:tcBorders>
          </w:tcPr>
          <w:p w14:paraId="5B71F74A" w14:textId="77777777" w:rsidR="00980D3B" w:rsidRDefault="00980D3B">
            <w:pPr>
              <w:pStyle w:val="ComponentTableBody"/>
              <w:rPr>
                <w:lang w:val="fr-FR"/>
              </w:rPr>
            </w:pPr>
            <w:r>
              <w:rPr>
                <w:lang w:val="fr-FR"/>
              </w:rPr>
              <w:t>ID</w:t>
            </w:r>
          </w:p>
        </w:tc>
        <w:tc>
          <w:tcPr>
            <w:tcW w:w="576" w:type="dxa"/>
            <w:tcBorders>
              <w:top w:val="single" w:sz="4" w:space="0" w:color="auto"/>
              <w:bottom w:val="single" w:sz="4" w:space="0" w:color="auto"/>
            </w:tcBorders>
          </w:tcPr>
          <w:p w14:paraId="3E28BC5B"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3BCECD2B" w14:textId="77777777" w:rsidR="00980D3B" w:rsidRDefault="00980D3B">
            <w:pPr>
              <w:pStyle w:val="ComponentTableBody"/>
              <w:rPr>
                <w:lang w:val="fr-FR"/>
              </w:rPr>
            </w:pPr>
            <w:r>
              <w:rPr>
                <w:lang w:val="fr-FR"/>
              </w:rPr>
              <w:t>0203</w:t>
            </w:r>
          </w:p>
        </w:tc>
        <w:tc>
          <w:tcPr>
            <w:tcW w:w="2880" w:type="dxa"/>
            <w:tcBorders>
              <w:top w:val="single" w:sz="4" w:space="0" w:color="auto"/>
              <w:bottom w:val="single" w:sz="4" w:space="0" w:color="auto"/>
            </w:tcBorders>
          </w:tcPr>
          <w:p w14:paraId="07A1C9DC" w14:textId="77777777" w:rsidR="00980D3B" w:rsidRDefault="00980D3B">
            <w:pPr>
              <w:pStyle w:val="ComponentTableBody"/>
              <w:jc w:val="left"/>
              <w:rPr>
                <w:lang w:val="fr-FR"/>
              </w:rPr>
            </w:pPr>
            <w:r>
              <w:rPr>
                <w:lang w:val="fr-FR"/>
              </w:rPr>
              <w:t>Ident</w:t>
            </w:r>
            <w:r>
              <w:rPr>
                <w:lang w:val="fr-FR"/>
              </w:rPr>
              <w:t>i</w:t>
            </w:r>
            <w:r>
              <w:rPr>
                <w:lang w:val="fr-FR"/>
              </w:rPr>
              <w:t>fier Type Code</w:t>
            </w:r>
          </w:p>
        </w:tc>
        <w:tc>
          <w:tcPr>
            <w:tcW w:w="1440" w:type="dxa"/>
            <w:tcBorders>
              <w:top w:val="single" w:sz="4" w:space="0" w:color="auto"/>
              <w:bottom w:val="single" w:sz="4" w:space="0" w:color="auto"/>
            </w:tcBorders>
          </w:tcPr>
          <w:p w14:paraId="64C9AB3A"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27BAB3A7"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30E6593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86DBF9A" w14:textId="77777777" w:rsidR="00980D3B" w:rsidRDefault="00980D3B">
            <w:pPr>
              <w:pStyle w:val="ComponentTableBody"/>
              <w:rPr>
                <w:lang w:val="it-IT"/>
              </w:rPr>
            </w:pPr>
            <w:r>
              <w:rPr>
                <w:lang w:val="it-IT"/>
              </w:rPr>
              <w:t>14</w:t>
            </w:r>
          </w:p>
        </w:tc>
        <w:tc>
          <w:tcPr>
            <w:tcW w:w="576" w:type="dxa"/>
            <w:tcBorders>
              <w:top w:val="single" w:sz="4" w:space="0" w:color="auto"/>
              <w:bottom w:val="single" w:sz="4" w:space="0" w:color="auto"/>
            </w:tcBorders>
          </w:tcPr>
          <w:p w14:paraId="155C4F83"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116322E5"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233E578D"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9B18415"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1A24D486" w14:textId="77777777" w:rsidR="00980D3B" w:rsidRDefault="00980D3B">
            <w:pPr>
              <w:pStyle w:val="ComponentTableBody"/>
              <w:jc w:val="left"/>
            </w:pPr>
            <w:r>
              <w:t>Assigning Facility</w:t>
            </w:r>
          </w:p>
        </w:tc>
        <w:tc>
          <w:tcPr>
            <w:tcW w:w="1440" w:type="dxa"/>
            <w:tcBorders>
              <w:top w:val="single" w:sz="4" w:space="0" w:color="auto"/>
              <w:bottom w:val="single" w:sz="4" w:space="0" w:color="auto"/>
            </w:tcBorders>
          </w:tcPr>
          <w:p w14:paraId="11F9E9A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B867940"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4511DE0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FF8E846" w14:textId="77777777" w:rsidR="00980D3B" w:rsidRDefault="00980D3B">
            <w:pPr>
              <w:pStyle w:val="ComponentTableBody"/>
            </w:pPr>
            <w:r>
              <w:t>15</w:t>
            </w:r>
          </w:p>
        </w:tc>
        <w:tc>
          <w:tcPr>
            <w:tcW w:w="576" w:type="dxa"/>
            <w:tcBorders>
              <w:top w:val="single" w:sz="4" w:space="0" w:color="auto"/>
              <w:bottom w:val="single" w:sz="4" w:space="0" w:color="auto"/>
            </w:tcBorders>
          </w:tcPr>
          <w:p w14:paraId="5AF38ABD" w14:textId="77777777" w:rsidR="00980D3B" w:rsidRDefault="00980D3B">
            <w:pPr>
              <w:pStyle w:val="ComponentTableBody"/>
            </w:pPr>
            <w:r>
              <w:t>26</w:t>
            </w:r>
          </w:p>
        </w:tc>
        <w:tc>
          <w:tcPr>
            <w:tcW w:w="720" w:type="dxa"/>
            <w:tcBorders>
              <w:top w:val="single" w:sz="4" w:space="0" w:color="auto"/>
              <w:bottom w:val="single" w:sz="4" w:space="0" w:color="auto"/>
            </w:tcBorders>
          </w:tcPr>
          <w:p w14:paraId="4C1E4F2C" w14:textId="77777777" w:rsidR="00980D3B" w:rsidRDefault="00980D3B">
            <w:pPr>
              <w:pStyle w:val="ComponentTableBody"/>
            </w:pPr>
            <w:r>
              <w:t>TS</w:t>
            </w:r>
          </w:p>
        </w:tc>
        <w:tc>
          <w:tcPr>
            <w:tcW w:w="576" w:type="dxa"/>
            <w:tcBorders>
              <w:top w:val="single" w:sz="4" w:space="0" w:color="auto"/>
              <w:bottom w:val="single" w:sz="4" w:space="0" w:color="auto"/>
            </w:tcBorders>
          </w:tcPr>
          <w:p w14:paraId="41D03502" w14:textId="77777777" w:rsidR="00980D3B" w:rsidRDefault="00980D3B">
            <w:pPr>
              <w:pStyle w:val="ComponentTableBody"/>
            </w:pPr>
            <w:r>
              <w:t>O</w:t>
            </w:r>
          </w:p>
        </w:tc>
        <w:tc>
          <w:tcPr>
            <w:tcW w:w="720" w:type="dxa"/>
            <w:tcBorders>
              <w:top w:val="single" w:sz="4" w:space="0" w:color="auto"/>
              <w:bottom w:val="single" w:sz="4" w:space="0" w:color="auto"/>
            </w:tcBorders>
          </w:tcPr>
          <w:p w14:paraId="6B8E686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14795ED" w14:textId="77777777" w:rsidR="00980D3B" w:rsidRDefault="00980D3B">
            <w:pPr>
              <w:pStyle w:val="ComponentTableBody"/>
              <w:jc w:val="left"/>
            </w:pPr>
            <w:r>
              <w:t>Date/Time Action Performed</w:t>
            </w:r>
          </w:p>
        </w:tc>
        <w:tc>
          <w:tcPr>
            <w:tcW w:w="1440" w:type="dxa"/>
            <w:tcBorders>
              <w:top w:val="single" w:sz="4" w:space="0" w:color="auto"/>
              <w:bottom w:val="single" w:sz="4" w:space="0" w:color="auto"/>
            </w:tcBorders>
          </w:tcPr>
          <w:p w14:paraId="424F779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DABDB88"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_Ref358257916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2.A.77</w:t>
            </w:r>
            <w:r>
              <w:rPr>
                <w:rStyle w:val="Hyperlink"/>
              </w:rPr>
              <w:fldChar w:fldCharType="end"/>
            </w:r>
          </w:p>
        </w:tc>
      </w:tr>
      <w:tr w:rsidR="00980D3B" w14:paraId="71E040B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97F827D" w14:textId="77777777" w:rsidR="00980D3B" w:rsidRDefault="00980D3B">
            <w:pPr>
              <w:pStyle w:val="ComponentTableBody"/>
              <w:rPr>
                <w:lang w:val="it-IT"/>
              </w:rPr>
            </w:pPr>
            <w:r>
              <w:rPr>
                <w:lang w:val="it-IT"/>
              </w:rPr>
              <w:t>16</w:t>
            </w:r>
          </w:p>
        </w:tc>
        <w:tc>
          <w:tcPr>
            <w:tcW w:w="576" w:type="dxa"/>
            <w:tcBorders>
              <w:top w:val="single" w:sz="4" w:space="0" w:color="auto"/>
              <w:bottom w:val="single" w:sz="4" w:space="0" w:color="auto"/>
            </w:tcBorders>
          </w:tcPr>
          <w:p w14:paraId="0BBDEE59"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106D8641"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54C42EC0"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5424C01" w14:textId="77777777" w:rsidR="00980D3B" w:rsidRDefault="00980D3B">
            <w:pPr>
              <w:pStyle w:val="ComponentTableBody"/>
              <w:rPr>
                <w:lang w:val="fr-FR"/>
              </w:rPr>
            </w:pPr>
            <w:r>
              <w:rPr>
                <w:lang w:val="fr-FR"/>
              </w:rPr>
              <w:t>0465</w:t>
            </w:r>
          </w:p>
        </w:tc>
        <w:tc>
          <w:tcPr>
            <w:tcW w:w="2880" w:type="dxa"/>
            <w:tcBorders>
              <w:top w:val="single" w:sz="4" w:space="0" w:color="auto"/>
              <w:bottom w:val="single" w:sz="4" w:space="0" w:color="auto"/>
            </w:tcBorders>
          </w:tcPr>
          <w:p w14:paraId="5B6A6414" w14:textId="77777777" w:rsidR="00980D3B" w:rsidRDefault="00980D3B">
            <w:pPr>
              <w:pStyle w:val="ComponentTableBody"/>
              <w:jc w:val="left"/>
              <w:rPr>
                <w:lang w:val="fr-FR"/>
              </w:rPr>
            </w:pPr>
            <w:r>
              <w:rPr>
                <w:lang w:val="fr-FR"/>
              </w:rPr>
              <w:t>Name Representation Code</w:t>
            </w:r>
          </w:p>
        </w:tc>
        <w:tc>
          <w:tcPr>
            <w:tcW w:w="1440" w:type="dxa"/>
            <w:tcBorders>
              <w:top w:val="single" w:sz="4" w:space="0" w:color="auto"/>
              <w:bottom w:val="single" w:sz="4" w:space="0" w:color="auto"/>
            </w:tcBorders>
          </w:tcPr>
          <w:p w14:paraId="1B8E496E"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3CA3C599" w14:textId="77777777" w:rsidR="00980D3B" w:rsidRDefault="00980D3B">
            <w:pPr>
              <w:pStyle w:val="ComponentTableBody"/>
              <w:rPr>
                <w:rStyle w:val="Hyperlink"/>
                <w:lang w:val="fr-FR"/>
              </w:rPr>
            </w:pPr>
            <w:r>
              <w:rPr>
                <w:rStyle w:val="Hyperlink"/>
              </w:rPr>
              <w:fldChar w:fldCharType="begin"/>
            </w:r>
            <w:r>
              <w:rPr>
                <w:rStyle w:val="Hyperlink"/>
                <w:lang w:val="fr-FR"/>
              </w:rPr>
              <w:instrText xml:space="preserve"> REF _Ref358257769 \r \h </w:instrText>
            </w:r>
            <w:r>
              <w:rPr>
                <w:rStyle w:val="Hyperlink"/>
              </w:rPr>
            </w:r>
            <w:r>
              <w:rPr>
                <w:rStyle w:val="Hyperlink"/>
                <w:lang w:val="fr-FR"/>
              </w:rPr>
              <w:instrText xml:space="preserve"> \* MERGEFORMAT </w:instrText>
            </w:r>
            <w:r>
              <w:rPr>
                <w:rStyle w:val="Hyperlink"/>
              </w:rPr>
              <w:fldChar w:fldCharType="separate"/>
            </w:r>
            <w:r>
              <w:rPr>
                <w:rStyle w:val="Hyperlink"/>
                <w:lang w:val="fr-FR"/>
              </w:rPr>
              <w:t>2.A.35</w:t>
            </w:r>
            <w:r>
              <w:rPr>
                <w:rStyle w:val="Hyperlink"/>
              </w:rPr>
              <w:fldChar w:fldCharType="end"/>
            </w:r>
          </w:p>
        </w:tc>
      </w:tr>
      <w:tr w:rsidR="00980D3B" w14:paraId="799C950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320A1C6" w14:textId="77777777" w:rsidR="00980D3B" w:rsidRDefault="00980D3B">
            <w:pPr>
              <w:pStyle w:val="ComponentTableBody"/>
              <w:rPr>
                <w:lang w:val="fr-FR"/>
              </w:rPr>
            </w:pPr>
            <w:r>
              <w:rPr>
                <w:lang w:val="fr-FR"/>
              </w:rPr>
              <w:t>17</w:t>
            </w:r>
          </w:p>
        </w:tc>
        <w:tc>
          <w:tcPr>
            <w:tcW w:w="576" w:type="dxa"/>
            <w:tcBorders>
              <w:top w:val="single" w:sz="4" w:space="0" w:color="auto"/>
              <w:bottom w:val="single" w:sz="4" w:space="0" w:color="auto"/>
            </w:tcBorders>
          </w:tcPr>
          <w:p w14:paraId="55EB005F" w14:textId="77777777" w:rsidR="00980D3B" w:rsidRDefault="00980D3B">
            <w:pPr>
              <w:pStyle w:val="ComponentTableBody"/>
              <w:rPr>
                <w:lang w:val="fr-FR"/>
              </w:rPr>
            </w:pPr>
            <w:r>
              <w:rPr>
                <w:lang w:val="fr-FR"/>
              </w:rPr>
              <w:t>483</w:t>
            </w:r>
          </w:p>
        </w:tc>
        <w:tc>
          <w:tcPr>
            <w:tcW w:w="720" w:type="dxa"/>
            <w:tcBorders>
              <w:top w:val="single" w:sz="4" w:space="0" w:color="auto"/>
              <w:bottom w:val="single" w:sz="4" w:space="0" w:color="auto"/>
            </w:tcBorders>
          </w:tcPr>
          <w:p w14:paraId="337A1561" w14:textId="77777777" w:rsidR="00980D3B" w:rsidRDefault="00980D3B">
            <w:pPr>
              <w:pStyle w:val="ComponentTableBody"/>
              <w:rPr>
                <w:lang w:val="fr-FR"/>
              </w:rPr>
            </w:pPr>
            <w:r>
              <w:rPr>
                <w:lang w:val="fr-FR"/>
              </w:rPr>
              <w:t>CE</w:t>
            </w:r>
          </w:p>
        </w:tc>
        <w:tc>
          <w:tcPr>
            <w:tcW w:w="576" w:type="dxa"/>
            <w:tcBorders>
              <w:top w:val="single" w:sz="4" w:space="0" w:color="auto"/>
              <w:bottom w:val="single" w:sz="4" w:space="0" w:color="auto"/>
            </w:tcBorders>
          </w:tcPr>
          <w:p w14:paraId="6D92EE0C"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8C32AF6" w14:textId="77777777" w:rsidR="00980D3B" w:rsidRDefault="00980D3B">
            <w:pPr>
              <w:pStyle w:val="ComponentTableBody"/>
              <w:rPr>
                <w:lang w:val="it-IT"/>
              </w:rPr>
            </w:pPr>
            <w:r>
              <w:rPr>
                <w:lang w:val="it-IT"/>
              </w:rPr>
              <w:t>0448</w:t>
            </w:r>
          </w:p>
        </w:tc>
        <w:tc>
          <w:tcPr>
            <w:tcW w:w="2880" w:type="dxa"/>
            <w:tcBorders>
              <w:top w:val="single" w:sz="4" w:space="0" w:color="auto"/>
              <w:bottom w:val="single" w:sz="4" w:space="0" w:color="auto"/>
            </w:tcBorders>
          </w:tcPr>
          <w:p w14:paraId="3253E8B9" w14:textId="77777777" w:rsidR="00980D3B" w:rsidRDefault="00980D3B">
            <w:pPr>
              <w:pStyle w:val="ComponentTableBody"/>
              <w:jc w:val="left"/>
              <w:rPr>
                <w:lang w:val="it-IT"/>
              </w:rPr>
            </w:pPr>
            <w:r>
              <w:rPr>
                <w:lang w:val="it-IT"/>
              </w:rPr>
              <w:t>Name Context</w:t>
            </w:r>
          </w:p>
        </w:tc>
        <w:tc>
          <w:tcPr>
            <w:tcW w:w="1440" w:type="dxa"/>
            <w:tcBorders>
              <w:top w:val="single" w:sz="4" w:space="0" w:color="auto"/>
              <w:bottom w:val="single" w:sz="4" w:space="0" w:color="auto"/>
            </w:tcBorders>
          </w:tcPr>
          <w:p w14:paraId="5813D460"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0BC7588B"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r w:rsidR="00980D3B" w14:paraId="0E4AC7C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70E00CB" w14:textId="77777777" w:rsidR="00980D3B" w:rsidRDefault="00980D3B">
            <w:pPr>
              <w:pStyle w:val="ComponentTableBody"/>
            </w:pPr>
            <w:r>
              <w:t>18</w:t>
            </w:r>
          </w:p>
        </w:tc>
        <w:tc>
          <w:tcPr>
            <w:tcW w:w="576" w:type="dxa"/>
            <w:tcBorders>
              <w:top w:val="single" w:sz="4" w:space="0" w:color="auto"/>
              <w:bottom w:val="single" w:sz="4" w:space="0" w:color="auto"/>
            </w:tcBorders>
          </w:tcPr>
          <w:p w14:paraId="3F4117BB" w14:textId="77777777" w:rsidR="00980D3B" w:rsidRDefault="00980D3B">
            <w:pPr>
              <w:pStyle w:val="ComponentTableBody"/>
            </w:pPr>
            <w:r>
              <w:t>17</w:t>
            </w:r>
          </w:p>
        </w:tc>
        <w:tc>
          <w:tcPr>
            <w:tcW w:w="720" w:type="dxa"/>
            <w:tcBorders>
              <w:top w:val="single" w:sz="4" w:space="0" w:color="auto"/>
              <w:bottom w:val="single" w:sz="4" w:space="0" w:color="auto"/>
            </w:tcBorders>
          </w:tcPr>
          <w:p w14:paraId="3F382C50" w14:textId="77777777" w:rsidR="00980D3B" w:rsidRDefault="00980D3B">
            <w:pPr>
              <w:pStyle w:val="ComponentTableBody"/>
            </w:pPr>
            <w:r>
              <w:t>DR</w:t>
            </w:r>
          </w:p>
        </w:tc>
        <w:tc>
          <w:tcPr>
            <w:tcW w:w="576" w:type="dxa"/>
            <w:tcBorders>
              <w:top w:val="single" w:sz="4" w:space="0" w:color="auto"/>
              <w:bottom w:val="single" w:sz="4" w:space="0" w:color="auto"/>
            </w:tcBorders>
          </w:tcPr>
          <w:p w14:paraId="6908C88F" w14:textId="77777777" w:rsidR="00980D3B" w:rsidRDefault="00980D3B">
            <w:pPr>
              <w:pStyle w:val="ComponentTableBody"/>
            </w:pPr>
            <w:r>
              <w:t>B</w:t>
            </w:r>
          </w:p>
        </w:tc>
        <w:tc>
          <w:tcPr>
            <w:tcW w:w="720" w:type="dxa"/>
            <w:tcBorders>
              <w:top w:val="single" w:sz="4" w:space="0" w:color="auto"/>
              <w:bottom w:val="single" w:sz="4" w:space="0" w:color="auto"/>
            </w:tcBorders>
          </w:tcPr>
          <w:p w14:paraId="11030B71"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CDA9A55" w14:textId="77777777" w:rsidR="00980D3B" w:rsidRDefault="00980D3B">
            <w:pPr>
              <w:pStyle w:val="ComponentTableBody"/>
              <w:jc w:val="left"/>
            </w:pPr>
            <w:r>
              <w:t>Name Validity Range</w:t>
            </w:r>
          </w:p>
        </w:tc>
        <w:tc>
          <w:tcPr>
            <w:tcW w:w="1440" w:type="dxa"/>
            <w:tcBorders>
              <w:top w:val="single" w:sz="4" w:space="0" w:color="auto"/>
              <w:bottom w:val="single" w:sz="4" w:space="0" w:color="auto"/>
            </w:tcBorders>
          </w:tcPr>
          <w:p w14:paraId="295F9622" w14:textId="77777777" w:rsidR="00980D3B" w:rsidRDefault="00980D3B">
            <w:pPr>
              <w:pStyle w:val="ComponentTableBody"/>
              <w:jc w:val="left"/>
            </w:pPr>
            <w:r>
              <w:t xml:space="preserve">deprecated  as of 2.5 </w:t>
            </w:r>
          </w:p>
        </w:tc>
        <w:tc>
          <w:tcPr>
            <w:tcW w:w="1008" w:type="dxa"/>
            <w:tcBorders>
              <w:top w:val="single" w:sz="4" w:space="0" w:color="auto"/>
              <w:bottom w:val="single" w:sz="4" w:space="0" w:color="auto"/>
            </w:tcBorders>
          </w:tcPr>
          <w:p w14:paraId="530F555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_Ref485523694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2.A.20</w:t>
            </w:r>
            <w:r>
              <w:rPr>
                <w:rStyle w:val="Hyperlink"/>
              </w:rPr>
              <w:fldChar w:fldCharType="end"/>
            </w:r>
          </w:p>
        </w:tc>
      </w:tr>
      <w:tr w:rsidR="00980D3B" w14:paraId="67C059B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5DEBB7D" w14:textId="77777777" w:rsidR="00980D3B" w:rsidRDefault="00980D3B">
            <w:pPr>
              <w:pStyle w:val="ComponentTableBody"/>
              <w:rPr>
                <w:lang w:val="it-IT"/>
              </w:rPr>
            </w:pPr>
            <w:r>
              <w:rPr>
                <w:lang w:val="it-IT"/>
              </w:rPr>
              <w:t>19</w:t>
            </w:r>
          </w:p>
        </w:tc>
        <w:tc>
          <w:tcPr>
            <w:tcW w:w="576" w:type="dxa"/>
            <w:tcBorders>
              <w:top w:val="single" w:sz="4" w:space="0" w:color="auto"/>
              <w:bottom w:val="single" w:sz="4" w:space="0" w:color="auto"/>
            </w:tcBorders>
          </w:tcPr>
          <w:p w14:paraId="2CCB8BF8"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17C56F9B"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0C573DDE"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9ED15BD" w14:textId="77777777" w:rsidR="00980D3B" w:rsidRDefault="00980D3B">
            <w:pPr>
              <w:pStyle w:val="ComponentTableBody"/>
            </w:pPr>
            <w:r>
              <w:t>0444</w:t>
            </w:r>
          </w:p>
        </w:tc>
        <w:tc>
          <w:tcPr>
            <w:tcW w:w="2880" w:type="dxa"/>
            <w:tcBorders>
              <w:top w:val="single" w:sz="4" w:space="0" w:color="auto"/>
              <w:bottom w:val="single" w:sz="4" w:space="0" w:color="auto"/>
            </w:tcBorders>
          </w:tcPr>
          <w:p w14:paraId="6767ADF4" w14:textId="77777777" w:rsidR="00980D3B" w:rsidRDefault="00980D3B">
            <w:pPr>
              <w:pStyle w:val="ComponentTableBody"/>
              <w:jc w:val="left"/>
            </w:pPr>
            <w:r>
              <w:t>Name Assembly Order</w:t>
            </w:r>
          </w:p>
        </w:tc>
        <w:tc>
          <w:tcPr>
            <w:tcW w:w="1440" w:type="dxa"/>
            <w:tcBorders>
              <w:top w:val="single" w:sz="4" w:space="0" w:color="auto"/>
              <w:bottom w:val="single" w:sz="4" w:space="0" w:color="auto"/>
            </w:tcBorders>
          </w:tcPr>
          <w:p w14:paraId="0F894F9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1C04268"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6F05A5A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93F65D9" w14:textId="77777777" w:rsidR="00980D3B" w:rsidRDefault="00980D3B">
            <w:pPr>
              <w:pStyle w:val="ComponentTableBody"/>
              <w:rPr>
                <w:lang w:val="it-IT"/>
              </w:rPr>
            </w:pPr>
            <w:r>
              <w:rPr>
                <w:lang w:val="it-IT"/>
              </w:rPr>
              <w:t>20</w:t>
            </w:r>
          </w:p>
        </w:tc>
        <w:tc>
          <w:tcPr>
            <w:tcW w:w="576" w:type="dxa"/>
            <w:tcBorders>
              <w:top w:val="single" w:sz="4" w:space="0" w:color="auto"/>
              <w:bottom w:val="single" w:sz="4" w:space="0" w:color="auto"/>
            </w:tcBorders>
          </w:tcPr>
          <w:p w14:paraId="70332CE4" w14:textId="77777777" w:rsidR="00980D3B" w:rsidRDefault="00980D3B">
            <w:pPr>
              <w:pStyle w:val="ComponentTableBody"/>
              <w:rPr>
                <w:lang w:val="it-IT"/>
              </w:rPr>
            </w:pPr>
            <w:r>
              <w:rPr>
                <w:lang w:val="it-IT"/>
              </w:rPr>
              <w:t>26</w:t>
            </w:r>
          </w:p>
        </w:tc>
        <w:tc>
          <w:tcPr>
            <w:tcW w:w="720" w:type="dxa"/>
            <w:tcBorders>
              <w:top w:val="single" w:sz="4" w:space="0" w:color="auto"/>
              <w:bottom w:val="single" w:sz="4" w:space="0" w:color="auto"/>
            </w:tcBorders>
          </w:tcPr>
          <w:p w14:paraId="764E18B7" w14:textId="77777777" w:rsidR="00980D3B" w:rsidRDefault="00980D3B">
            <w:pPr>
              <w:pStyle w:val="ComponentTableBody"/>
              <w:rPr>
                <w:lang w:val="it-IT"/>
              </w:rPr>
            </w:pPr>
            <w:r>
              <w:rPr>
                <w:lang w:val="it-IT"/>
              </w:rPr>
              <w:t>TS</w:t>
            </w:r>
          </w:p>
        </w:tc>
        <w:tc>
          <w:tcPr>
            <w:tcW w:w="576" w:type="dxa"/>
            <w:tcBorders>
              <w:top w:val="single" w:sz="4" w:space="0" w:color="auto"/>
              <w:bottom w:val="single" w:sz="4" w:space="0" w:color="auto"/>
            </w:tcBorders>
          </w:tcPr>
          <w:p w14:paraId="2D172848"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C71191C"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9DD47E6" w14:textId="77777777" w:rsidR="00980D3B" w:rsidRDefault="00980D3B">
            <w:pPr>
              <w:pStyle w:val="ComponentTableBody"/>
              <w:jc w:val="left"/>
            </w:pPr>
            <w:r>
              <w:rPr>
                <w:snapToGrid w:val="0"/>
              </w:rPr>
              <w:t>Effective Date</w:t>
            </w:r>
          </w:p>
        </w:tc>
        <w:tc>
          <w:tcPr>
            <w:tcW w:w="1440" w:type="dxa"/>
            <w:tcBorders>
              <w:top w:val="single" w:sz="4" w:space="0" w:color="auto"/>
              <w:bottom w:val="single" w:sz="4" w:space="0" w:color="auto"/>
            </w:tcBorders>
          </w:tcPr>
          <w:p w14:paraId="491C1EC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6D61C39"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7CCC471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6B1B810" w14:textId="77777777" w:rsidR="00980D3B" w:rsidRDefault="00980D3B">
            <w:pPr>
              <w:pStyle w:val="ComponentTableBody"/>
            </w:pPr>
            <w:r>
              <w:t>21</w:t>
            </w:r>
          </w:p>
        </w:tc>
        <w:tc>
          <w:tcPr>
            <w:tcW w:w="576" w:type="dxa"/>
            <w:tcBorders>
              <w:top w:val="single" w:sz="4" w:space="0" w:color="auto"/>
              <w:bottom w:val="single" w:sz="4" w:space="0" w:color="auto"/>
            </w:tcBorders>
          </w:tcPr>
          <w:p w14:paraId="2AEF0BF7" w14:textId="77777777" w:rsidR="00980D3B" w:rsidRDefault="00980D3B">
            <w:pPr>
              <w:pStyle w:val="ComponentTableBody"/>
            </w:pPr>
            <w:r>
              <w:t>26</w:t>
            </w:r>
          </w:p>
        </w:tc>
        <w:tc>
          <w:tcPr>
            <w:tcW w:w="720" w:type="dxa"/>
            <w:tcBorders>
              <w:top w:val="single" w:sz="4" w:space="0" w:color="auto"/>
              <w:bottom w:val="single" w:sz="4" w:space="0" w:color="auto"/>
            </w:tcBorders>
          </w:tcPr>
          <w:p w14:paraId="2FAAC784" w14:textId="77777777" w:rsidR="00980D3B" w:rsidRDefault="00980D3B">
            <w:pPr>
              <w:pStyle w:val="ComponentTableBody"/>
            </w:pPr>
            <w:r>
              <w:t>TS</w:t>
            </w:r>
          </w:p>
        </w:tc>
        <w:tc>
          <w:tcPr>
            <w:tcW w:w="576" w:type="dxa"/>
            <w:tcBorders>
              <w:top w:val="single" w:sz="4" w:space="0" w:color="auto"/>
              <w:bottom w:val="single" w:sz="4" w:space="0" w:color="auto"/>
            </w:tcBorders>
          </w:tcPr>
          <w:p w14:paraId="45B4E30D" w14:textId="77777777" w:rsidR="00980D3B" w:rsidRDefault="00980D3B">
            <w:pPr>
              <w:pStyle w:val="ComponentTableBody"/>
            </w:pPr>
            <w:r>
              <w:t>O</w:t>
            </w:r>
          </w:p>
        </w:tc>
        <w:tc>
          <w:tcPr>
            <w:tcW w:w="720" w:type="dxa"/>
            <w:tcBorders>
              <w:top w:val="single" w:sz="4" w:space="0" w:color="auto"/>
              <w:bottom w:val="single" w:sz="4" w:space="0" w:color="auto"/>
            </w:tcBorders>
          </w:tcPr>
          <w:p w14:paraId="47774A3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6679179" w14:textId="77777777" w:rsidR="00980D3B" w:rsidRDefault="00980D3B">
            <w:pPr>
              <w:pStyle w:val="ComponentTableBody"/>
              <w:jc w:val="left"/>
            </w:pPr>
            <w:r>
              <w:rPr>
                <w:snapToGrid w:val="0"/>
              </w:rPr>
              <w:t>Expiration Date</w:t>
            </w:r>
          </w:p>
        </w:tc>
        <w:tc>
          <w:tcPr>
            <w:tcW w:w="1440" w:type="dxa"/>
            <w:tcBorders>
              <w:top w:val="single" w:sz="4" w:space="0" w:color="auto"/>
              <w:bottom w:val="single" w:sz="4" w:space="0" w:color="auto"/>
            </w:tcBorders>
          </w:tcPr>
          <w:p w14:paraId="0E44B93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D81EF75"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482EADC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3D083FE" w14:textId="77777777" w:rsidR="00980D3B" w:rsidRDefault="00980D3B">
            <w:pPr>
              <w:pStyle w:val="ComponentTableBody"/>
            </w:pPr>
            <w:r>
              <w:t>22</w:t>
            </w:r>
          </w:p>
        </w:tc>
        <w:tc>
          <w:tcPr>
            <w:tcW w:w="576" w:type="dxa"/>
            <w:tcBorders>
              <w:top w:val="single" w:sz="4" w:space="0" w:color="auto"/>
              <w:bottom w:val="single" w:sz="4" w:space="0" w:color="auto"/>
            </w:tcBorders>
          </w:tcPr>
          <w:p w14:paraId="31646F22" w14:textId="77777777" w:rsidR="00980D3B" w:rsidRDefault="00980D3B">
            <w:pPr>
              <w:pStyle w:val="ComponentTableBody"/>
            </w:pPr>
            <w:r>
              <w:t>199</w:t>
            </w:r>
          </w:p>
        </w:tc>
        <w:tc>
          <w:tcPr>
            <w:tcW w:w="720" w:type="dxa"/>
            <w:tcBorders>
              <w:top w:val="single" w:sz="4" w:space="0" w:color="auto"/>
              <w:bottom w:val="single" w:sz="4" w:space="0" w:color="auto"/>
            </w:tcBorders>
          </w:tcPr>
          <w:p w14:paraId="7508263E" w14:textId="77777777" w:rsidR="00980D3B" w:rsidRDefault="00980D3B">
            <w:pPr>
              <w:pStyle w:val="ComponentTableBody"/>
            </w:pPr>
            <w:r>
              <w:t>ST</w:t>
            </w:r>
          </w:p>
        </w:tc>
        <w:tc>
          <w:tcPr>
            <w:tcW w:w="576" w:type="dxa"/>
            <w:tcBorders>
              <w:top w:val="single" w:sz="4" w:space="0" w:color="auto"/>
              <w:bottom w:val="single" w:sz="4" w:space="0" w:color="auto"/>
            </w:tcBorders>
          </w:tcPr>
          <w:p w14:paraId="54B00FE2"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15E3895"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16AD59B0" w14:textId="77777777" w:rsidR="00980D3B" w:rsidRDefault="00980D3B">
            <w:pPr>
              <w:pStyle w:val="ComponentTableBody"/>
              <w:jc w:val="left"/>
              <w:rPr>
                <w:snapToGrid w:val="0"/>
                <w:lang w:val="it-IT"/>
              </w:rPr>
            </w:pPr>
            <w:r>
              <w:rPr>
                <w:snapToGrid w:val="0"/>
                <w:lang w:val="it-IT"/>
              </w:rPr>
              <w:t>Professional Suffix</w:t>
            </w:r>
          </w:p>
        </w:tc>
        <w:tc>
          <w:tcPr>
            <w:tcW w:w="1440" w:type="dxa"/>
            <w:tcBorders>
              <w:top w:val="single" w:sz="4" w:space="0" w:color="auto"/>
              <w:bottom w:val="single" w:sz="4" w:space="0" w:color="auto"/>
            </w:tcBorders>
          </w:tcPr>
          <w:p w14:paraId="13567934"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77746AB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0B9986E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1CCC16B" w14:textId="77777777" w:rsidR="00980D3B" w:rsidRDefault="00980D3B">
            <w:pPr>
              <w:pStyle w:val="ComponentTableBody"/>
              <w:rPr>
                <w:lang w:val="it-IT"/>
              </w:rPr>
            </w:pPr>
            <w:r>
              <w:rPr>
                <w:lang w:val="it-IT"/>
              </w:rPr>
              <w:t>23</w:t>
            </w:r>
          </w:p>
        </w:tc>
        <w:tc>
          <w:tcPr>
            <w:tcW w:w="576" w:type="dxa"/>
            <w:tcBorders>
              <w:top w:val="single" w:sz="4" w:space="0" w:color="auto"/>
              <w:bottom w:val="single" w:sz="4" w:space="0" w:color="auto"/>
            </w:tcBorders>
          </w:tcPr>
          <w:p w14:paraId="67250CD2" w14:textId="77777777" w:rsidR="00980D3B" w:rsidRDefault="00980D3B">
            <w:pPr>
              <w:pStyle w:val="ComponentTableBody"/>
              <w:rPr>
                <w:lang w:val="it-IT"/>
              </w:rPr>
            </w:pPr>
            <w:r>
              <w:rPr>
                <w:lang w:val="it-IT"/>
              </w:rPr>
              <w:t>705</w:t>
            </w:r>
          </w:p>
        </w:tc>
        <w:tc>
          <w:tcPr>
            <w:tcW w:w="720" w:type="dxa"/>
            <w:tcBorders>
              <w:top w:val="single" w:sz="4" w:space="0" w:color="auto"/>
              <w:bottom w:val="single" w:sz="4" w:space="0" w:color="auto"/>
            </w:tcBorders>
          </w:tcPr>
          <w:p w14:paraId="1369C429" w14:textId="77777777" w:rsidR="00980D3B" w:rsidRDefault="00980D3B">
            <w:pPr>
              <w:pStyle w:val="ComponentTableBody"/>
              <w:rPr>
                <w:lang w:val="it-IT"/>
              </w:rPr>
            </w:pPr>
            <w:r>
              <w:rPr>
                <w:lang w:val="it-IT"/>
              </w:rPr>
              <w:t>CWE</w:t>
            </w:r>
          </w:p>
        </w:tc>
        <w:tc>
          <w:tcPr>
            <w:tcW w:w="576" w:type="dxa"/>
            <w:tcBorders>
              <w:top w:val="single" w:sz="4" w:space="0" w:color="auto"/>
              <w:bottom w:val="single" w:sz="4" w:space="0" w:color="auto"/>
            </w:tcBorders>
          </w:tcPr>
          <w:p w14:paraId="5B9713A3"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DD93DA3"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221E85DC" w14:textId="77777777" w:rsidR="00980D3B" w:rsidRDefault="00980D3B">
            <w:pPr>
              <w:pStyle w:val="ComponentTableBody"/>
              <w:jc w:val="left"/>
            </w:pPr>
            <w:r>
              <w:t>Assigning Juri</w:t>
            </w:r>
            <w:r>
              <w:t>s</w:t>
            </w:r>
            <w:r>
              <w:t>diction</w:t>
            </w:r>
          </w:p>
        </w:tc>
        <w:tc>
          <w:tcPr>
            <w:tcW w:w="1440" w:type="dxa"/>
            <w:tcBorders>
              <w:top w:val="single" w:sz="4" w:space="0" w:color="auto"/>
              <w:bottom w:val="single" w:sz="4" w:space="0" w:color="auto"/>
            </w:tcBorders>
          </w:tcPr>
          <w:p w14:paraId="0802152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2F13C0C"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r w:rsidR="00980D3B" w14:paraId="0642D2CC"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1BD83C82" w14:textId="77777777" w:rsidR="00980D3B" w:rsidRDefault="00980D3B">
            <w:pPr>
              <w:pStyle w:val="ComponentTableBody"/>
            </w:pPr>
            <w:r>
              <w:t>24</w:t>
            </w:r>
          </w:p>
        </w:tc>
        <w:tc>
          <w:tcPr>
            <w:tcW w:w="576" w:type="dxa"/>
            <w:tcBorders>
              <w:top w:val="single" w:sz="4" w:space="0" w:color="auto"/>
              <w:bottom w:val="double" w:sz="4" w:space="0" w:color="auto"/>
            </w:tcBorders>
          </w:tcPr>
          <w:p w14:paraId="519607BD" w14:textId="77777777" w:rsidR="00980D3B" w:rsidRDefault="00980D3B">
            <w:pPr>
              <w:pStyle w:val="ComponentTableBody"/>
            </w:pPr>
            <w:r>
              <w:t>705</w:t>
            </w:r>
          </w:p>
        </w:tc>
        <w:tc>
          <w:tcPr>
            <w:tcW w:w="720" w:type="dxa"/>
            <w:tcBorders>
              <w:top w:val="single" w:sz="4" w:space="0" w:color="auto"/>
              <w:bottom w:val="double" w:sz="4" w:space="0" w:color="auto"/>
            </w:tcBorders>
          </w:tcPr>
          <w:p w14:paraId="03B3C690" w14:textId="77777777" w:rsidR="00980D3B" w:rsidRDefault="00980D3B">
            <w:pPr>
              <w:pStyle w:val="ComponentTableBody"/>
            </w:pPr>
            <w:r>
              <w:t>CWE</w:t>
            </w:r>
          </w:p>
        </w:tc>
        <w:tc>
          <w:tcPr>
            <w:tcW w:w="576" w:type="dxa"/>
            <w:tcBorders>
              <w:top w:val="single" w:sz="4" w:space="0" w:color="auto"/>
              <w:bottom w:val="double" w:sz="4" w:space="0" w:color="auto"/>
            </w:tcBorders>
          </w:tcPr>
          <w:p w14:paraId="22D5412E" w14:textId="77777777" w:rsidR="00980D3B" w:rsidRDefault="00980D3B">
            <w:pPr>
              <w:pStyle w:val="ComponentTableBody"/>
            </w:pPr>
            <w:r>
              <w:t>O</w:t>
            </w:r>
          </w:p>
        </w:tc>
        <w:tc>
          <w:tcPr>
            <w:tcW w:w="720" w:type="dxa"/>
            <w:tcBorders>
              <w:top w:val="single" w:sz="4" w:space="0" w:color="auto"/>
              <w:bottom w:val="double" w:sz="4" w:space="0" w:color="auto"/>
            </w:tcBorders>
          </w:tcPr>
          <w:p w14:paraId="6A324465" w14:textId="77777777" w:rsidR="00980D3B" w:rsidRDefault="00980D3B">
            <w:pPr>
              <w:pStyle w:val="ComponentTableBody"/>
              <w:rPr>
                <w:sz w:val="16"/>
              </w:rPr>
            </w:pPr>
          </w:p>
        </w:tc>
        <w:tc>
          <w:tcPr>
            <w:tcW w:w="2880" w:type="dxa"/>
            <w:tcBorders>
              <w:top w:val="single" w:sz="4" w:space="0" w:color="auto"/>
              <w:bottom w:val="double" w:sz="4" w:space="0" w:color="auto"/>
            </w:tcBorders>
          </w:tcPr>
          <w:p w14:paraId="2576C9DC" w14:textId="77777777" w:rsidR="00980D3B" w:rsidRDefault="00980D3B">
            <w:pPr>
              <w:pStyle w:val="ComponentTableBody"/>
              <w:jc w:val="left"/>
            </w:pPr>
            <w:r>
              <w:t>Assigning Agency or Department</w:t>
            </w:r>
          </w:p>
        </w:tc>
        <w:tc>
          <w:tcPr>
            <w:tcW w:w="1440" w:type="dxa"/>
            <w:tcBorders>
              <w:top w:val="single" w:sz="4" w:space="0" w:color="auto"/>
              <w:bottom w:val="double" w:sz="4" w:space="0" w:color="auto"/>
            </w:tcBorders>
          </w:tcPr>
          <w:p w14:paraId="592AB75D"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6C95EB3"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bl>
    <w:p w14:paraId="4C9D8073" w14:textId="77777777" w:rsidR="00980D3B" w:rsidRDefault="00980D3B">
      <w:pPr>
        <w:pStyle w:val="Note"/>
      </w:pPr>
      <w:r>
        <w:rPr>
          <w:rStyle w:val="Strong"/>
        </w:rPr>
        <w:t>Maximum Length:</w:t>
      </w:r>
      <w:r>
        <w:t xml:space="preserve"> 2993 </w:t>
      </w:r>
    </w:p>
    <w:p w14:paraId="5155994A" w14:textId="77777777" w:rsidR="00980D3B" w:rsidRDefault="00980D3B">
      <w:pPr>
        <w:pStyle w:val="NormalIndented"/>
      </w:pPr>
      <w:r>
        <w:t>This data type is the equivalent of an XCN data type joined with a TS data type. However, the XCN data type has been flattened to allow legal expression of its embedded complex data types HD, TS, CE and CWE.</w:t>
      </w:r>
    </w:p>
    <w:p w14:paraId="5BE679BB" w14:textId="77777777" w:rsidR="00980D3B" w:rsidRDefault="00980D3B">
      <w:pPr>
        <w:pStyle w:val="Heading4"/>
        <w:rPr>
          <w:vanish/>
        </w:rPr>
      </w:pPr>
      <w:r>
        <w:rPr>
          <w:vanish/>
        </w:rPr>
        <w:t>hiddentext</w:t>
      </w:r>
    </w:p>
    <w:p w14:paraId="33D8F092" w14:textId="77777777" w:rsidR="00980D3B" w:rsidRDefault="00980D3B">
      <w:pPr>
        <w:pStyle w:val="Heading4"/>
      </w:pPr>
      <w:bookmarkStart w:id="1171" w:name="_Toc498146008"/>
      <w:bookmarkStart w:id="1172" w:name="_Toc527864577"/>
      <w:bookmarkStart w:id="1173" w:name="_Toc527866049"/>
      <w:r>
        <w:t>ID Number (ST)</w:t>
      </w:r>
      <w:bookmarkEnd w:id="1171"/>
      <w:bookmarkEnd w:id="1172"/>
      <w:bookmarkEnd w:id="1173"/>
    </w:p>
    <w:p w14:paraId="2491F1A0" w14:textId="77777777" w:rsidR="00980D3B" w:rsidRDefault="00980D3B">
      <w:pPr>
        <w:pStyle w:val="NormalIndented"/>
      </w:pPr>
      <w:r>
        <w:t>Coded ID according to a user-defined table, defined by the 8</w:t>
      </w:r>
      <w:r>
        <w:rPr>
          <w:vertAlign w:val="superscript"/>
        </w:rPr>
        <w:t>th</w:t>
      </w:r>
      <w:r>
        <w:t xml:space="preserve"> component. If the first component is present, either the source table or the assigning authority must be valued.</w:t>
      </w:r>
    </w:p>
    <w:p w14:paraId="0DEF3FC6" w14:textId="77777777" w:rsidR="00980D3B" w:rsidRDefault="00980D3B">
      <w:pPr>
        <w:pStyle w:val="Heading4"/>
      </w:pPr>
      <w:bookmarkStart w:id="1174" w:name="_Toc498146009"/>
      <w:bookmarkStart w:id="1175" w:name="_Toc527864578"/>
      <w:bookmarkStart w:id="1176" w:name="_Toc527866050"/>
      <w:r>
        <w:t>Family Name (FN)</w:t>
      </w:r>
      <w:bookmarkEnd w:id="1174"/>
      <w:bookmarkEnd w:id="1175"/>
      <w:bookmarkEnd w:id="1176"/>
      <w:r>
        <w:t xml:space="preserve"> </w:t>
      </w:r>
    </w:p>
    <w:p w14:paraId="2E6E4EB2" w14:textId="77777777" w:rsidR="00980D3B" w:rsidRDefault="00980D3B">
      <w:pPr>
        <w:pStyle w:val="NormalIndented"/>
      </w:pPr>
      <w:r>
        <w:t xml:space="preserve">This component allows full specification of the surname of a person. Where appropriate, it differentiates the person's own surname from that of the person's partner or spouse, in cases where the person's name may contain elements from either name. It also permits messages to distinguish the surname prefix (such as "van" or "de") from the surname root. See section </w:t>
      </w:r>
      <w:r>
        <w:rPr>
          <w:rStyle w:val="HyperlinkText"/>
        </w:rPr>
        <w:fldChar w:fldCharType="begin"/>
      </w:r>
      <w:r>
        <w:rPr>
          <w:rStyle w:val="HyperlinkText"/>
        </w:rPr>
        <w:instrText xml:space="preserve"> REF _Ref484942591 \r \h </w:instrText>
      </w:r>
      <w:r>
        <w:rPr>
          <w:rStyle w:val="HyperlinkText"/>
        </w:rPr>
      </w:r>
      <w:r>
        <w:rPr>
          <w:rStyle w:val="HyperlinkText"/>
        </w:rPr>
        <w:instrText xml:space="preserve"> \* MERGEFORMAT </w:instrText>
      </w:r>
      <w:r>
        <w:rPr>
          <w:rStyle w:val="HyperlinkText"/>
        </w:rPr>
        <w:fldChar w:fldCharType="separate"/>
      </w:r>
      <w:r>
        <w:rPr>
          <w:rStyle w:val="HyperlinkText"/>
        </w:rPr>
        <w:t>2.A.30</w:t>
      </w:r>
      <w:r>
        <w:rPr>
          <w:rStyle w:val="HyperlinkText"/>
        </w:rPr>
        <w:fldChar w:fldCharType="end"/>
      </w:r>
      <w:r>
        <w:t>.</w:t>
      </w:r>
    </w:p>
    <w:p w14:paraId="58CDCC3E" w14:textId="77777777" w:rsidR="00980D3B" w:rsidRDefault="00980D3B">
      <w:pPr>
        <w:pStyle w:val="Heading4"/>
      </w:pPr>
      <w:bookmarkStart w:id="1177" w:name="_Toc498146010"/>
      <w:bookmarkStart w:id="1178" w:name="_Toc527864579"/>
      <w:bookmarkStart w:id="1179" w:name="_Toc527866051"/>
      <w:r>
        <w:t>Given Name (ST)</w:t>
      </w:r>
      <w:bookmarkEnd w:id="1177"/>
      <w:bookmarkEnd w:id="1178"/>
      <w:bookmarkEnd w:id="1179"/>
    </w:p>
    <w:p w14:paraId="6A214E99" w14:textId="77777777" w:rsidR="00980D3B" w:rsidRDefault="00980D3B">
      <w:pPr>
        <w:pStyle w:val="NormalIndented"/>
      </w:pPr>
      <w:r>
        <w:t>First name.</w:t>
      </w:r>
    </w:p>
    <w:p w14:paraId="1AD128E3" w14:textId="77777777" w:rsidR="00980D3B" w:rsidRDefault="00980D3B">
      <w:pPr>
        <w:pStyle w:val="Heading4"/>
      </w:pPr>
      <w:bookmarkStart w:id="1180" w:name="_Toc498146011"/>
      <w:bookmarkStart w:id="1181" w:name="_Toc527864580"/>
      <w:bookmarkStart w:id="1182" w:name="_Toc527866052"/>
      <w:r>
        <w:t>Second and Further Given Names or Initials Thereof  (ST)</w:t>
      </w:r>
      <w:bookmarkEnd w:id="1180"/>
      <w:bookmarkEnd w:id="1181"/>
      <w:bookmarkEnd w:id="1182"/>
    </w:p>
    <w:p w14:paraId="651A561E" w14:textId="77777777" w:rsidR="00980D3B" w:rsidRDefault="00980D3B">
      <w:pPr>
        <w:pStyle w:val="NormalIndented"/>
      </w:pPr>
      <w:r>
        <w:t>Multiple middle names may be included by separating them with spaces.</w:t>
      </w:r>
    </w:p>
    <w:p w14:paraId="3E66ABF1" w14:textId="77777777" w:rsidR="00980D3B" w:rsidRDefault="00980D3B">
      <w:pPr>
        <w:pStyle w:val="Heading4"/>
      </w:pPr>
      <w:bookmarkStart w:id="1183" w:name="_Toc498146012"/>
      <w:bookmarkStart w:id="1184" w:name="_Toc527864581"/>
      <w:bookmarkStart w:id="1185" w:name="_Toc527866053"/>
      <w:r>
        <w:t>Suffix (ST)</w:t>
      </w:r>
      <w:bookmarkEnd w:id="1183"/>
      <w:bookmarkEnd w:id="1184"/>
      <w:bookmarkEnd w:id="1185"/>
    </w:p>
    <w:p w14:paraId="03DF1DBD" w14:textId="77777777" w:rsidR="00980D3B" w:rsidRDefault="00980D3B">
      <w:pPr>
        <w:pStyle w:val="NormalIndented"/>
      </w:pPr>
      <w:r>
        <w:t>Used to specify a name suffix (e.g., Jr. or III).</w:t>
      </w:r>
    </w:p>
    <w:p w14:paraId="21847F54" w14:textId="77777777" w:rsidR="00980D3B" w:rsidRDefault="00980D3B">
      <w:pPr>
        <w:pStyle w:val="Heading4"/>
      </w:pPr>
      <w:bookmarkStart w:id="1186" w:name="_Toc498146013"/>
      <w:bookmarkStart w:id="1187" w:name="_Toc527864582"/>
      <w:bookmarkStart w:id="1188" w:name="_Toc527866054"/>
      <w:r>
        <w:t>Prefix (ST)</w:t>
      </w:r>
      <w:bookmarkEnd w:id="1186"/>
      <w:bookmarkEnd w:id="1187"/>
      <w:bookmarkEnd w:id="1188"/>
    </w:p>
    <w:p w14:paraId="73157EAC" w14:textId="77777777" w:rsidR="00980D3B" w:rsidRDefault="00980D3B">
      <w:pPr>
        <w:pStyle w:val="NormalIndented"/>
      </w:pPr>
      <w:r>
        <w:t>Used to specify a name prefix (e.g., Dr.).</w:t>
      </w:r>
    </w:p>
    <w:p w14:paraId="1AA97F6D" w14:textId="77777777" w:rsidR="00980D3B" w:rsidRDefault="00980D3B">
      <w:pPr>
        <w:pStyle w:val="Heading4"/>
      </w:pPr>
      <w:bookmarkStart w:id="1189" w:name="_Toc498146014"/>
      <w:bookmarkStart w:id="1190" w:name="_Toc527864583"/>
      <w:bookmarkStart w:id="1191" w:name="_Toc527866055"/>
      <w:r>
        <w:lastRenderedPageBreak/>
        <w:t>Degree (IS)</w:t>
      </w:r>
      <w:bookmarkEnd w:id="1189"/>
      <w:bookmarkEnd w:id="1190"/>
      <w:bookmarkEnd w:id="1191"/>
    </w:p>
    <w:p w14:paraId="738A44A6" w14:textId="77777777" w:rsidR="00980D3B" w:rsidRDefault="00980D3B">
      <w:pPr>
        <w:pStyle w:val="NormalIndented"/>
      </w:pPr>
      <w:r>
        <w:t>Retained for backward compatibility only as of v 2.5. See Professional Suffix comp</w:t>
      </w:r>
      <w:r>
        <w:t>o</w:t>
      </w:r>
      <w:r>
        <w:t xml:space="preserve">nent. </w:t>
      </w:r>
    </w:p>
    <w:p w14:paraId="1A787C28" w14:textId="77777777" w:rsidR="00980D3B" w:rsidRDefault="00980D3B">
      <w:pPr>
        <w:pStyle w:val="NormalIndented"/>
      </w:pPr>
      <w:r>
        <w:t xml:space="preserve">Used to specify an educational degree (e.g., MD). Refer to </w:t>
      </w:r>
      <w:hyperlink w:anchor="HL70360" w:history="1">
        <w:r>
          <w:rPr>
            <w:rStyle w:val="HyperlinkText"/>
          </w:rPr>
          <w:t>User-defin</w:t>
        </w:r>
        <w:bookmarkStart w:id="1192" w:name="_Hlt20111627"/>
        <w:r>
          <w:rPr>
            <w:rStyle w:val="HyperlinkText"/>
          </w:rPr>
          <w:t>e</w:t>
        </w:r>
        <w:bookmarkEnd w:id="1192"/>
        <w:r>
          <w:rPr>
            <w:rStyle w:val="HyperlinkText"/>
          </w:rPr>
          <w:t>d Table 0</w:t>
        </w:r>
        <w:bookmarkStart w:id="1193" w:name="_Hlt478368367"/>
        <w:r>
          <w:rPr>
            <w:rStyle w:val="HyperlinkText"/>
          </w:rPr>
          <w:t>3</w:t>
        </w:r>
        <w:bookmarkEnd w:id="1193"/>
        <w:r>
          <w:rPr>
            <w:rStyle w:val="HyperlinkText"/>
          </w:rPr>
          <w:t>60 – Degree</w:t>
        </w:r>
      </w:hyperlink>
      <w:r>
        <w:t xml:space="preserve"> for su</w:t>
      </w:r>
      <w:r>
        <w:t>g</w:t>
      </w:r>
      <w:r>
        <w:t>gested values.</w:t>
      </w:r>
    </w:p>
    <w:p w14:paraId="1B3FDB15" w14:textId="77777777" w:rsidR="00980D3B" w:rsidRDefault="00980D3B">
      <w:pPr>
        <w:pStyle w:val="Heading4"/>
      </w:pPr>
      <w:bookmarkStart w:id="1194" w:name="_Toc498146015"/>
      <w:bookmarkStart w:id="1195" w:name="_Toc527864584"/>
      <w:bookmarkStart w:id="1196" w:name="_Toc527866056"/>
      <w:r>
        <w:t>Source Table (IS)</w:t>
      </w:r>
      <w:bookmarkEnd w:id="1194"/>
      <w:bookmarkEnd w:id="1195"/>
      <w:bookmarkEnd w:id="1196"/>
    </w:p>
    <w:p w14:paraId="7BC47237" w14:textId="77777777" w:rsidR="00980D3B" w:rsidRDefault="00980D3B">
      <w:pPr>
        <w:pStyle w:val="NormalIndented"/>
      </w:pPr>
      <w:hyperlink w:anchor="HL70297" w:history="1">
        <w:r>
          <w:rPr>
            <w:rStyle w:val="HyperlinkText"/>
          </w:rPr>
          <w:t>User-defined Table 0297</w:t>
        </w:r>
        <w:bookmarkStart w:id="1197" w:name="_Hlt478368382"/>
        <w:r>
          <w:rPr>
            <w:rStyle w:val="HyperlinkText"/>
          </w:rPr>
          <w:t xml:space="preserve"> </w:t>
        </w:r>
        <w:bookmarkEnd w:id="1197"/>
        <w:r>
          <w:rPr>
            <w:rStyle w:val="HyperlinkText"/>
          </w:rPr>
          <w:t>- C</w:t>
        </w:r>
        <w:bookmarkStart w:id="1198" w:name="_Hlt48499"/>
        <w:r>
          <w:rPr>
            <w:rStyle w:val="HyperlinkText"/>
          </w:rPr>
          <w:t>N</w:t>
        </w:r>
        <w:bookmarkEnd w:id="1198"/>
        <w:r>
          <w:rPr>
            <w:rStyle w:val="HyperlinkText"/>
          </w:rPr>
          <w:t xml:space="preserve"> ID</w:t>
        </w:r>
      </w:hyperlink>
      <w:r>
        <w:t xml:space="preserve"> source is used as the HL7 identifier for the user-defined table of va</w:t>
      </w:r>
      <w:r>
        <w:t>l</w:t>
      </w:r>
      <w:r>
        <w:t>ues for this component. Used to delineate the first component.</w:t>
      </w:r>
    </w:p>
    <w:p w14:paraId="3A5EB406" w14:textId="77777777" w:rsidR="00980D3B" w:rsidRDefault="00980D3B">
      <w:pPr>
        <w:pStyle w:val="UserTableCaption"/>
      </w:pPr>
      <w:bookmarkStart w:id="1199" w:name="HL70297"/>
      <w:r>
        <w:t>User-defined Table 0297 – CN ID source</w:t>
      </w:r>
      <w:bookmarkEnd w:id="1199"/>
      <w:r>
        <w:fldChar w:fldCharType="begin"/>
      </w:r>
      <w:r>
        <w:instrText xml:space="preserve"> XE "User-defined table 0297 – CN ID source"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7D37C292"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5E2D1063"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01DA8760"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37882672" w14:textId="77777777" w:rsidR="00980D3B" w:rsidRDefault="00980D3B">
            <w:pPr>
              <w:pStyle w:val="UserTableHeader"/>
              <w:rPr>
                <w:lang w:val="fr-FR"/>
              </w:rPr>
            </w:pPr>
            <w:r>
              <w:rPr>
                <w:lang w:val="fr-FR"/>
              </w:rPr>
              <w:t>Comment</w:t>
            </w:r>
          </w:p>
        </w:tc>
      </w:tr>
      <w:tr w:rsidR="00980D3B" w14:paraId="73BAE136"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5F30661B" w14:textId="77777777" w:rsidR="00980D3B" w:rsidRDefault="00980D3B">
            <w:pPr>
              <w:pStyle w:val="UserTableBody"/>
              <w:jc w:val="center"/>
              <w:rPr>
                <w:lang w:val="fr-FR"/>
              </w:rPr>
            </w:pPr>
          </w:p>
        </w:tc>
        <w:tc>
          <w:tcPr>
            <w:tcW w:w="3600" w:type="dxa"/>
            <w:tcBorders>
              <w:top w:val="single" w:sz="6" w:space="0" w:color="auto"/>
              <w:bottom w:val="single" w:sz="12" w:space="0" w:color="auto"/>
            </w:tcBorders>
          </w:tcPr>
          <w:p w14:paraId="5EC9F871"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054CF0B4" w14:textId="77777777" w:rsidR="00980D3B" w:rsidRDefault="00980D3B">
            <w:pPr>
              <w:pStyle w:val="UserTableBody"/>
            </w:pPr>
          </w:p>
        </w:tc>
      </w:tr>
    </w:tbl>
    <w:p w14:paraId="635EBAD1" w14:textId="77777777" w:rsidR="00980D3B" w:rsidRDefault="00980D3B">
      <w:pPr>
        <w:pStyle w:val="Heading4"/>
      </w:pPr>
      <w:bookmarkStart w:id="1200" w:name="_Toc498146016"/>
      <w:bookmarkStart w:id="1201" w:name="_Toc527864585"/>
      <w:bookmarkStart w:id="1202" w:name="_Toc527866057"/>
      <w:r>
        <w:t>Assigning Authority (HD)</w:t>
      </w:r>
      <w:bookmarkEnd w:id="1200"/>
      <w:bookmarkEnd w:id="1201"/>
      <w:bookmarkEnd w:id="1202"/>
    </w:p>
    <w:p w14:paraId="4431DAD6" w14:textId="77777777" w:rsidR="00980D3B" w:rsidRDefault="00980D3B">
      <w:pPr>
        <w:pStyle w:val="NormalIndented"/>
      </w:pPr>
      <w:r>
        <w:t xml:space="preserve">The assigning authority is a unique identifier of the system (or organization or agency of department) that creates the data. It is a HD data type. </w:t>
      </w:r>
      <w:hyperlink w:anchor="HL70363" w:history="1">
        <w:r>
          <w:rPr>
            <w:rStyle w:val="HyperlinkText"/>
          </w:rPr>
          <w:t>User-defined Table 0363 – Assigning auth</w:t>
        </w:r>
        <w:bookmarkStart w:id="1203" w:name="_Hlt478368392"/>
        <w:r>
          <w:rPr>
            <w:rStyle w:val="HyperlinkText"/>
          </w:rPr>
          <w:t>o</w:t>
        </w:r>
        <w:bookmarkEnd w:id="1203"/>
        <w:r>
          <w:rPr>
            <w:rStyle w:val="HyperlinkText"/>
          </w:rPr>
          <w:t>rity</w:t>
        </w:r>
      </w:hyperlink>
      <w:r>
        <w:t xml:space="preserve"> is used as the HL7 identifier for the user-defined table of values for the first sub-component of the HD component, &lt;nam</w:t>
      </w:r>
      <w:r>
        <w:t>e</w:t>
      </w:r>
      <w:r>
        <w:t>space ID&gt;.</w:t>
      </w:r>
    </w:p>
    <w:p w14:paraId="47A527B2" w14:textId="77777777" w:rsidR="00980D3B" w:rsidRDefault="00980D3B">
      <w:pPr>
        <w:pStyle w:val="Note"/>
      </w:pPr>
      <w:r>
        <w:rPr>
          <w:rStyle w:val="Strong"/>
        </w:rPr>
        <w:t>Note:</w:t>
      </w:r>
      <w:r>
        <w:t xml:space="preserve"> When the HD data type is used in a given segment as a component of a field of another data type, </w:t>
      </w:r>
      <w:hyperlink w:anchor="HL70300" w:history="1">
        <w:r>
          <w:rPr>
            <w:rStyle w:val="HyperlinkText"/>
          </w:rPr>
          <w:t>User-defined Table 0300 - Name</w:t>
        </w:r>
        <w:bookmarkStart w:id="1204" w:name="_Hlt478368401"/>
        <w:r>
          <w:rPr>
            <w:rStyle w:val="HyperlinkText"/>
          </w:rPr>
          <w:t>s</w:t>
        </w:r>
        <w:bookmarkEnd w:id="1204"/>
        <w:r>
          <w:rPr>
            <w:rStyle w:val="HyperlinkText"/>
          </w:rPr>
          <w:t>pace ID</w:t>
        </w:r>
      </w:hyperlink>
      <w:r>
        <w:t xml:space="preserve"> (referenced by the first sub-component of the HD component) may be re-defined (given a different user-defined table number and name) by the technical committee responsible for that segment.</w:t>
      </w:r>
    </w:p>
    <w:p w14:paraId="25F0BD58" w14:textId="77777777" w:rsidR="00980D3B" w:rsidRDefault="00980D3B">
      <w:pPr>
        <w:pStyle w:val="Note"/>
      </w:pPr>
      <w:r>
        <w:t xml:space="preserve">By site agreement, implementers may continue to use </w:t>
      </w:r>
      <w:hyperlink w:anchor="HL70300" w:history="1">
        <w:r>
          <w:rPr>
            <w:rStyle w:val="HyperlinkText"/>
          </w:rPr>
          <w:t>User-defined Table 0300 – Name</w:t>
        </w:r>
        <w:bookmarkStart w:id="1205" w:name="_Hlt478368557"/>
        <w:r>
          <w:rPr>
            <w:rStyle w:val="HyperlinkText"/>
          </w:rPr>
          <w:t>s</w:t>
        </w:r>
        <w:bookmarkEnd w:id="1205"/>
        <w:r>
          <w:rPr>
            <w:rStyle w:val="HyperlinkText"/>
          </w:rPr>
          <w:t>pace ID</w:t>
        </w:r>
      </w:hyperlink>
      <w:r>
        <w:t xml:space="preserve"> for the first sub-component.</w:t>
      </w:r>
    </w:p>
    <w:p w14:paraId="1F9C9F1B" w14:textId="77777777" w:rsidR="00980D3B" w:rsidRDefault="00980D3B">
      <w:pPr>
        <w:pStyle w:val="NormalIndented"/>
      </w:pPr>
      <w:bookmarkStart w:id="1206" w:name="_Toc498146017"/>
      <w:bookmarkStart w:id="1207" w:name="_Toc527864586"/>
      <w:bookmarkStart w:id="1208" w:name="_Toc527866058"/>
      <w:r>
        <w:t>The reader is referred to the PPN.23 and the PPN.24 if there is a need to transmit values with semantic mea</w:t>
      </w:r>
      <w:r>
        <w:t>n</w:t>
      </w:r>
      <w:r>
        <w:t>ing for an assigning jurisdiction or assigning department or agency in addition to, or instead of, an assig</w:t>
      </w:r>
      <w:r>
        <w:t>n</w:t>
      </w:r>
      <w:r>
        <w:t>ing authority. However, all 3 components may be valued. If, in so doing, it is discovered that the values in PPN.23 and/or PPN.24 conflict with PPN.94, the user would look to the Message Profile or other implement</w:t>
      </w:r>
      <w:r>
        <w:t>a</w:t>
      </w:r>
      <w:r>
        <w:t>tion agreement for a statement as to which takes precedence.</w:t>
      </w:r>
    </w:p>
    <w:p w14:paraId="569082E2" w14:textId="77777777" w:rsidR="00980D3B" w:rsidRDefault="00980D3B">
      <w:pPr>
        <w:pStyle w:val="Heading4"/>
      </w:pPr>
      <w:r>
        <w:t>Name Type Code (ID)</w:t>
      </w:r>
      <w:bookmarkEnd w:id="1206"/>
      <w:bookmarkEnd w:id="1207"/>
      <w:bookmarkEnd w:id="1208"/>
    </w:p>
    <w:p w14:paraId="00F9FB29" w14:textId="77777777" w:rsidR="00980D3B" w:rsidRDefault="00980D3B">
      <w:pPr>
        <w:pStyle w:val="NormalIndented"/>
      </w:pPr>
      <w:r>
        <w:t xml:space="preserve">A code that represents the type of name. Refer to </w:t>
      </w:r>
      <w:hyperlink w:anchor="HL70200" w:history="1">
        <w:r>
          <w:rPr>
            <w:rStyle w:val="HyperlinkText"/>
          </w:rPr>
          <w:t>HL7 Table 0</w:t>
        </w:r>
        <w:bookmarkStart w:id="1209" w:name="_Hlt866778"/>
        <w:r>
          <w:rPr>
            <w:rStyle w:val="HyperlinkText"/>
          </w:rPr>
          <w:t>2</w:t>
        </w:r>
        <w:bookmarkEnd w:id="1209"/>
        <w:r>
          <w:rPr>
            <w:rStyle w:val="HyperlinkText"/>
          </w:rPr>
          <w:t xml:space="preserve">00 - </w:t>
        </w:r>
        <w:r>
          <w:rPr>
            <w:rStyle w:val="HyperlinkText"/>
          </w:rPr>
          <w:t>N</w:t>
        </w:r>
        <w:r>
          <w:rPr>
            <w:rStyle w:val="HyperlinkText"/>
          </w:rPr>
          <w:t>am</w:t>
        </w:r>
        <w:bookmarkStart w:id="1210" w:name="_Hlt478368565"/>
        <w:r>
          <w:rPr>
            <w:rStyle w:val="HyperlinkText"/>
          </w:rPr>
          <w:t>e</w:t>
        </w:r>
        <w:bookmarkEnd w:id="1210"/>
        <w:r>
          <w:rPr>
            <w:rStyle w:val="HyperlinkText"/>
          </w:rPr>
          <w:t xml:space="preserve"> type</w:t>
        </w:r>
      </w:hyperlink>
      <w:r>
        <w:t xml:space="preserve"> for valid values (see Se</w:t>
      </w:r>
      <w:r>
        <w:t>c</w:t>
      </w:r>
      <w:r>
        <w:t xml:space="preserve">tion </w:t>
      </w:r>
      <w:r>
        <w:rPr>
          <w:rStyle w:val="HyperlinkText"/>
        </w:rPr>
        <w:fldChar w:fldCharType="begin"/>
      </w:r>
      <w:r>
        <w:rPr>
          <w:rStyle w:val="HyperlinkText"/>
        </w:rPr>
        <w:instrText xml:space="preserve"> REF _Ref358258100 \r \h </w:instrText>
      </w:r>
      <w:r>
        <w:rPr>
          <w:rStyle w:val="HyperlinkText"/>
        </w:rPr>
      </w:r>
      <w:r>
        <w:rPr>
          <w:rStyle w:val="HyperlinkText"/>
        </w:rPr>
        <w:instrText xml:space="preserve"> \* MERGEFORMAT </w:instrText>
      </w:r>
      <w:r>
        <w:rPr>
          <w:rStyle w:val="HyperlinkText"/>
        </w:rPr>
        <w:fldChar w:fldCharType="separate"/>
      </w:r>
      <w:r>
        <w:rPr>
          <w:rStyle w:val="HyperlinkText"/>
        </w:rPr>
        <w:t>2.A.88</w:t>
      </w:r>
      <w:r>
        <w:rPr>
          <w:rStyle w:val="HyperlinkText"/>
        </w:rPr>
        <w:fldChar w:fldCharType="end"/>
      </w:r>
      <w:r>
        <w:t>, “</w:t>
      </w:r>
      <w:r>
        <w:rPr>
          <w:rStyle w:val="HyperlinkText"/>
        </w:rPr>
        <w:fldChar w:fldCharType="begin"/>
      </w:r>
      <w:r>
        <w:rPr>
          <w:rStyle w:val="HyperlinkText"/>
        </w:rPr>
        <w:instrText xml:space="preserve"> REF _Ref358258100 \h </w:instrText>
      </w:r>
      <w:r>
        <w:rPr>
          <w:rStyle w:val="HyperlinkText"/>
        </w:rPr>
      </w:r>
      <w:r>
        <w:rPr>
          <w:rStyle w:val="HyperlinkText"/>
        </w:rPr>
        <w:instrText xml:space="preserve"> \* MERGEFORMAT </w:instrText>
      </w:r>
      <w:r>
        <w:rPr>
          <w:rStyle w:val="HyperlinkText"/>
        </w:rPr>
        <w:fldChar w:fldCharType="separate"/>
      </w:r>
      <w:r>
        <w:rPr>
          <w:rStyle w:val="HyperlinkText"/>
        </w:rPr>
        <w:t>XPN - extended person name</w:t>
      </w:r>
      <w:r>
        <w:rPr>
          <w:rStyle w:val="HyperlinkText"/>
        </w:rPr>
        <w:fldChar w:fldCharType="end"/>
      </w:r>
      <w:r>
        <w:t>”).</w:t>
      </w:r>
    </w:p>
    <w:p w14:paraId="11250C52" w14:textId="77777777" w:rsidR="00980D3B" w:rsidRDefault="00980D3B">
      <w:pPr>
        <w:pStyle w:val="Heading4"/>
      </w:pPr>
      <w:bookmarkStart w:id="1211" w:name="_Toc498146018"/>
      <w:bookmarkStart w:id="1212" w:name="_Toc527864587"/>
      <w:bookmarkStart w:id="1213" w:name="_Toc527866059"/>
      <w:r>
        <w:t>Identifier Check Digit (ST)</w:t>
      </w:r>
      <w:bookmarkEnd w:id="1211"/>
      <w:bookmarkEnd w:id="1212"/>
      <w:bookmarkEnd w:id="1213"/>
    </w:p>
    <w:p w14:paraId="555650A6" w14:textId="77777777" w:rsidR="00980D3B" w:rsidRDefault="00980D3B">
      <w:pPr>
        <w:pStyle w:val="NormalIndented"/>
      </w:pPr>
      <w:r>
        <w:t>The check digit in this data type is not an add-on produced by the message processor. It is the check digit that is part of the identifying number used in the sending application. If the sending application does not include a self-generated check digit in the identifying number, this component should be va</w:t>
      </w:r>
      <w:r>
        <w:t>l</w:t>
      </w:r>
      <w:r>
        <w:t>ued null.</w:t>
      </w:r>
    </w:p>
    <w:p w14:paraId="6B60D1BF" w14:textId="77777777" w:rsidR="00980D3B" w:rsidRDefault="00980D3B">
      <w:pPr>
        <w:pStyle w:val="Heading4"/>
        <w:rPr>
          <w:lang w:val="de-DE"/>
        </w:rPr>
      </w:pPr>
      <w:bookmarkStart w:id="1214" w:name="_Toc498146019"/>
      <w:bookmarkStart w:id="1215" w:name="_Toc527864588"/>
      <w:bookmarkStart w:id="1216" w:name="_Toc527866060"/>
      <w:r>
        <w:rPr>
          <w:lang w:val="de-DE"/>
        </w:rPr>
        <w:t>Check Digit Scheme (ID)</w:t>
      </w:r>
      <w:bookmarkEnd w:id="1214"/>
      <w:bookmarkEnd w:id="1215"/>
      <w:bookmarkEnd w:id="1216"/>
    </w:p>
    <w:p w14:paraId="7C5B8205" w14:textId="77777777" w:rsidR="00980D3B" w:rsidRDefault="00980D3B">
      <w:pPr>
        <w:pStyle w:val="NormalIndented"/>
      </w:pPr>
      <w:r>
        <w:t>Definition: Contains the code identifying the check digit scheme employed.</w:t>
      </w:r>
    </w:p>
    <w:p w14:paraId="5D9800E9" w14:textId="77777777" w:rsidR="00980D3B" w:rsidRDefault="00980D3B">
      <w:pPr>
        <w:pStyle w:val="NormalIndented"/>
      </w:pPr>
      <w:r>
        <w:t xml:space="preserve">Refer to </w:t>
      </w:r>
      <w:hyperlink w:anchor="HL70061" w:history="1">
        <w:r>
          <w:rPr>
            <w:rStyle w:val="HyperlinkText"/>
          </w:rPr>
          <w:t xml:space="preserve">HL7 Table </w:t>
        </w:r>
        <w:bookmarkStart w:id="1217" w:name="_Hlt536836146"/>
        <w:r>
          <w:rPr>
            <w:rStyle w:val="HyperlinkText"/>
          </w:rPr>
          <w:t>0</w:t>
        </w:r>
        <w:bookmarkEnd w:id="1217"/>
        <w:r>
          <w:rPr>
            <w:rStyle w:val="HyperlinkText"/>
          </w:rPr>
          <w:t>061 - Check digi</w:t>
        </w:r>
        <w:bookmarkStart w:id="1218" w:name="_Hlt478368587"/>
        <w:r>
          <w:rPr>
            <w:rStyle w:val="HyperlinkText"/>
          </w:rPr>
          <w:t>t</w:t>
        </w:r>
        <w:bookmarkEnd w:id="1218"/>
        <w:r>
          <w:rPr>
            <w:rStyle w:val="HyperlinkText"/>
          </w:rPr>
          <w:t xml:space="preserve"> scheme</w:t>
        </w:r>
      </w:hyperlink>
      <w:r>
        <w:t xml:space="preserve"> for valid values.</w:t>
      </w:r>
    </w:p>
    <w:p w14:paraId="2B67D7AB" w14:textId="77777777" w:rsidR="00980D3B" w:rsidRDefault="00980D3B">
      <w:pPr>
        <w:pStyle w:val="Heading4"/>
        <w:rPr>
          <w:lang w:val="fr-FR"/>
        </w:rPr>
      </w:pPr>
      <w:bookmarkStart w:id="1219" w:name="_Toc498146020"/>
      <w:bookmarkStart w:id="1220" w:name="_Toc527864589"/>
      <w:bookmarkStart w:id="1221" w:name="_Toc527866061"/>
      <w:r>
        <w:rPr>
          <w:lang w:val="fr-FR"/>
        </w:rPr>
        <w:t>Identifier Type Code (ID)</w:t>
      </w:r>
      <w:bookmarkEnd w:id="1219"/>
      <w:bookmarkEnd w:id="1220"/>
      <w:bookmarkEnd w:id="1221"/>
    </w:p>
    <w:p w14:paraId="49C9799C" w14:textId="77777777" w:rsidR="00980D3B" w:rsidRDefault="00980D3B">
      <w:pPr>
        <w:pStyle w:val="NormalIndented"/>
      </w:pPr>
      <w:r>
        <w:t xml:space="preserve">A code corresponding to the type of identifier. In some cases, this code may be used as a qualifier to the "Assigning authority" component. Refer to </w:t>
      </w:r>
      <w:hyperlink w:anchor="HL70203" w:history="1">
        <w:r>
          <w:rPr>
            <w:rStyle w:val="HyperlinkText"/>
          </w:rPr>
          <w:t>HL7 Table 0203 - Identifier typ</w:t>
        </w:r>
        <w:bookmarkStart w:id="1222" w:name="_Hlt485799665"/>
        <w:r>
          <w:rPr>
            <w:rStyle w:val="HyperlinkText"/>
          </w:rPr>
          <w:t>e</w:t>
        </w:r>
        <w:bookmarkEnd w:id="1222"/>
      </w:hyperlink>
      <w:r>
        <w:t xml:space="preserve"> for suggested values.</w:t>
      </w:r>
    </w:p>
    <w:p w14:paraId="514B423E" w14:textId="77777777" w:rsidR="00980D3B" w:rsidRDefault="00980D3B">
      <w:pPr>
        <w:pStyle w:val="Heading4"/>
      </w:pPr>
      <w:bookmarkStart w:id="1223" w:name="_Toc498146021"/>
      <w:bookmarkStart w:id="1224" w:name="_Toc527864590"/>
      <w:bookmarkStart w:id="1225" w:name="_Toc527866062"/>
      <w:r>
        <w:lastRenderedPageBreak/>
        <w:t>Assigning Facility (HD)</w:t>
      </w:r>
      <w:bookmarkEnd w:id="1223"/>
      <w:bookmarkEnd w:id="1224"/>
      <w:bookmarkEnd w:id="1225"/>
    </w:p>
    <w:p w14:paraId="4F3925EE" w14:textId="77777777" w:rsidR="00980D3B" w:rsidRDefault="00980D3B">
      <w:pPr>
        <w:pStyle w:val="NormalIndented"/>
      </w:pPr>
      <w:r>
        <w:t>The place or location identifier where the identifier was first assigned to the patient. This component is not an inherent part of the identifier but rather part of the history of the identifier: as part of this data type, its existence is a convenience for certain intercomm</w:t>
      </w:r>
      <w:r>
        <w:t>u</w:t>
      </w:r>
      <w:r>
        <w:t>nicating systems.</w:t>
      </w:r>
    </w:p>
    <w:p w14:paraId="5E70FA65" w14:textId="77777777" w:rsidR="00980D3B" w:rsidRDefault="00980D3B">
      <w:pPr>
        <w:pStyle w:val="Note"/>
      </w:pPr>
      <w:r>
        <w:rPr>
          <w:rStyle w:val="Strong"/>
        </w:rPr>
        <w:t>Note:</w:t>
      </w:r>
      <w:r>
        <w:t xml:space="preserve"> When the HD data type is used in a given segment as a component of a field of another data type, </w:t>
      </w:r>
      <w:hyperlink w:anchor="HL70300" w:history="1">
        <w:r>
          <w:rPr>
            <w:rStyle w:val="HyperlinkText"/>
          </w:rPr>
          <w:t>User-defined Table 0300 - Namesp</w:t>
        </w:r>
        <w:bookmarkStart w:id="1226" w:name="_Hlt478368628"/>
        <w:r>
          <w:rPr>
            <w:rStyle w:val="HyperlinkText"/>
          </w:rPr>
          <w:t>a</w:t>
        </w:r>
        <w:bookmarkEnd w:id="1226"/>
        <w:r>
          <w:rPr>
            <w:rStyle w:val="HyperlinkText"/>
          </w:rPr>
          <w:t>ce I</w:t>
        </w:r>
        <w:bookmarkStart w:id="1227" w:name="_Hlt22363827"/>
        <w:r>
          <w:rPr>
            <w:rStyle w:val="HyperlinkText"/>
          </w:rPr>
          <w:t>D</w:t>
        </w:r>
        <w:bookmarkEnd w:id="1227"/>
      </w:hyperlink>
      <w:r>
        <w:t xml:space="preserve"> (referenced by the first sub-component of the HD component) may be re-defined (given a different user-defined table number and name) by the technical committee responsible for that segment.</w:t>
      </w:r>
    </w:p>
    <w:p w14:paraId="2F42D3DA" w14:textId="77777777" w:rsidR="00980D3B" w:rsidRDefault="00980D3B">
      <w:pPr>
        <w:pStyle w:val="Heading4"/>
      </w:pPr>
      <w:bookmarkStart w:id="1228" w:name="_Toc498146022"/>
      <w:bookmarkStart w:id="1229" w:name="_Toc527864591"/>
      <w:bookmarkStart w:id="1230" w:name="_Toc527866063"/>
      <w:r>
        <w:t>Date/Time Action Performed (TS)</w:t>
      </w:r>
      <w:bookmarkEnd w:id="1228"/>
      <w:bookmarkEnd w:id="1229"/>
      <w:bookmarkEnd w:id="1230"/>
    </w:p>
    <w:p w14:paraId="31C61FE6" w14:textId="77777777" w:rsidR="00980D3B" w:rsidRDefault="00980D3B">
      <w:pPr>
        <w:pStyle w:val="NormalIndented"/>
      </w:pPr>
      <w:r>
        <w:t>This component describes when the activity was performed.</w:t>
      </w:r>
    </w:p>
    <w:p w14:paraId="18C27BE5" w14:textId="77777777" w:rsidR="00980D3B" w:rsidRDefault="00980D3B">
      <w:pPr>
        <w:pStyle w:val="Note"/>
      </w:pPr>
      <w:r>
        <w:rPr>
          <w:rStyle w:val="Strong"/>
        </w:rPr>
        <w:t>Note:</w:t>
      </w:r>
      <w:r>
        <w:tab/>
        <w:t>If this field is not null, both the performing person and the time stamp must be valued.</w:t>
      </w:r>
    </w:p>
    <w:p w14:paraId="7817C2A6" w14:textId="77777777" w:rsidR="00980D3B" w:rsidRDefault="00980D3B">
      <w:pPr>
        <w:pStyle w:val="Heading4"/>
      </w:pPr>
      <w:bookmarkStart w:id="1231" w:name="_Toc498146023"/>
      <w:bookmarkStart w:id="1232" w:name="_Toc527864592"/>
      <w:bookmarkStart w:id="1233" w:name="_Toc527866064"/>
      <w:r>
        <w:t>Name Representation Code (ID)</w:t>
      </w:r>
      <w:bookmarkEnd w:id="1231"/>
      <w:bookmarkEnd w:id="1232"/>
      <w:bookmarkEnd w:id="1233"/>
    </w:p>
    <w:p w14:paraId="42935EEE" w14:textId="77777777" w:rsidR="00980D3B" w:rsidRDefault="00980D3B">
      <w:pPr>
        <w:pStyle w:val="NormalIndented"/>
      </w:pPr>
      <w:r>
        <w:t>Different name/address types and representations of the same name/address should be described by repea</w:t>
      </w:r>
      <w:r>
        <w:t>t</w:t>
      </w:r>
      <w:r>
        <w:t>ing of this field, with different values of the Name/Address Type and/or Name/Address Representation component.</w:t>
      </w:r>
    </w:p>
    <w:p w14:paraId="2AAD976B" w14:textId="77777777" w:rsidR="00980D3B" w:rsidRDefault="00980D3B">
      <w:pPr>
        <w:pStyle w:val="Note"/>
      </w:pPr>
      <w:r>
        <w:rPr>
          <w:rStyle w:val="Strong"/>
        </w:rPr>
        <w:t>Note:</w:t>
      </w:r>
      <w:r>
        <w:tab/>
        <w:t>This new component remains in “alphabetic” representation with each repetition of the field using these data types. I.e. even though the name may be represented in an ideographic character set, this component will remain represented in an alphabetic character set.</w:t>
      </w:r>
    </w:p>
    <w:p w14:paraId="6096BE3C" w14:textId="77777777" w:rsidR="00980D3B" w:rsidRDefault="00980D3B">
      <w:pPr>
        <w:pStyle w:val="HL7TableCaption"/>
      </w:pPr>
      <w:bookmarkStart w:id="1234" w:name="_Hlt478364418"/>
      <w:bookmarkStart w:id="1235" w:name="HL70465"/>
      <w:bookmarkEnd w:id="1234"/>
      <w:r>
        <w:t>HL7 Table 0465 - Name/address representation</w:t>
      </w:r>
      <w:bookmarkStart w:id="1236" w:name="HL74000"/>
      <w:bookmarkEnd w:id="1235"/>
      <w:r>
        <w:fldChar w:fldCharType="begin"/>
      </w:r>
      <w:r>
        <w:instrText xml:space="preserve"> XE "HL7 Table 0465 Name/address representation"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Look w:val="0000" w:firstRow="0" w:lastRow="0" w:firstColumn="0" w:lastColumn="0" w:noHBand="0" w:noVBand="0"/>
      </w:tblPr>
      <w:tblGrid>
        <w:gridCol w:w="1190"/>
        <w:gridCol w:w="3771"/>
        <w:gridCol w:w="2160"/>
      </w:tblGrid>
      <w:tr w:rsidR="00980D3B" w14:paraId="71DF4DDD" w14:textId="77777777">
        <w:tblPrEx>
          <w:tblCellMar>
            <w:top w:w="0" w:type="dxa"/>
            <w:bottom w:w="0" w:type="dxa"/>
          </w:tblCellMar>
        </w:tblPrEx>
        <w:trPr>
          <w:tblHeader/>
          <w:jc w:val="center"/>
        </w:trPr>
        <w:tc>
          <w:tcPr>
            <w:tcW w:w="1190" w:type="dxa"/>
            <w:tcBorders>
              <w:top w:val="double" w:sz="4" w:space="0" w:color="auto"/>
              <w:bottom w:val="single" w:sz="4" w:space="0" w:color="auto"/>
            </w:tcBorders>
            <w:shd w:val="pct10" w:color="auto" w:fill="FFFFFF"/>
          </w:tcPr>
          <w:bookmarkEnd w:id="1236"/>
          <w:p w14:paraId="120CDFE3" w14:textId="77777777" w:rsidR="00980D3B" w:rsidRDefault="00980D3B">
            <w:pPr>
              <w:pStyle w:val="HL7TableHeader"/>
              <w:jc w:val="center"/>
              <w:rPr>
                <w:lang w:val="fr-FR"/>
              </w:rPr>
            </w:pPr>
            <w:r>
              <w:rPr>
                <w:lang w:val="fr-FR"/>
              </w:rPr>
              <w:t>Value</w:t>
            </w:r>
          </w:p>
        </w:tc>
        <w:tc>
          <w:tcPr>
            <w:tcW w:w="3771" w:type="dxa"/>
            <w:tcBorders>
              <w:top w:val="double" w:sz="4" w:space="0" w:color="auto"/>
              <w:bottom w:val="single" w:sz="4" w:space="0" w:color="auto"/>
            </w:tcBorders>
            <w:shd w:val="pct10" w:color="auto" w:fill="FFFFFF"/>
          </w:tcPr>
          <w:p w14:paraId="12F5C403"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796D5192" w14:textId="77777777" w:rsidR="00980D3B" w:rsidRDefault="00980D3B">
            <w:pPr>
              <w:pStyle w:val="HL7TableHeader"/>
              <w:rPr>
                <w:lang w:val="fr-FR"/>
              </w:rPr>
            </w:pPr>
            <w:r>
              <w:rPr>
                <w:lang w:val="fr-FR"/>
              </w:rPr>
              <w:t>Comment</w:t>
            </w:r>
          </w:p>
        </w:tc>
      </w:tr>
      <w:tr w:rsidR="00980D3B" w14:paraId="7A98F6C3"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1EBB12FE" w14:textId="77777777" w:rsidR="00980D3B" w:rsidRDefault="00980D3B">
            <w:pPr>
              <w:pStyle w:val="HL7TableBody"/>
              <w:jc w:val="center"/>
            </w:pPr>
            <w:r>
              <w:t>I</w:t>
            </w:r>
          </w:p>
        </w:tc>
        <w:tc>
          <w:tcPr>
            <w:tcW w:w="3771" w:type="dxa"/>
            <w:tcBorders>
              <w:top w:val="single" w:sz="4" w:space="0" w:color="auto"/>
              <w:bottom w:val="single" w:sz="4" w:space="0" w:color="auto"/>
            </w:tcBorders>
          </w:tcPr>
          <w:p w14:paraId="09D46FEC" w14:textId="77777777" w:rsidR="00980D3B" w:rsidRDefault="00980D3B">
            <w:pPr>
              <w:pStyle w:val="HL7TableBody"/>
            </w:pPr>
            <w:r>
              <w:t>Ideographic (i.e., Kanji)</w:t>
            </w:r>
          </w:p>
        </w:tc>
        <w:tc>
          <w:tcPr>
            <w:tcW w:w="2160" w:type="dxa"/>
            <w:tcBorders>
              <w:top w:val="single" w:sz="4" w:space="0" w:color="auto"/>
              <w:bottom w:val="single" w:sz="4" w:space="0" w:color="auto"/>
            </w:tcBorders>
          </w:tcPr>
          <w:p w14:paraId="35D65573" w14:textId="77777777" w:rsidR="00980D3B" w:rsidRDefault="00980D3B">
            <w:pPr>
              <w:pStyle w:val="HL7TableBody"/>
            </w:pPr>
          </w:p>
        </w:tc>
      </w:tr>
      <w:tr w:rsidR="00980D3B" w14:paraId="4270E694"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593F9CCF" w14:textId="77777777" w:rsidR="00980D3B" w:rsidRDefault="00980D3B">
            <w:pPr>
              <w:pStyle w:val="HL7TableBody"/>
              <w:jc w:val="center"/>
            </w:pPr>
            <w:r>
              <w:t>A</w:t>
            </w:r>
          </w:p>
        </w:tc>
        <w:tc>
          <w:tcPr>
            <w:tcW w:w="3771" w:type="dxa"/>
            <w:tcBorders>
              <w:top w:val="single" w:sz="4" w:space="0" w:color="auto"/>
              <w:bottom w:val="single" w:sz="4" w:space="0" w:color="auto"/>
            </w:tcBorders>
          </w:tcPr>
          <w:p w14:paraId="786FA8B5" w14:textId="77777777" w:rsidR="00980D3B" w:rsidRDefault="00980D3B">
            <w:pPr>
              <w:pStyle w:val="HL7TableBody"/>
            </w:pPr>
            <w:r>
              <w:t>Alphabetic (i.e., Default or some single-byte)</w:t>
            </w:r>
          </w:p>
        </w:tc>
        <w:tc>
          <w:tcPr>
            <w:tcW w:w="2160" w:type="dxa"/>
            <w:tcBorders>
              <w:top w:val="single" w:sz="4" w:space="0" w:color="auto"/>
              <w:bottom w:val="single" w:sz="4" w:space="0" w:color="auto"/>
            </w:tcBorders>
          </w:tcPr>
          <w:p w14:paraId="6EA81D17" w14:textId="77777777" w:rsidR="00980D3B" w:rsidRDefault="00980D3B">
            <w:pPr>
              <w:pStyle w:val="HL7TableBody"/>
            </w:pPr>
          </w:p>
        </w:tc>
      </w:tr>
      <w:tr w:rsidR="00980D3B" w14:paraId="388906B7" w14:textId="77777777">
        <w:tblPrEx>
          <w:tblCellMar>
            <w:top w:w="0" w:type="dxa"/>
            <w:bottom w:w="0" w:type="dxa"/>
          </w:tblCellMar>
        </w:tblPrEx>
        <w:trPr>
          <w:jc w:val="center"/>
        </w:trPr>
        <w:tc>
          <w:tcPr>
            <w:tcW w:w="1190" w:type="dxa"/>
            <w:tcBorders>
              <w:top w:val="single" w:sz="4" w:space="0" w:color="auto"/>
              <w:bottom w:val="double" w:sz="4" w:space="0" w:color="auto"/>
            </w:tcBorders>
          </w:tcPr>
          <w:p w14:paraId="004A92E9" w14:textId="77777777" w:rsidR="00980D3B" w:rsidRDefault="00980D3B">
            <w:pPr>
              <w:pStyle w:val="HL7TableBody"/>
              <w:jc w:val="center"/>
            </w:pPr>
            <w:r>
              <w:t>P</w:t>
            </w:r>
          </w:p>
        </w:tc>
        <w:tc>
          <w:tcPr>
            <w:tcW w:w="3771" w:type="dxa"/>
            <w:tcBorders>
              <w:top w:val="single" w:sz="4" w:space="0" w:color="auto"/>
              <w:bottom w:val="double" w:sz="4" w:space="0" w:color="auto"/>
            </w:tcBorders>
          </w:tcPr>
          <w:p w14:paraId="47F2B1A3" w14:textId="77777777" w:rsidR="00980D3B" w:rsidRDefault="00980D3B">
            <w:pPr>
              <w:pStyle w:val="HL7TableBody"/>
              <w:rPr>
                <w:lang w:val="fi-FI"/>
              </w:rPr>
            </w:pPr>
            <w:r>
              <w:rPr>
                <w:lang w:val="fi-FI"/>
              </w:rPr>
              <w:t>Phonetic (i.e., ASCII, Katakana, Hiragana, etc.)</w:t>
            </w:r>
          </w:p>
        </w:tc>
        <w:tc>
          <w:tcPr>
            <w:tcW w:w="2160" w:type="dxa"/>
            <w:tcBorders>
              <w:top w:val="single" w:sz="4" w:space="0" w:color="auto"/>
              <w:bottom w:val="double" w:sz="4" w:space="0" w:color="auto"/>
            </w:tcBorders>
          </w:tcPr>
          <w:p w14:paraId="44958E83" w14:textId="77777777" w:rsidR="00980D3B" w:rsidRDefault="00980D3B">
            <w:pPr>
              <w:pStyle w:val="HL7TableBody"/>
              <w:rPr>
                <w:lang w:val="fi-FI"/>
              </w:rPr>
            </w:pPr>
          </w:p>
        </w:tc>
      </w:tr>
    </w:tbl>
    <w:p w14:paraId="7BD36D20" w14:textId="77777777" w:rsidR="00980D3B" w:rsidRDefault="00980D3B">
      <w:pPr>
        <w:pStyle w:val="NormalIndented"/>
      </w:pPr>
      <w:r>
        <w:t>In general this component provides an indication of the representation provided by the data item. It does not necessarily specify the character sets used. Thus, even though the representation might provide an ind</w:t>
      </w:r>
      <w:r>
        <w:t>i</w:t>
      </w:r>
      <w:r>
        <w:t>cation of what to expect, the sender is still free to encode the contents using whatever character set is d</w:t>
      </w:r>
      <w:r>
        <w:t>e</w:t>
      </w:r>
      <w:r>
        <w:t>sired. This component provides only hints for the receiver, so it can make choices regarding what it has been sent and what it is capable of di</w:t>
      </w:r>
      <w:r>
        <w:t>s</w:t>
      </w:r>
      <w:r>
        <w:t>playing.</w:t>
      </w:r>
    </w:p>
    <w:p w14:paraId="790E4BDF" w14:textId="77777777" w:rsidR="00980D3B" w:rsidRDefault="00980D3B">
      <w:pPr>
        <w:pStyle w:val="Heading4"/>
        <w:rPr>
          <w:lang w:val="fr-FR"/>
        </w:rPr>
      </w:pPr>
      <w:bookmarkStart w:id="1237" w:name="_Toc498146024"/>
      <w:bookmarkStart w:id="1238" w:name="_Toc527864593"/>
      <w:bookmarkStart w:id="1239" w:name="_Toc527866065"/>
      <w:r>
        <w:rPr>
          <w:lang w:val="fr-FR"/>
        </w:rPr>
        <w:t>Name Context (CE)</w:t>
      </w:r>
      <w:bookmarkEnd w:id="1237"/>
      <w:bookmarkEnd w:id="1238"/>
      <w:bookmarkEnd w:id="1239"/>
    </w:p>
    <w:p w14:paraId="3481B5E7" w14:textId="77777777" w:rsidR="00980D3B" w:rsidRDefault="00980D3B">
      <w:pPr>
        <w:pStyle w:val="NormalIndented"/>
      </w:pPr>
      <w:r>
        <w:t>This component is used to designate the context in which a name is used. The main use case is in Austr</w:t>
      </w:r>
      <w:r>
        <w:t>a</w:t>
      </w:r>
      <w:r>
        <w:t xml:space="preserve">lian healthcare: indigenous patients who prefer to use different names when attending different healthcare institutions. Another use case occurs in the US where health practitioners can be licensed under slightly different names and the reporting of the correct name is vital for administrative purposes. Refer to chapter 3, section 3.4.2.6 for more detailed information on how to use this table. Refer to </w:t>
      </w:r>
      <w:hyperlink w:anchor="HL70448" w:history="1">
        <w:r>
          <w:rPr>
            <w:rStyle w:val="HyperlinkText"/>
          </w:rPr>
          <w:t>User-</w:t>
        </w:r>
        <w:bookmarkStart w:id="1240" w:name="_Hlt23493035"/>
        <w:r>
          <w:rPr>
            <w:rStyle w:val="HyperlinkText"/>
          </w:rPr>
          <w:t>d</w:t>
        </w:r>
        <w:bookmarkEnd w:id="1240"/>
        <w:r>
          <w:rPr>
            <w:rStyle w:val="HyperlinkText"/>
          </w:rPr>
          <w:t>efined table 0448 – Name context</w:t>
        </w:r>
      </w:hyperlink>
      <w:r>
        <w:t xml:space="preserve"> for suggested values.</w:t>
      </w:r>
    </w:p>
    <w:p w14:paraId="6F2C3D8D" w14:textId="77777777" w:rsidR="00980D3B" w:rsidRDefault="00980D3B">
      <w:pPr>
        <w:pStyle w:val="UserTableCaption"/>
      </w:pPr>
      <w:bookmarkStart w:id="1241" w:name="HL70448"/>
      <w:r>
        <w:t>User-defined Table 0448 – Name context</w:t>
      </w:r>
      <w:bookmarkEnd w:id="1241"/>
      <w:r>
        <w:fldChar w:fldCharType="begin"/>
      </w:r>
      <w:r>
        <w:instrText xml:space="preserve"> XE "User-defined table 0448 – Name context"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5C475EA0"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0F4233E0"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79CCD058"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4161B41C" w14:textId="77777777" w:rsidR="00980D3B" w:rsidRDefault="00980D3B">
            <w:pPr>
              <w:pStyle w:val="UserTableHeader"/>
              <w:rPr>
                <w:lang w:val="fr-FR"/>
              </w:rPr>
            </w:pPr>
            <w:r>
              <w:rPr>
                <w:lang w:val="fr-FR"/>
              </w:rPr>
              <w:t>Comment</w:t>
            </w:r>
          </w:p>
        </w:tc>
      </w:tr>
      <w:tr w:rsidR="00980D3B" w14:paraId="7CD4C889"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390612C4" w14:textId="77777777" w:rsidR="00980D3B" w:rsidRDefault="00980D3B">
            <w:pPr>
              <w:pStyle w:val="UserTableBody"/>
              <w:jc w:val="center"/>
              <w:rPr>
                <w:lang w:val="fr-FR"/>
              </w:rPr>
            </w:pPr>
          </w:p>
        </w:tc>
        <w:tc>
          <w:tcPr>
            <w:tcW w:w="3600" w:type="dxa"/>
            <w:tcBorders>
              <w:top w:val="single" w:sz="6" w:space="0" w:color="auto"/>
              <w:bottom w:val="single" w:sz="12" w:space="0" w:color="auto"/>
            </w:tcBorders>
          </w:tcPr>
          <w:p w14:paraId="390ABF99"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6C65149D" w14:textId="77777777" w:rsidR="00980D3B" w:rsidRDefault="00980D3B">
            <w:pPr>
              <w:pStyle w:val="UserTableBody"/>
            </w:pPr>
          </w:p>
        </w:tc>
      </w:tr>
    </w:tbl>
    <w:p w14:paraId="0A1E3991" w14:textId="77777777" w:rsidR="00980D3B" w:rsidRDefault="00980D3B">
      <w:pPr>
        <w:pStyle w:val="Heading4"/>
      </w:pPr>
      <w:bookmarkStart w:id="1242" w:name="_Toc498146025"/>
      <w:bookmarkStart w:id="1243" w:name="_Toc527864594"/>
      <w:bookmarkStart w:id="1244" w:name="_Toc527866066"/>
      <w:r>
        <w:t>Name Validity Range (DR)</w:t>
      </w:r>
      <w:bookmarkEnd w:id="1242"/>
      <w:bookmarkEnd w:id="1243"/>
      <w:bookmarkEnd w:id="1244"/>
    </w:p>
    <w:p w14:paraId="449324A6" w14:textId="77777777" w:rsidR="00980D3B" w:rsidRDefault="00980D3B">
      <w:pPr>
        <w:pStyle w:val="NormalIndented"/>
      </w:pPr>
      <w:r>
        <w:t xml:space="preserve">This component contains the start and end date/times, which define the period during which this name was valid. See section </w:t>
      </w:r>
      <w:r>
        <w:rPr>
          <w:rStyle w:val="HyperlinkText"/>
        </w:rPr>
        <w:fldChar w:fldCharType="begin"/>
      </w:r>
      <w:r>
        <w:rPr>
          <w:rStyle w:val="HyperlinkText"/>
        </w:rPr>
        <w:instrText xml:space="preserve"> REF _Ref485523694 \w \h </w:instrText>
      </w:r>
      <w:r>
        <w:rPr>
          <w:rStyle w:val="HyperlinkText"/>
        </w:rPr>
      </w:r>
      <w:r>
        <w:rPr>
          <w:rStyle w:val="HyperlinkText"/>
        </w:rPr>
        <w:instrText xml:space="preserve"> \* MERGEFORMAT </w:instrText>
      </w:r>
      <w:r>
        <w:rPr>
          <w:rStyle w:val="HyperlinkText"/>
        </w:rPr>
        <w:fldChar w:fldCharType="separate"/>
      </w:r>
      <w:r>
        <w:rPr>
          <w:rStyle w:val="HyperlinkText"/>
        </w:rPr>
        <w:t>2.A.20</w:t>
      </w:r>
      <w:r>
        <w:rPr>
          <w:rStyle w:val="HyperlinkText"/>
        </w:rPr>
        <w:fldChar w:fldCharType="end"/>
      </w:r>
      <w:r>
        <w:t>, "</w:t>
      </w:r>
      <w:r>
        <w:rPr>
          <w:rStyle w:val="HyperlinkText"/>
        </w:rPr>
        <w:fldChar w:fldCharType="begin"/>
      </w:r>
      <w:r>
        <w:rPr>
          <w:rStyle w:val="HyperlinkText"/>
        </w:rPr>
        <w:instrText xml:space="preserve"> REF _Ref485523694 \h </w:instrText>
      </w:r>
      <w:r>
        <w:rPr>
          <w:rStyle w:val="HyperlinkText"/>
        </w:rPr>
      </w:r>
      <w:r>
        <w:rPr>
          <w:rStyle w:val="HyperlinkText"/>
        </w:rPr>
        <w:instrText xml:space="preserve"> \* MERGEFORMAT </w:instrText>
      </w:r>
      <w:r>
        <w:rPr>
          <w:rStyle w:val="HyperlinkText"/>
        </w:rPr>
        <w:fldChar w:fldCharType="separate"/>
      </w:r>
      <w:r>
        <w:rPr>
          <w:rStyle w:val="HyperlinkText"/>
        </w:rPr>
        <w:t>DR - date/time range</w:t>
      </w:r>
      <w:r>
        <w:rPr>
          <w:rStyle w:val="HyperlinkText"/>
        </w:rPr>
        <w:fldChar w:fldCharType="end"/>
      </w:r>
      <w:r>
        <w:t>" for descri</w:t>
      </w:r>
      <w:r>
        <w:t>p</w:t>
      </w:r>
      <w:r>
        <w:t>tion of subcomponents.</w:t>
      </w:r>
    </w:p>
    <w:p w14:paraId="5BF1DE40" w14:textId="77777777" w:rsidR="00980D3B" w:rsidRDefault="00980D3B">
      <w:pPr>
        <w:pStyle w:val="NormalIndented"/>
      </w:pPr>
      <w:r>
        <w:lastRenderedPageBreak/>
        <w:t>Retained for backward compatibility only as of v 2.5. Refer to PPN.20 Effective Date and PPN.21Expiration Date. This component cannot be fully expressed and was ident</w:t>
      </w:r>
      <w:r>
        <w:t>i</w:t>
      </w:r>
      <w:r>
        <w:t>fied as v 2.4 erratum.</w:t>
      </w:r>
    </w:p>
    <w:p w14:paraId="68E8374E" w14:textId="77777777" w:rsidR="00980D3B" w:rsidRDefault="00980D3B">
      <w:pPr>
        <w:pStyle w:val="Heading4"/>
      </w:pPr>
      <w:bookmarkStart w:id="1245" w:name="_Toc498146026"/>
      <w:bookmarkStart w:id="1246" w:name="_Toc527864595"/>
      <w:bookmarkStart w:id="1247" w:name="_Toc527866067"/>
      <w:r>
        <w:t>Name Assembly Order (ID)</w:t>
      </w:r>
      <w:bookmarkEnd w:id="1245"/>
      <w:bookmarkEnd w:id="1246"/>
      <w:bookmarkEnd w:id="1247"/>
    </w:p>
    <w:p w14:paraId="2F9EA76B" w14:textId="77777777" w:rsidR="00980D3B" w:rsidRDefault="00980D3B">
      <w:pPr>
        <w:pStyle w:val="NormalIndented"/>
      </w:pPr>
      <w:r>
        <w:t xml:space="preserve">A code that represents the preferred display order of the components of this person name. Refer to </w:t>
      </w:r>
      <w:hyperlink w:anchor="HL70444" w:history="1">
        <w:r>
          <w:rPr>
            <w:rStyle w:val="HyperlinkText"/>
          </w:rPr>
          <w:t>HL7 Table 0444 – Name ass</w:t>
        </w:r>
        <w:bookmarkStart w:id="1248" w:name="_Hlt478368840"/>
        <w:r>
          <w:rPr>
            <w:rStyle w:val="HyperlinkText"/>
          </w:rPr>
          <w:t>e</w:t>
        </w:r>
        <w:bookmarkEnd w:id="1248"/>
        <w:r>
          <w:rPr>
            <w:rStyle w:val="HyperlinkText"/>
          </w:rPr>
          <w:t>mbl</w:t>
        </w:r>
        <w:bookmarkStart w:id="1249" w:name="_Hlt926577"/>
        <w:r>
          <w:rPr>
            <w:rStyle w:val="HyperlinkText"/>
          </w:rPr>
          <w:t>y</w:t>
        </w:r>
        <w:bookmarkEnd w:id="1249"/>
        <w:r>
          <w:rPr>
            <w:rStyle w:val="HyperlinkText"/>
          </w:rPr>
          <w:t xml:space="preserve"> order</w:t>
        </w:r>
      </w:hyperlink>
      <w:r>
        <w:t xml:space="preserve"> for valid values.</w:t>
      </w:r>
    </w:p>
    <w:p w14:paraId="748985EA" w14:textId="77777777" w:rsidR="00980D3B" w:rsidRDefault="00980D3B">
      <w:pPr>
        <w:pStyle w:val="HL7TableCaption"/>
      </w:pPr>
      <w:r>
        <w:t>HL7 Table 0444 – Name assembly order</w:t>
      </w:r>
      <w:bookmarkStart w:id="1250" w:name="HL70444"/>
      <w:bookmarkEnd w:id="1250"/>
      <w:r>
        <w:fldChar w:fldCharType="begin"/>
      </w:r>
      <w:r>
        <w:instrText xml:space="preserve"> XE "HL7 Table 0444 – Name assembly order"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699A8FB0" w14:textId="77777777">
        <w:tblPrEx>
          <w:tblCellMar>
            <w:top w:w="0" w:type="dxa"/>
            <w:bottom w:w="0" w:type="dxa"/>
          </w:tblCellMar>
        </w:tblPrEx>
        <w:trPr>
          <w:tblHeader/>
          <w:jc w:val="center"/>
        </w:trPr>
        <w:tc>
          <w:tcPr>
            <w:tcW w:w="1440" w:type="dxa"/>
            <w:tcBorders>
              <w:top w:val="double" w:sz="4" w:space="0" w:color="auto"/>
              <w:bottom w:val="single" w:sz="4" w:space="0" w:color="auto"/>
            </w:tcBorders>
            <w:shd w:val="pct10" w:color="auto" w:fill="FFFFFF"/>
          </w:tcPr>
          <w:p w14:paraId="5AE35E3D" w14:textId="77777777" w:rsidR="00980D3B" w:rsidRDefault="00980D3B">
            <w:pPr>
              <w:pStyle w:val="HL7TableHeader"/>
              <w:jc w:val="center"/>
              <w:rPr>
                <w:lang w:val="fr-FR"/>
              </w:rPr>
            </w:pPr>
            <w:r>
              <w:rPr>
                <w:lang w:val="fr-FR"/>
              </w:rPr>
              <w:t>Value</w:t>
            </w:r>
          </w:p>
        </w:tc>
        <w:tc>
          <w:tcPr>
            <w:tcW w:w="3600" w:type="dxa"/>
            <w:tcBorders>
              <w:top w:val="double" w:sz="4" w:space="0" w:color="auto"/>
              <w:bottom w:val="single" w:sz="4" w:space="0" w:color="auto"/>
            </w:tcBorders>
            <w:shd w:val="pct10" w:color="auto" w:fill="FFFFFF"/>
          </w:tcPr>
          <w:p w14:paraId="5FA32A4B"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119A5AD0" w14:textId="77777777" w:rsidR="00980D3B" w:rsidRDefault="00980D3B">
            <w:pPr>
              <w:pStyle w:val="HL7TableHeader"/>
              <w:rPr>
                <w:lang w:val="fr-FR"/>
              </w:rPr>
            </w:pPr>
            <w:r>
              <w:rPr>
                <w:lang w:val="fr-FR"/>
              </w:rPr>
              <w:t>Comment</w:t>
            </w:r>
          </w:p>
        </w:tc>
      </w:tr>
      <w:tr w:rsidR="00980D3B" w14:paraId="26D09939"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698740A1" w14:textId="77777777" w:rsidR="00980D3B" w:rsidRDefault="00980D3B">
            <w:pPr>
              <w:pStyle w:val="HL7TableBody"/>
              <w:jc w:val="center"/>
            </w:pPr>
            <w:r>
              <w:t>G</w:t>
            </w:r>
          </w:p>
        </w:tc>
        <w:tc>
          <w:tcPr>
            <w:tcW w:w="3600" w:type="dxa"/>
            <w:tcBorders>
              <w:top w:val="single" w:sz="4" w:space="0" w:color="auto"/>
              <w:bottom w:val="single" w:sz="4" w:space="0" w:color="auto"/>
            </w:tcBorders>
          </w:tcPr>
          <w:p w14:paraId="04C75DB3" w14:textId="77777777" w:rsidR="00980D3B" w:rsidRDefault="00980D3B">
            <w:pPr>
              <w:pStyle w:val="HL7TableBody"/>
            </w:pPr>
            <w:r>
              <w:t>Prefix Given Middle Family Suffix</w:t>
            </w:r>
          </w:p>
        </w:tc>
        <w:tc>
          <w:tcPr>
            <w:tcW w:w="2160" w:type="dxa"/>
            <w:tcBorders>
              <w:top w:val="single" w:sz="4" w:space="0" w:color="auto"/>
              <w:bottom w:val="single" w:sz="4" w:space="0" w:color="auto"/>
            </w:tcBorders>
          </w:tcPr>
          <w:p w14:paraId="6F623D25" w14:textId="77777777" w:rsidR="00980D3B" w:rsidRDefault="00980D3B">
            <w:pPr>
              <w:pStyle w:val="HL7TableBody"/>
            </w:pPr>
          </w:p>
        </w:tc>
      </w:tr>
      <w:tr w:rsidR="00980D3B" w14:paraId="31DE938E" w14:textId="77777777">
        <w:tblPrEx>
          <w:tblCellMar>
            <w:top w:w="0" w:type="dxa"/>
            <w:bottom w:w="0" w:type="dxa"/>
          </w:tblCellMar>
        </w:tblPrEx>
        <w:trPr>
          <w:jc w:val="center"/>
        </w:trPr>
        <w:tc>
          <w:tcPr>
            <w:tcW w:w="1440" w:type="dxa"/>
            <w:tcBorders>
              <w:top w:val="single" w:sz="4" w:space="0" w:color="auto"/>
              <w:bottom w:val="double" w:sz="4" w:space="0" w:color="auto"/>
            </w:tcBorders>
          </w:tcPr>
          <w:p w14:paraId="2B92DF06" w14:textId="77777777" w:rsidR="00980D3B" w:rsidRDefault="00980D3B">
            <w:pPr>
              <w:pStyle w:val="HL7TableBody"/>
              <w:jc w:val="center"/>
            </w:pPr>
            <w:r>
              <w:t>F</w:t>
            </w:r>
          </w:p>
        </w:tc>
        <w:tc>
          <w:tcPr>
            <w:tcW w:w="3600" w:type="dxa"/>
            <w:tcBorders>
              <w:top w:val="single" w:sz="4" w:space="0" w:color="auto"/>
              <w:bottom w:val="double" w:sz="4" w:space="0" w:color="auto"/>
            </w:tcBorders>
          </w:tcPr>
          <w:p w14:paraId="3C82AF50" w14:textId="77777777" w:rsidR="00980D3B" w:rsidRDefault="00980D3B">
            <w:pPr>
              <w:pStyle w:val="HL7TableBody"/>
            </w:pPr>
            <w:r>
              <w:t>Prefix Family Middle Given Suffix</w:t>
            </w:r>
          </w:p>
        </w:tc>
        <w:tc>
          <w:tcPr>
            <w:tcW w:w="2160" w:type="dxa"/>
            <w:tcBorders>
              <w:top w:val="single" w:sz="4" w:space="0" w:color="auto"/>
              <w:bottom w:val="double" w:sz="4" w:space="0" w:color="auto"/>
            </w:tcBorders>
          </w:tcPr>
          <w:p w14:paraId="7C8C6A7F" w14:textId="77777777" w:rsidR="00980D3B" w:rsidRDefault="00980D3B">
            <w:pPr>
              <w:pStyle w:val="HL7TableBody"/>
            </w:pPr>
          </w:p>
        </w:tc>
      </w:tr>
    </w:tbl>
    <w:p w14:paraId="42CF8D85" w14:textId="77777777" w:rsidR="00980D3B" w:rsidRDefault="00980D3B">
      <w:pPr>
        <w:pStyle w:val="Heading4"/>
      </w:pPr>
      <w:bookmarkStart w:id="1251" w:name="_Ref370283012"/>
      <w:r>
        <w:t>Effective Date (TS)</w:t>
      </w:r>
    </w:p>
    <w:p w14:paraId="2F75067A" w14:textId="77777777" w:rsidR="00980D3B" w:rsidRDefault="00980D3B">
      <w:pPr>
        <w:pStyle w:val="NormalIndented"/>
      </w:pPr>
      <w:r>
        <w:t>Definition: The first date, if known, on which the address is valid and a</w:t>
      </w:r>
      <w:r>
        <w:t>c</w:t>
      </w:r>
      <w:r>
        <w:t>tive.</w:t>
      </w:r>
    </w:p>
    <w:p w14:paraId="37864406" w14:textId="77777777" w:rsidR="00980D3B" w:rsidRDefault="00980D3B">
      <w:pPr>
        <w:pStyle w:val="Heading4"/>
        <w:rPr>
          <w:lang w:val="fr-FR"/>
        </w:rPr>
      </w:pPr>
      <w:r>
        <w:rPr>
          <w:lang w:val="fr-FR"/>
        </w:rPr>
        <w:t>Expiration Date (TS)</w:t>
      </w:r>
    </w:p>
    <w:p w14:paraId="34EC5B85" w14:textId="77777777" w:rsidR="00980D3B" w:rsidRDefault="00980D3B">
      <w:pPr>
        <w:pStyle w:val="NormalIndented"/>
      </w:pPr>
      <w:r>
        <w:t>Definition: The last date, if known, on which the address is valid and active.</w:t>
      </w:r>
    </w:p>
    <w:p w14:paraId="6A7FBFC7" w14:textId="77777777" w:rsidR="00980D3B" w:rsidRDefault="00980D3B">
      <w:pPr>
        <w:pStyle w:val="Heading4"/>
      </w:pPr>
      <w:r>
        <w:t>Professional Suffix (ST)</w:t>
      </w:r>
    </w:p>
    <w:p w14:paraId="41ED138E" w14:textId="77777777" w:rsidR="00980D3B" w:rsidRDefault="00980D3B">
      <w:pPr>
        <w:pStyle w:val="NormalIndented"/>
      </w:pPr>
      <w:r>
        <w:t>Definition: Used to specify an abbreviation, or a string of abbreviations, denoting qualifications that su</w:t>
      </w:r>
      <w:r>
        <w:t>p</w:t>
      </w:r>
      <w:r>
        <w:t>port the person’s profession, (e.g., licenses, certificates, degrees, affiliations with professional societies, etc.). The Professional Suffix normally follows the Family Name when the Person Name is used for display purposes. Please note that this component is an unformatted string and is used for display purposes only. Detailed information regarding the contents of Professional Suffix is obtained using appropriate segments in Chapter 15, Personnel Management.</w:t>
      </w:r>
    </w:p>
    <w:p w14:paraId="3F13F565" w14:textId="77777777" w:rsidR="00980D3B" w:rsidRDefault="00980D3B">
      <w:pPr>
        <w:pStyle w:val="Heading4"/>
      </w:pPr>
      <w:r>
        <w:t>Assigning Jurisdiction (CWE)</w:t>
      </w:r>
    </w:p>
    <w:p w14:paraId="7BB9F01D" w14:textId="77777777" w:rsidR="00980D3B" w:rsidRDefault="00980D3B">
      <w:pPr>
        <w:pStyle w:val="NormalIndented"/>
      </w:pPr>
      <w:r>
        <w:t xml:space="preserve">Definition: The geo-political body that assigned the identifier in component 1. </w:t>
      </w:r>
    </w:p>
    <w:p w14:paraId="273D933B" w14:textId="77777777" w:rsidR="00980D3B" w:rsidRDefault="00980D3B">
      <w:pPr>
        <w:pStyle w:val="NormalIndented"/>
      </w:pPr>
      <w:r>
        <w:t xml:space="preserve">See section </w:t>
      </w:r>
      <w:r>
        <w:rPr>
          <w:rStyle w:val="HyperlinkText"/>
        </w:rPr>
        <w:fldChar w:fldCharType="begin"/>
      </w:r>
      <w:r>
        <w:rPr>
          <w:rStyle w:val="HyperlinkText"/>
        </w:rPr>
        <w:instrText xml:space="preserve"> REF _Ref488869 \r \h </w:instrText>
      </w:r>
      <w:r>
        <w:rPr>
          <w:rStyle w:val="HyperlinkText"/>
        </w:rPr>
      </w:r>
      <w:r>
        <w:rPr>
          <w:rStyle w:val="HyperlinkText"/>
        </w:rPr>
        <w:instrText xml:space="preserve"> \* MERGEFORMAT </w:instrText>
      </w:r>
      <w:r>
        <w:rPr>
          <w:rStyle w:val="HyperlinkText"/>
        </w:rPr>
        <w:fldChar w:fldCharType="separate"/>
      </w:r>
      <w:r>
        <w:rPr>
          <w:rStyle w:val="HyperlinkText"/>
        </w:rPr>
        <w:t>2.A.14.9</w:t>
      </w:r>
      <w:r>
        <w:rPr>
          <w:rStyle w:val="HyperlinkText"/>
        </w:rPr>
        <w:fldChar w:fldCharType="end"/>
      </w:r>
      <w:r>
        <w:t>, "</w:t>
      </w:r>
      <w:r>
        <w:rPr>
          <w:rStyle w:val="HyperlinkText"/>
        </w:rPr>
        <w:fldChar w:fldCharType="begin"/>
      </w:r>
      <w:r>
        <w:rPr>
          <w:rStyle w:val="HyperlinkText"/>
        </w:rPr>
        <w:instrText xml:space="preserve"> REF _Ref488869 \h </w:instrText>
      </w:r>
      <w:r>
        <w:rPr>
          <w:rStyle w:val="HyperlinkText"/>
        </w:rPr>
      </w:r>
      <w:r>
        <w:rPr>
          <w:rStyle w:val="HyperlinkText"/>
        </w:rPr>
        <w:instrText xml:space="preserve"> \* MERGEFORMAT </w:instrText>
      </w:r>
      <w:r>
        <w:rPr>
          <w:rStyle w:val="HyperlinkText"/>
        </w:rPr>
        <w:fldChar w:fldCharType="separate"/>
      </w:r>
      <w:r>
        <w:rPr>
          <w:rStyle w:val="HyperlinkText"/>
        </w:rPr>
        <w:t>Assigning Jurisdiction (CWE)</w:t>
      </w:r>
      <w:r>
        <w:rPr>
          <w:rStyle w:val="HyperlinkText"/>
        </w:rPr>
        <w:fldChar w:fldCharType="end"/>
      </w:r>
      <w:r>
        <w:t>" for further detail.</w:t>
      </w:r>
    </w:p>
    <w:p w14:paraId="0045FA4E" w14:textId="77777777" w:rsidR="00980D3B" w:rsidRDefault="00980D3B">
      <w:pPr>
        <w:pStyle w:val="Heading4"/>
      </w:pPr>
      <w:r>
        <w:t>Assigning Agency or Department   (CWE)</w:t>
      </w:r>
    </w:p>
    <w:p w14:paraId="17A03AD6" w14:textId="77777777" w:rsidR="00980D3B" w:rsidRDefault="00980D3B">
      <w:pPr>
        <w:pStyle w:val="NormalIndented"/>
      </w:pPr>
      <w:r>
        <w:t>Definition: The agency or department that assigned the identifier in component 1.</w:t>
      </w:r>
    </w:p>
    <w:p w14:paraId="78FDD591" w14:textId="77777777" w:rsidR="00980D3B" w:rsidRDefault="00980D3B">
      <w:pPr>
        <w:pStyle w:val="NormalIndented"/>
      </w:pPr>
      <w:r>
        <w:t xml:space="preserve">See section </w:t>
      </w:r>
      <w:r>
        <w:rPr>
          <w:rStyle w:val="HyperlinkText"/>
        </w:rPr>
        <w:fldChar w:fldCharType="begin"/>
      </w:r>
      <w:r>
        <w:rPr>
          <w:rStyle w:val="HyperlinkText"/>
        </w:rPr>
        <w:instrText xml:space="preserve"> REF _Ref22464135 \r \h </w:instrText>
      </w:r>
      <w:r>
        <w:rPr>
          <w:rStyle w:val="HyperlinkText"/>
        </w:rPr>
      </w:r>
      <w:r>
        <w:rPr>
          <w:rStyle w:val="HyperlinkText"/>
        </w:rPr>
        <w:instrText xml:space="preserve"> \* MERGEFORMAT </w:instrText>
      </w:r>
      <w:r>
        <w:rPr>
          <w:rStyle w:val="HyperlinkText"/>
        </w:rPr>
        <w:fldChar w:fldCharType="separate"/>
      </w:r>
      <w:r>
        <w:rPr>
          <w:rStyle w:val="HyperlinkText"/>
        </w:rPr>
        <w:t>2.A.14.10</w:t>
      </w:r>
      <w:r>
        <w:rPr>
          <w:rStyle w:val="HyperlinkText"/>
        </w:rPr>
        <w:fldChar w:fldCharType="end"/>
      </w:r>
      <w:r>
        <w:t>, "</w:t>
      </w:r>
      <w:r>
        <w:rPr>
          <w:rStyle w:val="HyperlinkText"/>
        </w:rPr>
        <w:fldChar w:fldCharType="begin"/>
      </w:r>
      <w:r>
        <w:rPr>
          <w:rStyle w:val="HyperlinkText"/>
        </w:rPr>
        <w:instrText xml:space="preserve"> REF _Ref22464135 \h </w:instrText>
      </w:r>
      <w:r>
        <w:rPr>
          <w:rStyle w:val="HyperlinkText"/>
        </w:rPr>
      </w:r>
      <w:r>
        <w:rPr>
          <w:rStyle w:val="HyperlinkText"/>
        </w:rPr>
        <w:instrText xml:space="preserve"> \* MERGEFORMAT </w:instrText>
      </w:r>
      <w:r>
        <w:rPr>
          <w:rStyle w:val="HyperlinkText"/>
        </w:rPr>
        <w:fldChar w:fldCharType="separate"/>
      </w:r>
      <w:r>
        <w:rPr>
          <w:rStyle w:val="HyperlinkText"/>
        </w:rPr>
        <w:t>Assigning Agency or Department   (CWE)</w:t>
      </w:r>
      <w:r>
        <w:rPr>
          <w:rStyle w:val="HyperlinkText"/>
        </w:rPr>
        <w:fldChar w:fldCharType="end"/>
      </w:r>
      <w:r>
        <w:t>" for further details.</w:t>
      </w:r>
    </w:p>
    <w:p w14:paraId="3CF7223B" w14:textId="77777777" w:rsidR="00980D3B" w:rsidRDefault="00980D3B">
      <w:pPr>
        <w:pStyle w:val="Heading3"/>
      </w:pPr>
      <w:r>
        <w:fldChar w:fldCharType="begin"/>
      </w:r>
      <w:r>
        <w:instrText xml:space="preserve"> XE "PRL" </w:instrText>
      </w:r>
      <w:r>
        <w:fldChar w:fldCharType="end"/>
      </w:r>
      <w:r>
        <w:fldChar w:fldCharType="begin"/>
      </w:r>
      <w:r>
        <w:instrText xml:space="preserve"> XE "Data types: PRL" </w:instrText>
      </w:r>
      <w:r>
        <w:fldChar w:fldCharType="end"/>
      </w:r>
      <w:bookmarkStart w:id="1252" w:name="_Ref175587"/>
      <w:bookmarkStart w:id="1253" w:name="_Toc496511"/>
      <w:bookmarkStart w:id="1254" w:name="_Toc524858"/>
      <w:bookmarkStart w:id="1255" w:name="_Toc1802441"/>
      <w:bookmarkStart w:id="1256" w:name="_Toc22448436"/>
      <w:bookmarkStart w:id="1257" w:name="_Toc22697628"/>
      <w:bookmarkStart w:id="1258" w:name="_Toc24273663"/>
      <w:r>
        <w:t>PRL - parent result link</w:t>
      </w:r>
      <w:bookmarkEnd w:id="1252"/>
      <w:bookmarkEnd w:id="1253"/>
      <w:bookmarkEnd w:id="1254"/>
      <w:bookmarkEnd w:id="1255"/>
      <w:bookmarkEnd w:id="1256"/>
      <w:bookmarkEnd w:id="1257"/>
      <w:bookmarkEnd w:id="1258"/>
    </w:p>
    <w:p w14:paraId="6FE8F58A" w14:textId="77777777" w:rsidR="00980D3B" w:rsidRDefault="00980D3B">
      <w:pPr>
        <w:pStyle w:val="ComponentTableCaption"/>
      </w:pPr>
      <w:bookmarkStart w:id="1259" w:name="PRL"/>
      <w:r>
        <w:t xml:space="preserve">HL7 Component Table - PRL – Parent Result Link </w:t>
      </w:r>
      <w:r>
        <w:fldChar w:fldCharType="begin"/>
      </w:r>
      <w:r>
        <w:instrText xml:space="preserve"> XE "HL7 Component Table - PRL" </w:instrText>
      </w:r>
      <w:r>
        <w:fldChar w:fldCharType="end"/>
      </w:r>
      <w:bookmarkEnd w:id="1259"/>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FBF9B5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5720B39B"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1C97208C"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6CC8492A"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5AABB3D6"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81F0205"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89D3529"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20D3A57"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083EA48" w14:textId="77777777" w:rsidR="00980D3B" w:rsidRDefault="00980D3B">
            <w:pPr>
              <w:pStyle w:val="ComponentTableHeader"/>
              <w:rPr>
                <w:lang w:val="fr-FR"/>
              </w:rPr>
            </w:pPr>
            <w:r>
              <w:rPr>
                <w:lang w:val="fr-FR"/>
              </w:rPr>
              <w:t>SEC.REF.</w:t>
            </w:r>
          </w:p>
        </w:tc>
      </w:tr>
      <w:tr w:rsidR="00980D3B" w14:paraId="7D8B5EA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4B7CBAD" w14:textId="77777777" w:rsidR="00980D3B" w:rsidRDefault="00980D3B">
            <w:pPr>
              <w:pStyle w:val="ComponentTableBody"/>
              <w:rPr>
                <w:lang w:val="fr-FR"/>
              </w:rPr>
            </w:pPr>
            <w:r>
              <w:rPr>
                <w:lang w:val="fr-FR"/>
              </w:rPr>
              <w:t>1</w:t>
            </w:r>
          </w:p>
        </w:tc>
        <w:tc>
          <w:tcPr>
            <w:tcW w:w="576" w:type="dxa"/>
            <w:tcBorders>
              <w:top w:val="single" w:sz="4" w:space="0" w:color="auto"/>
              <w:bottom w:val="single" w:sz="4" w:space="0" w:color="auto"/>
            </w:tcBorders>
          </w:tcPr>
          <w:p w14:paraId="6A0D689D" w14:textId="77777777" w:rsidR="00980D3B" w:rsidRDefault="00980D3B">
            <w:pPr>
              <w:pStyle w:val="ComponentTableBody"/>
              <w:rPr>
                <w:lang w:val="fr-FR"/>
              </w:rPr>
            </w:pPr>
            <w:r>
              <w:rPr>
                <w:lang w:val="fr-FR"/>
              </w:rPr>
              <w:t>483</w:t>
            </w:r>
          </w:p>
        </w:tc>
        <w:tc>
          <w:tcPr>
            <w:tcW w:w="720" w:type="dxa"/>
            <w:tcBorders>
              <w:top w:val="single" w:sz="4" w:space="0" w:color="auto"/>
              <w:bottom w:val="single" w:sz="4" w:space="0" w:color="auto"/>
            </w:tcBorders>
          </w:tcPr>
          <w:p w14:paraId="1F7334CA" w14:textId="77777777" w:rsidR="00980D3B" w:rsidRDefault="00980D3B">
            <w:pPr>
              <w:pStyle w:val="ComponentTableBody"/>
              <w:rPr>
                <w:lang w:val="fr-FR"/>
              </w:rPr>
            </w:pPr>
            <w:r>
              <w:rPr>
                <w:lang w:val="fr-FR"/>
              </w:rPr>
              <w:t>CE</w:t>
            </w:r>
          </w:p>
        </w:tc>
        <w:tc>
          <w:tcPr>
            <w:tcW w:w="576" w:type="dxa"/>
            <w:tcBorders>
              <w:top w:val="single" w:sz="4" w:space="0" w:color="auto"/>
              <w:bottom w:val="single" w:sz="4" w:space="0" w:color="auto"/>
            </w:tcBorders>
          </w:tcPr>
          <w:p w14:paraId="21BCF67C" w14:textId="77777777" w:rsidR="00980D3B" w:rsidRDefault="00980D3B">
            <w:pPr>
              <w:pStyle w:val="ComponentTableBody"/>
              <w:rPr>
                <w:lang w:val="fr-FR"/>
              </w:rPr>
            </w:pPr>
            <w:r>
              <w:rPr>
                <w:lang w:val="fr-FR"/>
              </w:rPr>
              <w:t>R</w:t>
            </w:r>
          </w:p>
        </w:tc>
        <w:tc>
          <w:tcPr>
            <w:tcW w:w="720" w:type="dxa"/>
            <w:tcBorders>
              <w:top w:val="single" w:sz="4" w:space="0" w:color="auto"/>
              <w:bottom w:val="single" w:sz="4" w:space="0" w:color="auto"/>
            </w:tcBorders>
          </w:tcPr>
          <w:p w14:paraId="6948C95D" w14:textId="77777777" w:rsidR="00980D3B" w:rsidRDefault="00980D3B">
            <w:pPr>
              <w:pStyle w:val="ComponentTableBody"/>
              <w:rPr>
                <w:sz w:val="16"/>
                <w:lang w:val="fr-FR"/>
              </w:rPr>
            </w:pPr>
          </w:p>
        </w:tc>
        <w:tc>
          <w:tcPr>
            <w:tcW w:w="2880" w:type="dxa"/>
            <w:tcBorders>
              <w:top w:val="single" w:sz="4" w:space="0" w:color="auto"/>
              <w:bottom w:val="single" w:sz="4" w:space="0" w:color="auto"/>
            </w:tcBorders>
          </w:tcPr>
          <w:p w14:paraId="2861D837" w14:textId="77777777" w:rsidR="00980D3B" w:rsidRDefault="00980D3B">
            <w:pPr>
              <w:pStyle w:val="ComponentTableBody"/>
              <w:jc w:val="left"/>
              <w:rPr>
                <w:lang w:val="fr-FR"/>
              </w:rPr>
            </w:pPr>
            <w:r>
              <w:rPr>
                <w:lang w:val="fr-FR"/>
              </w:rPr>
              <w:t>Parent Observation Identifier</w:t>
            </w:r>
          </w:p>
        </w:tc>
        <w:tc>
          <w:tcPr>
            <w:tcW w:w="1440" w:type="dxa"/>
            <w:tcBorders>
              <w:top w:val="single" w:sz="4" w:space="0" w:color="auto"/>
              <w:bottom w:val="single" w:sz="4" w:space="0" w:color="auto"/>
            </w:tcBorders>
          </w:tcPr>
          <w:p w14:paraId="4CB0913E" w14:textId="77777777" w:rsidR="00980D3B" w:rsidRDefault="00980D3B">
            <w:pPr>
              <w:pStyle w:val="ComponentTableBody"/>
              <w:jc w:val="left"/>
            </w:pPr>
            <w:r>
              <w:t>Defined in the OBX-3 of the parent result.</w:t>
            </w:r>
          </w:p>
        </w:tc>
        <w:tc>
          <w:tcPr>
            <w:tcW w:w="1008" w:type="dxa"/>
            <w:tcBorders>
              <w:top w:val="single" w:sz="4" w:space="0" w:color="auto"/>
              <w:bottom w:val="single" w:sz="4" w:space="0" w:color="auto"/>
            </w:tcBorders>
          </w:tcPr>
          <w:p w14:paraId="2CC0DA81"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r w:rsidR="00980D3B" w14:paraId="08D5600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6BC0E8D" w14:textId="77777777" w:rsidR="00980D3B" w:rsidRDefault="00980D3B">
            <w:pPr>
              <w:pStyle w:val="ComponentTableBody"/>
            </w:pPr>
            <w:r>
              <w:t>2</w:t>
            </w:r>
          </w:p>
        </w:tc>
        <w:tc>
          <w:tcPr>
            <w:tcW w:w="576" w:type="dxa"/>
            <w:tcBorders>
              <w:top w:val="single" w:sz="4" w:space="0" w:color="auto"/>
              <w:bottom w:val="single" w:sz="4" w:space="0" w:color="auto"/>
            </w:tcBorders>
          </w:tcPr>
          <w:p w14:paraId="5787333A" w14:textId="77777777" w:rsidR="00980D3B" w:rsidRDefault="00980D3B">
            <w:pPr>
              <w:pStyle w:val="ComponentTableBody"/>
            </w:pPr>
            <w:r>
              <w:t>20</w:t>
            </w:r>
          </w:p>
        </w:tc>
        <w:tc>
          <w:tcPr>
            <w:tcW w:w="720" w:type="dxa"/>
            <w:tcBorders>
              <w:top w:val="single" w:sz="4" w:space="0" w:color="auto"/>
              <w:bottom w:val="single" w:sz="4" w:space="0" w:color="auto"/>
            </w:tcBorders>
          </w:tcPr>
          <w:p w14:paraId="78C52982" w14:textId="77777777" w:rsidR="00980D3B" w:rsidRDefault="00980D3B">
            <w:pPr>
              <w:pStyle w:val="ComponentTableBody"/>
            </w:pPr>
            <w:r>
              <w:t>ST</w:t>
            </w:r>
          </w:p>
        </w:tc>
        <w:tc>
          <w:tcPr>
            <w:tcW w:w="576" w:type="dxa"/>
            <w:tcBorders>
              <w:top w:val="single" w:sz="4" w:space="0" w:color="auto"/>
              <w:bottom w:val="single" w:sz="4" w:space="0" w:color="auto"/>
            </w:tcBorders>
          </w:tcPr>
          <w:p w14:paraId="3ED66094" w14:textId="77777777" w:rsidR="00980D3B" w:rsidRDefault="00980D3B">
            <w:pPr>
              <w:pStyle w:val="ComponentTableBody"/>
            </w:pPr>
            <w:r>
              <w:t>O</w:t>
            </w:r>
          </w:p>
        </w:tc>
        <w:tc>
          <w:tcPr>
            <w:tcW w:w="720" w:type="dxa"/>
            <w:tcBorders>
              <w:top w:val="single" w:sz="4" w:space="0" w:color="auto"/>
              <w:bottom w:val="single" w:sz="4" w:space="0" w:color="auto"/>
            </w:tcBorders>
          </w:tcPr>
          <w:p w14:paraId="4143ED7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5F92CE4" w14:textId="77777777" w:rsidR="00980D3B" w:rsidRDefault="00980D3B">
            <w:pPr>
              <w:pStyle w:val="ComponentTableBody"/>
              <w:rPr>
                <w:snapToGrid w:val="0"/>
                <w:color w:val="000000"/>
              </w:rPr>
            </w:pPr>
            <w:r>
              <w:t>Parent Observation Sub-identifier</w:t>
            </w:r>
          </w:p>
        </w:tc>
        <w:tc>
          <w:tcPr>
            <w:tcW w:w="1440" w:type="dxa"/>
            <w:tcBorders>
              <w:top w:val="single" w:sz="4" w:space="0" w:color="auto"/>
              <w:bottom w:val="single" w:sz="4" w:space="0" w:color="auto"/>
            </w:tcBorders>
          </w:tcPr>
          <w:p w14:paraId="233C180C" w14:textId="77777777" w:rsidR="00980D3B" w:rsidRDefault="00980D3B">
            <w:pPr>
              <w:pStyle w:val="ComponentTableBody"/>
              <w:jc w:val="left"/>
            </w:pPr>
            <w:r>
              <w:t>Defined in the OBX-4 of the parent result.</w:t>
            </w:r>
          </w:p>
        </w:tc>
        <w:tc>
          <w:tcPr>
            <w:tcW w:w="1008" w:type="dxa"/>
            <w:tcBorders>
              <w:top w:val="single" w:sz="4" w:space="0" w:color="auto"/>
              <w:bottom w:val="single" w:sz="4" w:space="0" w:color="auto"/>
            </w:tcBorders>
          </w:tcPr>
          <w:p w14:paraId="53734971"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1079186A"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CD19633" w14:textId="77777777" w:rsidR="00980D3B" w:rsidRDefault="00980D3B">
            <w:pPr>
              <w:pStyle w:val="ComponentTableBody"/>
              <w:rPr>
                <w:lang w:val="it-IT"/>
              </w:rPr>
            </w:pPr>
            <w:r>
              <w:rPr>
                <w:lang w:val="it-IT"/>
              </w:rPr>
              <w:t>3</w:t>
            </w:r>
          </w:p>
        </w:tc>
        <w:tc>
          <w:tcPr>
            <w:tcW w:w="576" w:type="dxa"/>
            <w:tcBorders>
              <w:top w:val="single" w:sz="4" w:space="0" w:color="auto"/>
              <w:bottom w:val="double" w:sz="4" w:space="0" w:color="auto"/>
            </w:tcBorders>
          </w:tcPr>
          <w:p w14:paraId="0F7C226F" w14:textId="77777777" w:rsidR="00980D3B" w:rsidRDefault="00980D3B">
            <w:pPr>
              <w:pStyle w:val="ComponentTableBody"/>
              <w:rPr>
                <w:lang w:val="it-IT"/>
              </w:rPr>
            </w:pPr>
            <w:r>
              <w:rPr>
                <w:lang w:val="it-IT"/>
              </w:rPr>
              <w:t>250</w:t>
            </w:r>
          </w:p>
        </w:tc>
        <w:tc>
          <w:tcPr>
            <w:tcW w:w="720" w:type="dxa"/>
            <w:tcBorders>
              <w:top w:val="single" w:sz="4" w:space="0" w:color="auto"/>
              <w:bottom w:val="double" w:sz="4" w:space="0" w:color="auto"/>
            </w:tcBorders>
          </w:tcPr>
          <w:p w14:paraId="2841B233" w14:textId="77777777" w:rsidR="00980D3B" w:rsidRDefault="00980D3B">
            <w:pPr>
              <w:pStyle w:val="ComponentTableBody"/>
              <w:rPr>
                <w:lang w:val="it-IT"/>
              </w:rPr>
            </w:pPr>
            <w:r>
              <w:rPr>
                <w:lang w:val="it-IT"/>
              </w:rPr>
              <w:t>TX</w:t>
            </w:r>
          </w:p>
        </w:tc>
        <w:tc>
          <w:tcPr>
            <w:tcW w:w="576" w:type="dxa"/>
            <w:tcBorders>
              <w:top w:val="single" w:sz="4" w:space="0" w:color="auto"/>
              <w:bottom w:val="double" w:sz="4" w:space="0" w:color="auto"/>
            </w:tcBorders>
          </w:tcPr>
          <w:p w14:paraId="7B5E1901"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63F22A55"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5C4ED92B" w14:textId="77777777" w:rsidR="00980D3B" w:rsidRDefault="00980D3B">
            <w:pPr>
              <w:pStyle w:val="ComponentTableBody"/>
              <w:jc w:val="left"/>
            </w:pPr>
            <w:r>
              <w:t>Parent Observation Value Descriptor</w:t>
            </w:r>
          </w:p>
        </w:tc>
        <w:tc>
          <w:tcPr>
            <w:tcW w:w="1440" w:type="dxa"/>
            <w:tcBorders>
              <w:top w:val="single" w:sz="4" w:space="0" w:color="auto"/>
              <w:bottom w:val="double" w:sz="4" w:space="0" w:color="auto"/>
            </w:tcBorders>
          </w:tcPr>
          <w:p w14:paraId="57EE1BBD" w14:textId="77777777" w:rsidR="00980D3B" w:rsidRDefault="00980D3B">
            <w:pPr>
              <w:pStyle w:val="ComponentTableBody"/>
              <w:jc w:val="left"/>
            </w:pPr>
            <w:r>
              <w:t>Taken from the OBX-5 of the parent result.</w:t>
            </w:r>
          </w:p>
        </w:tc>
        <w:tc>
          <w:tcPr>
            <w:tcW w:w="1008" w:type="dxa"/>
            <w:tcBorders>
              <w:top w:val="single" w:sz="4" w:space="0" w:color="auto"/>
              <w:bottom w:val="double" w:sz="4" w:space="0" w:color="auto"/>
            </w:tcBorders>
          </w:tcPr>
          <w:p w14:paraId="64AB08AF" w14:textId="77777777" w:rsidR="00980D3B" w:rsidRDefault="00980D3B">
            <w:pPr>
              <w:pStyle w:val="ComponentTableBody"/>
              <w:rPr>
                <w:rStyle w:val="Hyperlink"/>
              </w:rPr>
            </w:pPr>
            <w:r>
              <w:rPr>
                <w:rStyle w:val="Hyperlink"/>
              </w:rPr>
              <w:fldChar w:fldCharType="begin"/>
            </w:r>
            <w:r>
              <w:rPr>
                <w:rStyle w:val="Hyperlink"/>
              </w:rPr>
              <w:instrText xml:space="preserve"> REF _Ref358257603 \r \h </w:instrText>
            </w:r>
            <w:r>
              <w:rPr>
                <w:rStyle w:val="Hyperlink"/>
              </w:rPr>
            </w:r>
            <w:r>
              <w:rPr>
                <w:rStyle w:val="Hyperlink"/>
              </w:rPr>
              <w:instrText xml:space="preserve"> \* MERGEFORMAT </w:instrText>
            </w:r>
            <w:r>
              <w:rPr>
                <w:rStyle w:val="Hyperlink"/>
              </w:rPr>
              <w:fldChar w:fldCharType="separate"/>
            </w:r>
            <w:r>
              <w:rPr>
                <w:rStyle w:val="Hyperlink"/>
              </w:rPr>
              <w:t>2.A.78</w:t>
            </w:r>
            <w:r>
              <w:rPr>
                <w:rStyle w:val="Hyperlink"/>
              </w:rPr>
              <w:fldChar w:fldCharType="end"/>
            </w:r>
          </w:p>
        </w:tc>
      </w:tr>
    </w:tbl>
    <w:p w14:paraId="10AA5122" w14:textId="77777777" w:rsidR="00980D3B" w:rsidRDefault="00980D3B">
      <w:pPr>
        <w:pStyle w:val="NormalIndented"/>
      </w:pPr>
      <w:r>
        <w:t>Definition: Uniquely identifies the parent result’s OBX segment related to the current order, together with the info</w:t>
      </w:r>
      <w:r>
        <w:t>r</w:t>
      </w:r>
      <w:r>
        <w:t>mation in OBR-29-parent.</w:t>
      </w:r>
    </w:p>
    <w:p w14:paraId="70F748C9" w14:textId="77777777" w:rsidR="00980D3B" w:rsidRDefault="00980D3B">
      <w:pPr>
        <w:pStyle w:val="NormalIndented"/>
      </w:pPr>
      <w:r>
        <w:rPr>
          <w:b/>
        </w:rPr>
        <w:lastRenderedPageBreak/>
        <w:t>Usage Note:</w:t>
      </w:r>
      <w:r>
        <w:t xml:space="preserve"> This data type is applied only to OBR-26 - Parent Result </w:t>
      </w:r>
      <w:r>
        <w:rPr>
          <w:snapToGrid w:val="0"/>
        </w:rPr>
        <w:t xml:space="preserve">where it serves to make information available for </w:t>
      </w:r>
      <w:r>
        <w:t>other types of linkages (e.g., toxicology). This important information, together with the i</w:t>
      </w:r>
      <w:r>
        <w:t>n</w:t>
      </w:r>
      <w:r>
        <w:t>formation in OBR-29-parent, uniquely identifies the parent result’s OBX segment related to this order. The value of this OBX segment in the parent result is the organism or chemical species about which this battery reports. For example, if the current battery is an antimicrobial susceptibility, the parent results identified OBX contains a result that identifies the organism on which the susceptibility was run. This indirect linkage is preferred because the name of the organism in the parent result may undergo several preliminary values prior to finalization.</w:t>
      </w:r>
    </w:p>
    <w:p w14:paraId="59B03324" w14:textId="77777777" w:rsidR="00980D3B" w:rsidRDefault="00980D3B">
      <w:pPr>
        <w:pStyle w:val="NormalIndented"/>
      </w:pPr>
      <w:r>
        <w:t>We emphasize that this field does not take the entire result field from the parent. It is meant only for the text name of the organism or chemical subspecies identified. This field is included only to provide a method for linking back to the parent result for those systems that could not generate unambiguous Obse</w:t>
      </w:r>
      <w:r>
        <w:t>r</w:t>
      </w:r>
      <w:r>
        <w:t>vation IDs and sub-IDs.</w:t>
      </w:r>
    </w:p>
    <w:p w14:paraId="57A6CA1D" w14:textId="77777777" w:rsidR="00980D3B" w:rsidRDefault="00980D3B">
      <w:pPr>
        <w:pStyle w:val="NormalIndented"/>
      </w:pPr>
      <w:r>
        <w:t>This field is present only when the parent result is identified by OBR-29-parent and the parent spawns child orders for each of many results. See Chapter 7 for more details about this linkage.</w:t>
      </w:r>
    </w:p>
    <w:p w14:paraId="34A492CD" w14:textId="77777777" w:rsidR="00980D3B" w:rsidRDefault="00980D3B">
      <w:pPr>
        <w:pStyle w:val="Note"/>
        <w:tabs>
          <w:tab w:val="left" w:pos="1440"/>
        </w:tabs>
        <w:rPr>
          <w:snapToGrid w:val="0"/>
        </w:rPr>
      </w:pPr>
      <w:r>
        <w:rPr>
          <w:rStyle w:val="Strong"/>
        </w:rPr>
        <w:t>Maximum Length:</w:t>
      </w:r>
      <w:r>
        <w:t xml:space="preserve"> 755 </w:t>
      </w:r>
    </w:p>
    <w:p w14:paraId="28A09B44" w14:textId="77777777" w:rsidR="00980D3B" w:rsidRDefault="00980D3B"/>
    <w:p w14:paraId="34713C8C" w14:textId="77777777" w:rsidR="00980D3B" w:rsidRDefault="00980D3B">
      <w:pPr>
        <w:pStyle w:val="Note"/>
        <w:tabs>
          <w:tab w:val="left" w:pos="1440"/>
        </w:tabs>
        <w:rPr>
          <w:snapToGrid w:val="0"/>
        </w:rPr>
      </w:pPr>
      <w:r>
        <w:rPr>
          <w:rStyle w:val="Strong"/>
        </w:rPr>
        <w:t>Note:</w:t>
      </w:r>
      <w:r>
        <w:t xml:space="preserve"> Replaces the CM data type used in sections 4.5.3.26 - OBR-26 and 7.4.1.26 - OBR-26 as of v 2.5.</w:t>
      </w:r>
    </w:p>
    <w:p w14:paraId="772C8D37" w14:textId="77777777" w:rsidR="00980D3B" w:rsidRDefault="00980D3B">
      <w:pPr>
        <w:pStyle w:val="Heading4"/>
        <w:rPr>
          <w:vanish/>
        </w:rPr>
      </w:pPr>
    </w:p>
    <w:p w14:paraId="03326654" w14:textId="77777777" w:rsidR="00980D3B" w:rsidRDefault="00980D3B">
      <w:pPr>
        <w:pStyle w:val="Heading4"/>
        <w:rPr>
          <w:lang w:val="fr-FR"/>
        </w:rPr>
      </w:pPr>
      <w:r>
        <w:rPr>
          <w:lang w:val="fr-FR"/>
        </w:rPr>
        <w:t>Parent Observation Identifier (CE)</w:t>
      </w:r>
    </w:p>
    <w:p w14:paraId="3F8C54FF" w14:textId="77777777" w:rsidR="00980D3B" w:rsidRDefault="00980D3B">
      <w:pPr>
        <w:pStyle w:val="NormalIndented"/>
      </w:pPr>
      <w:r>
        <w:t>Definition: Contains the unique identifier of the parent observation as defined in the OBX-3 of the parent result. The value is the same as the OBX-3 of the parent.</w:t>
      </w:r>
    </w:p>
    <w:p w14:paraId="05A58220" w14:textId="77777777" w:rsidR="00980D3B" w:rsidRDefault="00980D3B">
      <w:pPr>
        <w:pStyle w:val="Heading4"/>
      </w:pPr>
      <w:r>
        <w:t>Parent Observation Sub-identifier (ST)</w:t>
      </w:r>
    </w:p>
    <w:p w14:paraId="397DB4AE" w14:textId="77777777" w:rsidR="00980D3B" w:rsidRDefault="00980D3B">
      <w:pPr>
        <w:pStyle w:val="NormalIndented"/>
      </w:pPr>
      <w:r>
        <w:t>Definition: Contains the sub-ID of the parent result as defined in the OBX-4 of the parent result. The value is the same as the OBX-4 of the parent.</w:t>
      </w:r>
    </w:p>
    <w:p w14:paraId="268953C0" w14:textId="77777777" w:rsidR="00980D3B" w:rsidRDefault="00980D3B">
      <w:pPr>
        <w:pStyle w:val="Heading4"/>
      </w:pPr>
      <w:r>
        <w:t>Parent Observation Value Descriptor (TX)</w:t>
      </w:r>
    </w:p>
    <w:p w14:paraId="7D5EACBC" w14:textId="77777777" w:rsidR="00980D3B" w:rsidRDefault="00980D3B">
      <w:pPr>
        <w:pStyle w:val="NormalIndented"/>
      </w:pPr>
      <w:r>
        <w:t>Definition: Contains a descriptor of the parent observation value as specified in the OBX-5 of the parent result.</w:t>
      </w:r>
    </w:p>
    <w:p w14:paraId="3415AD25" w14:textId="77777777" w:rsidR="00980D3B" w:rsidRDefault="00980D3B">
      <w:pPr>
        <w:pStyle w:val="NormalIndented"/>
      </w:pPr>
      <w:r>
        <w:t>As an example, the third component may be used to record the name of the microorganism identified by the parent result directly. The organism in this case should be ide</w:t>
      </w:r>
      <w:r>
        <w:t>n</w:t>
      </w:r>
      <w:r>
        <w:t>tified exactly as it is in the parent culture.</w:t>
      </w:r>
    </w:p>
    <w:p w14:paraId="3EA0403B" w14:textId="77777777" w:rsidR="00980D3B" w:rsidRDefault="00980D3B">
      <w:pPr>
        <w:pStyle w:val="Heading3"/>
      </w:pPr>
      <w:r>
        <w:fldChar w:fldCharType="begin"/>
      </w:r>
      <w:r>
        <w:instrText xml:space="preserve"> XE "PT" </w:instrText>
      </w:r>
      <w:r>
        <w:fldChar w:fldCharType="end"/>
      </w:r>
      <w:r>
        <w:fldChar w:fldCharType="begin"/>
      </w:r>
      <w:r>
        <w:instrText xml:space="preserve"> XE "Data types: PT" </w:instrText>
      </w:r>
      <w:r>
        <w:fldChar w:fldCharType="end"/>
      </w:r>
      <w:bookmarkStart w:id="1260" w:name="_Ref485524079"/>
      <w:bookmarkStart w:id="1261" w:name="_Toc498146027"/>
      <w:bookmarkStart w:id="1262" w:name="_Toc527864596"/>
      <w:bookmarkStart w:id="1263" w:name="_Toc527866068"/>
      <w:bookmarkStart w:id="1264" w:name="_Toc528481900"/>
      <w:bookmarkStart w:id="1265" w:name="_Toc528482405"/>
      <w:bookmarkStart w:id="1266" w:name="_Toc528482704"/>
      <w:bookmarkStart w:id="1267" w:name="_Toc528482829"/>
      <w:bookmarkStart w:id="1268" w:name="_Toc528486137"/>
      <w:bookmarkStart w:id="1269" w:name="_Toc536689767"/>
      <w:bookmarkStart w:id="1270" w:name="_Toc496512"/>
      <w:bookmarkStart w:id="1271" w:name="_Toc524859"/>
      <w:bookmarkStart w:id="1272" w:name="_Toc1802442"/>
      <w:bookmarkStart w:id="1273" w:name="_Toc22448437"/>
      <w:bookmarkStart w:id="1274" w:name="_Toc22697629"/>
      <w:bookmarkStart w:id="1275" w:name="_Toc24273664"/>
      <w:r>
        <w:t>PT - processing type</w:t>
      </w:r>
      <w:bookmarkEnd w:id="1251"/>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p>
    <w:p w14:paraId="24CCDE78" w14:textId="77777777" w:rsidR="00980D3B" w:rsidRDefault="00980D3B">
      <w:pPr>
        <w:pStyle w:val="ComponentTableCaption"/>
      </w:pPr>
      <w:bookmarkStart w:id="1276" w:name="PT"/>
      <w:r>
        <w:t xml:space="preserve">HL7 Component Table - PT – Processing Type </w:t>
      </w:r>
      <w:r>
        <w:fldChar w:fldCharType="begin"/>
      </w:r>
      <w:r>
        <w:instrText xml:space="preserve"> XE "HL7 Component Table - PT" </w:instrText>
      </w:r>
      <w:r>
        <w:fldChar w:fldCharType="end"/>
      </w:r>
      <w:bookmarkEnd w:id="127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8BE88BC"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27F5C8F"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4B0ED847"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138BFF13"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7CC5493A"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3797214B"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3BE51163"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DD8E651"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6508AC15" w14:textId="77777777" w:rsidR="00980D3B" w:rsidRDefault="00980D3B">
            <w:pPr>
              <w:pStyle w:val="ComponentTableHeader"/>
              <w:jc w:val="left"/>
              <w:rPr>
                <w:b w:val="0"/>
              </w:rPr>
            </w:pPr>
            <w:r>
              <w:t>SEC.REF.</w:t>
            </w:r>
          </w:p>
        </w:tc>
      </w:tr>
      <w:tr w:rsidR="00980D3B" w14:paraId="4ADC8E9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0904560" w14:textId="77777777" w:rsidR="00980D3B" w:rsidRDefault="00980D3B">
            <w:pPr>
              <w:pStyle w:val="ComponentTableBody"/>
            </w:pPr>
            <w:r>
              <w:t>1</w:t>
            </w:r>
          </w:p>
        </w:tc>
        <w:tc>
          <w:tcPr>
            <w:tcW w:w="576" w:type="dxa"/>
            <w:tcBorders>
              <w:top w:val="single" w:sz="4" w:space="0" w:color="auto"/>
              <w:bottom w:val="single" w:sz="4" w:space="0" w:color="auto"/>
            </w:tcBorders>
          </w:tcPr>
          <w:p w14:paraId="19C24CBE" w14:textId="77777777" w:rsidR="00980D3B" w:rsidRDefault="00980D3B">
            <w:pPr>
              <w:pStyle w:val="ComponentTableBody"/>
            </w:pPr>
            <w:r>
              <w:t>1</w:t>
            </w:r>
          </w:p>
        </w:tc>
        <w:tc>
          <w:tcPr>
            <w:tcW w:w="720" w:type="dxa"/>
            <w:tcBorders>
              <w:top w:val="single" w:sz="4" w:space="0" w:color="auto"/>
              <w:bottom w:val="single" w:sz="4" w:space="0" w:color="auto"/>
            </w:tcBorders>
          </w:tcPr>
          <w:p w14:paraId="4E06D8D5" w14:textId="77777777" w:rsidR="00980D3B" w:rsidRDefault="00980D3B">
            <w:pPr>
              <w:pStyle w:val="ComponentTableBody"/>
            </w:pPr>
            <w:r>
              <w:t>ID</w:t>
            </w:r>
          </w:p>
        </w:tc>
        <w:tc>
          <w:tcPr>
            <w:tcW w:w="576" w:type="dxa"/>
            <w:tcBorders>
              <w:top w:val="single" w:sz="4" w:space="0" w:color="auto"/>
              <w:bottom w:val="single" w:sz="4" w:space="0" w:color="auto"/>
            </w:tcBorders>
          </w:tcPr>
          <w:p w14:paraId="77B94BFA" w14:textId="77777777" w:rsidR="00980D3B" w:rsidRDefault="00980D3B">
            <w:pPr>
              <w:pStyle w:val="ComponentTableBody"/>
            </w:pPr>
            <w:r>
              <w:t>O</w:t>
            </w:r>
          </w:p>
        </w:tc>
        <w:tc>
          <w:tcPr>
            <w:tcW w:w="720" w:type="dxa"/>
            <w:tcBorders>
              <w:top w:val="single" w:sz="4" w:space="0" w:color="auto"/>
              <w:bottom w:val="single" w:sz="4" w:space="0" w:color="auto"/>
            </w:tcBorders>
          </w:tcPr>
          <w:p w14:paraId="1AA4A58A" w14:textId="77777777" w:rsidR="00980D3B" w:rsidRDefault="00980D3B">
            <w:pPr>
              <w:pStyle w:val="ComponentTableBody"/>
            </w:pPr>
            <w:r>
              <w:t>0103</w:t>
            </w:r>
          </w:p>
        </w:tc>
        <w:tc>
          <w:tcPr>
            <w:tcW w:w="2880" w:type="dxa"/>
            <w:tcBorders>
              <w:top w:val="single" w:sz="4" w:space="0" w:color="auto"/>
              <w:bottom w:val="single" w:sz="4" w:space="0" w:color="auto"/>
            </w:tcBorders>
          </w:tcPr>
          <w:p w14:paraId="396F7261" w14:textId="77777777" w:rsidR="00980D3B" w:rsidRDefault="00980D3B">
            <w:pPr>
              <w:pStyle w:val="ComponentTableBody"/>
              <w:jc w:val="left"/>
            </w:pPr>
            <w:r>
              <w:t>Processing ID</w:t>
            </w:r>
          </w:p>
        </w:tc>
        <w:tc>
          <w:tcPr>
            <w:tcW w:w="1440" w:type="dxa"/>
            <w:tcBorders>
              <w:top w:val="single" w:sz="4" w:space="0" w:color="auto"/>
              <w:bottom w:val="single" w:sz="4" w:space="0" w:color="auto"/>
            </w:tcBorders>
          </w:tcPr>
          <w:p w14:paraId="0383C583" w14:textId="77777777" w:rsidR="00980D3B" w:rsidRDefault="00980D3B">
            <w:pPr>
              <w:pStyle w:val="ComponentTableBody"/>
              <w:jc w:val="left"/>
            </w:pPr>
          </w:p>
        </w:tc>
        <w:tc>
          <w:tcPr>
            <w:tcW w:w="1008" w:type="dxa"/>
            <w:tcBorders>
              <w:top w:val="single" w:sz="4" w:space="0" w:color="auto"/>
              <w:bottom w:val="single" w:sz="4" w:space="0" w:color="auto"/>
            </w:tcBorders>
          </w:tcPr>
          <w:p w14:paraId="713CF6F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30190AFF"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A583884" w14:textId="77777777" w:rsidR="00980D3B" w:rsidRDefault="00980D3B">
            <w:pPr>
              <w:pStyle w:val="ComponentTableBody"/>
              <w:rPr>
                <w:lang w:val="it-IT"/>
              </w:rPr>
            </w:pPr>
            <w:r>
              <w:rPr>
                <w:lang w:val="it-IT"/>
              </w:rPr>
              <w:t>2</w:t>
            </w:r>
          </w:p>
        </w:tc>
        <w:tc>
          <w:tcPr>
            <w:tcW w:w="576" w:type="dxa"/>
            <w:tcBorders>
              <w:top w:val="single" w:sz="4" w:space="0" w:color="auto"/>
              <w:bottom w:val="double" w:sz="4" w:space="0" w:color="auto"/>
            </w:tcBorders>
          </w:tcPr>
          <w:p w14:paraId="757CCFC1" w14:textId="77777777" w:rsidR="00980D3B" w:rsidRDefault="00980D3B">
            <w:pPr>
              <w:pStyle w:val="ComponentTableBody"/>
              <w:rPr>
                <w:lang w:val="it-IT"/>
              </w:rPr>
            </w:pPr>
            <w:r>
              <w:rPr>
                <w:lang w:val="it-IT"/>
              </w:rPr>
              <w:t>1</w:t>
            </w:r>
          </w:p>
        </w:tc>
        <w:tc>
          <w:tcPr>
            <w:tcW w:w="720" w:type="dxa"/>
            <w:tcBorders>
              <w:top w:val="single" w:sz="4" w:space="0" w:color="auto"/>
              <w:bottom w:val="double" w:sz="4" w:space="0" w:color="auto"/>
            </w:tcBorders>
          </w:tcPr>
          <w:p w14:paraId="503B1AF8"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06867FAD"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70DCD2AE" w14:textId="77777777" w:rsidR="00980D3B" w:rsidRDefault="00980D3B">
            <w:pPr>
              <w:pStyle w:val="ComponentTableBody"/>
            </w:pPr>
            <w:r>
              <w:t>0207</w:t>
            </w:r>
          </w:p>
        </w:tc>
        <w:tc>
          <w:tcPr>
            <w:tcW w:w="2880" w:type="dxa"/>
            <w:tcBorders>
              <w:top w:val="single" w:sz="4" w:space="0" w:color="auto"/>
              <w:bottom w:val="double" w:sz="4" w:space="0" w:color="auto"/>
            </w:tcBorders>
          </w:tcPr>
          <w:p w14:paraId="628B5E50" w14:textId="77777777" w:rsidR="00980D3B" w:rsidRDefault="00980D3B">
            <w:pPr>
              <w:pStyle w:val="ComponentTableBody"/>
              <w:jc w:val="left"/>
            </w:pPr>
            <w:r>
              <w:t>Processing Mode</w:t>
            </w:r>
          </w:p>
        </w:tc>
        <w:tc>
          <w:tcPr>
            <w:tcW w:w="1440" w:type="dxa"/>
            <w:tcBorders>
              <w:top w:val="single" w:sz="4" w:space="0" w:color="auto"/>
              <w:bottom w:val="double" w:sz="4" w:space="0" w:color="auto"/>
            </w:tcBorders>
          </w:tcPr>
          <w:p w14:paraId="17ADFBB5" w14:textId="77777777" w:rsidR="00980D3B" w:rsidRDefault="00980D3B">
            <w:pPr>
              <w:pStyle w:val="ComponentTableBody"/>
              <w:jc w:val="left"/>
            </w:pPr>
          </w:p>
        </w:tc>
        <w:tc>
          <w:tcPr>
            <w:tcW w:w="1008" w:type="dxa"/>
            <w:tcBorders>
              <w:top w:val="single" w:sz="4" w:space="0" w:color="auto"/>
              <w:bottom w:val="double" w:sz="4" w:space="0" w:color="auto"/>
            </w:tcBorders>
          </w:tcPr>
          <w:p w14:paraId="089DFDAA"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4BC7A0DE" w14:textId="77777777" w:rsidR="00980D3B" w:rsidRDefault="00980D3B">
      <w:pPr>
        <w:pStyle w:val="NormalIndented"/>
      </w:pPr>
      <w:r>
        <w:t>Definition: This data type indicates whether to process a message as defined in HL7 Application (level 7) Processing rules.</w:t>
      </w:r>
    </w:p>
    <w:p w14:paraId="44734262" w14:textId="77777777" w:rsidR="00980D3B" w:rsidRDefault="00980D3B">
      <w:pPr>
        <w:pStyle w:val="Note"/>
        <w:tabs>
          <w:tab w:val="left" w:pos="1440"/>
        </w:tabs>
        <w:rPr>
          <w:snapToGrid w:val="0"/>
        </w:rPr>
      </w:pPr>
      <w:r>
        <w:rPr>
          <w:rStyle w:val="Strong"/>
        </w:rPr>
        <w:t>Maximum Length:</w:t>
      </w:r>
      <w:r>
        <w:t xml:space="preserve"> 3</w:t>
      </w:r>
    </w:p>
    <w:p w14:paraId="14C68C5C" w14:textId="77777777" w:rsidR="00980D3B" w:rsidRDefault="00980D3B">
      <w:pPr>
        <w:pStyle w:val="Heading4"/>
        <w:rPr>
          <w:vanish/>
        </w:rPr>
      </w:pPr>
      <w:r>
        <w:rPr>
          <w:vanish/>
        </w:rPr>
        <w:t>hiddentext</w:t>
      </w:r>
    </w:p>
    <w:p w14:paraId="20036856" w14:textId="77777777" w:rsidR="00980D3B" w:rsidRDefault="00980D3B">
      <w:pPr>
        <w:pStyle w:val="Heading4"/>
      </w:pPr>
      <w:bookmarkStart w:id="1277" w:name="_Toc498146028"/>
      <w:bookmarkStart w:id="1278" w:name="_Toc527864597"/>
      <w:bookmarkStart w:id="1279" w:name="_Toc527866069"/>
      <w:r>
        <w:t>Processing ID (ID)</w:t>
      </w:r>
      <w:bookmarkEnd w:id="1277"/>
      <w:bookmarkEnd w:id="1278"/>
      <w:bookmarkEnd w:id="1279"/>
    </w:p>
    <w:p w14:paraId="3DC66696" w14:textId="77777777" w:rsidR="00980D3B" w:rsidRDefault="00980D3B">
      <w:pPr>
        <w:pStyle w:val="NormalIndented"/>
      </w:pPr>
      <w:r>
        <w:t xml:space="preserve">A value that defines whether the message is part of a production, training, or debugging system. Refer to </w:t>
      </w:r>
      <w:hyperlink w:anchor="HL70103" w:history="1">
        <w:r>
          <w:rPr>
            <w:rStyle w:val="HyperlinkText"/>
          </w:rPr>
          <w:t>H</w:t>
        </w:r>
        <w:bookmarkStart w:id="1280" w:name="_Hlt531488897"/>
        <w:r>
          <w:rPr>
            <w:rStyle w:val="HyperlinkText"/>
          </w:rPr>
          <w:t>L</w:t>
        </w:r>
        <w:bookmarkEnd w:id="1280"/>
        <w:r>
          <w:rPr>
            <w:rStyle w:val="HyperlinkText"/>
          </w:rPr>
          <w:t>7 Table 0</w:t>
        </w:r>
        <w:bookmarkStart w:id="1281" w:name="_Hlt35142333"/>
        <w:r>
          <w:rPr>
            <w:rStyle w:val="HyperlinkText"/>
          </w:rPr>
          <w:t>1</w:t>
        </w:r>
        <w:bookmarkEnd w:id="1281"/>
        <w:r>
          <w:rPr>
            <w:rStyle w:val="HyperlinkText"/>
          </w:rPr>
          <w:t>03 - P</w:t>
        </w:r>
        <w:bookmarkStart w:id="1282" w:name="_Hlt861119"/>
        <w:r>
          <w:rPr>
            <w:rStyle w:val="HyperlinkText"/>
          </w:rPr>
          <w:t>r</w:t>
        </w:r>
        <w:bookmarkEnd w:id="1282"/>
        <w:r>
          <w:rPr>
            <w:rStyle w:val="HyperlinkText"/>
          </w:rPr>
          <w:t>oc</w:t>
        </w:r>
        <w:bookmarkStart w:id="1283" w:name="_Hlt478370843"/>
        <w:r>
          <w:rPr>
            <w:rStyle w:val="HyperlinkText"/>
          </w:rPr>
          <w:t>e</w:t>
        </w:r>
        <w:bookmarkEnd w:id="1283"/>
        <w:r>
          <w:rPr>
            <w:rStyle w:val="HyperlinkText"/>
          </w:rPr>
          <w:t>s</w:t>
        </w:r>
        <w:bookmarkStart w:id="1284" w:name="_Hlt478369017"/>
        <w:r>
          <w:rPr>
            <w:rStyle w:val="HyperlinkText"/>
          </w:rPr>
          <w:t>s</w:t>
        </w:r>
        <w:bookmarkEnd w:id="1284"/>
        <w:r>
          <w:rPr>
            <w:rStyle w:val="HyperlinkText"/>
          </w:rPr>
          <w:t>ing ID</w:t>
        </w:r>
      </w:hyperlink>
      <w:r>
        <w:t xml:space="preserve"> for valid values.</w:t>
      </w:r>
    </w:p>
    <w:p w14:paraId="7F5A5CEF" w14:textId="77777777" w:rsidR="00980D3B" w:rsidRDefault="00980D3B">
      <w:pPr>
        <w:pStyle w:val="HL7TableCaption"/>
      </w:pPr>
      <w:bookmarkStart w:id="1285" w:name="_Toc349735674"/>
      <w:bookmarkStart w:id="1286" w:name="_Toc349803946"/>
      <w:r>
        <w:lastRenderedPageBreak/>
        <w:t>HL7 Table 0103 - Processing ID</w:t>
      </w:r>
      <w:bookmarkEnd w:id="1285"/>
      <w:bookmarkEnd w:id="1286"/>
      <w:r>
        <w:fldChar w:fldCharType="begin"/>
      </w:r>
      <w:r>
        <w:instrText xml:space="preserve"> XE "HL7 Table 0103 - Processing ID" </w:instrText>
      </w:r>
      <w:r>
        <w:fldChar w:fldCharType="end"/>
      </w:r>
      <w:r>
        <w:t xml:space="preserve"> </w:t>
      </w:r>
      <w:bookmarkStart w:id="1287" w:name="HL70103"/>
      <w:bookmarkEnd w:id="128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048"/>
        <w:gridCol w:w="1787"/>
        <w:gridCol w:w="1787"/>
      </w:tblGrid>
      <w:tr w:rsidR="00980D3B" w14:paraId="631F0A4E" w14:textId="77777777">
        <w:tblPrEx>
          <w:tblCellMar>
            <w:top w:w="0" w:type="dxa"/>
            <w:bottom w:w="0" w:type="dxa"/>
          </w:tblCellMar>
        </w:tblPrEx>
        <w:trPr>
          <w:tblHeader/>
          <w:jc w:val="center"/>
        </w:trPr>
        <w:tc>
          <w:tcPr>
            <w:tcW w:w="1048" w:type="dxa"/>
            <w:tcBorders>
              <w:top w:val="double" w:sz="4" w:space="0" w:color="auto"/>
              <w:bottom w:val="single" w:sz="4" w:space="0" w:color="auto"/>
            </w:tcBorders>
            <w:shd w:val="pct10" w:color="auto" w:fill="FFFFFF"/>
          </w:tcPr>
          <w:p w14:paraId="48AC31DD" w14:textId="77777777" w:rsidR="00980D3B" w:rsidRDefault="00980D3B">
            <w:pPr>
              <w:pStyle w:val="HL7TableHeader"/>
              <w:jc w:val="center"/>
              <w:rPr>
                <w:lang w:val="fr-FR"/>
              </w:rPr>
            </w:pPr>
            <w:r>
              <w:rPr>
                <w:lang w:val="fr-FR"/>
              </w:rPr>
              <w:t>Value</w:t>
            </w:r>
          </w:p>
        </w:tc>
        <w:tc>
          <w:tcPr>
            <w:tcW w:w="1787" w:type="dxa"/>
            <w:tcBorders>
              <w:top w:val="double" w:sz="4" w:space="0" w:color="auto"/>
              <w:bottom w:val="single" w:sz="4" w:space="0" w:color="auto"/>
            </w:tcBorders>
            <w:shd w:val="pct10" w:color="auto" w:fill="FFFFFF"/>
          </w:tcPr>
          <w:p w14:paraId="1101BAA3" w14:textId="77777777" w:rsidR="00980D3B" w:rsidRDefault="00980D3B">
            <w:pPr>
              <w:pStyle w:val="HL7TableHeader"/>
              <w:rPr>
                <w:lang w:val="fr-FR"/>
              </w:rPr>
            </w:pPr>
            <w:r>
              <w:rPr>
                <w:lang w:val="fr-FR"/>
              </w:rPr>
              <w:t>Description</w:t>
            </w:r>
          </w:p>
        </w:tc>
        <w:tc>
          <w:tcPr>
            <w:tcW w:w="1787" w:type="dxa"/>
            <w:tcBorders>
              <w:top w:val="double" w:sz="4" w:space="0" w:color="auto"/>
              <w:bottom w:val="single" w:sz="4" w:space="0" w:color="auto"/>
            </w:tcBorders>
            <w:shd w:val="pct10" w:color="auto" w:fill="FFFFFF"/>
          </w:tcPr>
          <w:p w14:paraId="0A61C068" w14:textId="77777777" w:rsidR="00980D3B" w:rsidRDefault="00980D3B">
            <w:pPr>
              <w:pStyle w:val="HL7TableHeader"/>
              <w:rPr>
                <w:lang w:val="fr-FR"/>
              </w:rPr>
            </w:pPr>
            <w:r>
              <w:rPr>
                <w:lang w:val="fr-FR"/>
              </w:rPr>
              <w:t>Comment</w:t>
            </w:r>
          </w:p>
        </w:tc>
      </w:tr>
      <w:tr w:rsidR="00980D3B" w14:paraId="5F7032BF" w14:textId="77777777">
        <w:tblPrEx>
          <w:tblCellMar>
            <w:top w:w="0" w:type="dxa"/>
            <w:bottom w:w="0" w:type="dxa"/>
          </w:tblCellMar>
        </w:tblPrEx>
        <w:trPr>
          <w:jc w:val="center"/>
        </w:trPr>
        <w:tc>
          <w:tcPr>
            <w:tcW w:w="1048" w:type="dxa"/>
            <w:tcBorders>
              <w:top w:val="single" w:sz="4" w:space="0" w:color="auto"/>
              <w:bottom w:val="single" w:sz="4" w:space="0" w:color="auto"/>
            </w:tcBorders>
          </w:tcPr>
          <w:p w14:paraId="38DB38D7" w14:textId="77777777" w:rsidR="00980D3B" w:rsidRDefault="00980D3B">
            <w:pPr>
              <w:pStyle w:val="HL7TableBody"/>
              <w:jc w:val="center"/>
            </w:pPr>
            <w:r>
              <w:t>D</w:t>
            </w:r>
          </w:p>
        </w:tc>
        <w:tc>
          <w:tcPr>
            <w:tcW w:w="1787" w:type="dxa"/>
            <w:tcBorders>
              <w:top w:val="single" w:sz="4" w:space="0" w:color="auto"/>
              <w:bottom w:val="single" w:sz="4" w:space="0" w:color="auto"/>
            </w:tcBorders>
          </w:tcPr>
          <w:p w14:paraId="4D20562A" w14:textId="77777777" w:rsidR="00980D3B" w:rsidRDefault="00980D3B">
            <w:pPr>
              <w:pStyle w:val="HL7TableBody"/>
            </w:pPr>
            <w:r>
              <w:t>Debugging</w:t>
            </w:r>
          </w:p>
        </w:tc>
        <w:tc>
          <w:tcPr>
            <w:tcW w:w="1787" w:type="dxa"/>
            <w:tcBorders>
              <w:top w:val="single" w:sz="4" w:space="0" w:color="auto"/>
              <w:bottom w:val="single" w:sz="4" w:space="0" w:color="auto"/>
            </w:tcBorders>
          </w:tcPr>
          <w:p w14:paraId="6C965CBA" w14:textId="77777777" w:rsidR="00980D3B" w:rsidRDefault="00980D3B">
            <w:pPr>
              <w:pStyle w:val="HL7TableBody"/>
            </w:pPr>
          </w:p>
        </w:tc>
      </w:tr>
      <w:tr w:rsidR="00980D3B" w14:paraId="02B2284F" w14:textId="77777777">
        <w:tblPrEx>
          <w:tblCellMar>
            <w:top w:w="0" w:type="dxa"/>
            <w:bottom w:w="0" w:type="dxa"/>
          </w:tblCellMar>
        </w:tblPrEx>
        <w:trPr>
          <w:jc w:val="center"/>
        </w:trPr>
        <w:tc>
          <w:tcPr>
            <w:tcW w:w="1048" w:type="dxa"/>
            <w:tcBorders>
              <w:top w:val="single" w:sz="4" w:space="0" w:color="auto"/>
              <w:bottom w:val="single" w:sz="4" w:space="0" w:color="auto"/>
            </w:tcBorders>
          </w:tcPr>
          <w:p w14:paraId="6E57A7DE" w14:textId="77777777" w:rsidR="00980D3B" w:rsidRDefault="00980D3B">
            <w:pPr>
              <w:pStyle w:val="HL7TableBody"/>
              <w:jc w:val="center"/>
            </w:pPr>
            <w:r>
              <w:t>P</w:t>
            </w:r>
          </w:p>
        </w:tc>
        <w:tc>
          <w:tcPr>
            <w:tcW w:w="1787" w:type="dxa"/>
            <w:tcBorders>
              <w:top w:val="single" w:sz="4" w:space="0" w:color="auto"/>
              <w:bottom w:val="single" w:sz="4" w:space="0" w:color="auto"/>
            </w:tcBorders>
          </w:tcPr>
          <w:p w14:paraId="33CFF1BA" w14:textId="77777777" w:rsidR="00980D3B" w:rsidRDefault="00980D3B">
            <w:pPr>
              <w:pStyle w:val="HL7TableBody"/>
            </w:pPr>
            <w:r>
              <w:t>Production</w:t>
            </w:r>
          </w:p>
        </w:tc>
        <w:tc>
          <w:tcPr>
            <w:tcW w:w="1787" w:type="dxa"/>
            <w:tcBorders>
              <w:top w:val="single" w:sz="4" w:space="0" w:color="auto"/>
              <w:bottom w:val="single" w:sz="4" w:space="0" w:color="auto"/>
            </w:tcBorders>
          </w:tcPr>
          <w:p w14:paraId="4B792CA2" w14:textId="77777777" w:rsidR="00980D3B" w:rsidRDefault="00980D3B">
            <w:pPr>
              <w:pStyle w:val="HL7TableBody"/>
            </w:pPr>
          </w:p>
        </w:tc>
      </w:tr>
      <w:tr w:rsidR="00980D3B" w14:paraId="0ABD74B9" w14:textId="77777777">
        <w:tblPrEx>
          <w:tblCellMar>
            <w:top w:w="0" w:type="dxa"/>
            <w:bottom w:w="0" w:type="dxa"/>
          </w:tblCellMar>
        </w:tblPrEx>
        <w:trPr>
          <w:jc w:val="center"/>
        </w:trPr>
        <w:tc>
          <w:tcPr>
            <w:tcW w:w="1048" w:type="dxa"/>
            <w:tcBorders>
              <w:top w:val="single" w:sz="4" w:space="0" w:color="auto"/>
              <w:bottom w:val="double" w:sz="4" w:space="0" w:color="auto"/>
            </w:tcBorders>
          </w:tcPr>
          <w:p w14:paraId="07C10FEE" w14:textId="77777777" w:rsidR="00980D3B" w:rsidRDefault="00980D3B">
            <w:pPr>
              <w:pStyle w:val="HL7TableBody"/>
              <w:jc w:val="center"/>
            </w:pPr>
            <w:r>
              <w:t>T</w:t>
            </w:r>
          </w:p>
        </w:tc>
        <w:tc>
          <w:tcPr>
            <w:tcW w:w="1787" w:type="dxa"/>
            <w:tcBorders>
              <w:top w:val="single" w:sz="4" w:space="0" w:color="auto"/>
              <w:bottom w:val="double" w:sz="4" w:space="0" w:color="auto"/>
            </w:tcBorders>
          </w:tcPr>
          <w:p w14:paraId="148CDDE8" w14:textId="77777777" w:rsidR="00980D3B" w:rsidRDefault="00980D3B">
            <w:pPr>
              <w:pStyle w:val="HL7TableBody"/>
            </w:pPr>
            <w:r>
              <w:t>Training</w:t>
            </w:r>
          </w:p>
        </w:tc>
        <w:tc>
          <w:tcPr>
            <w:tcW w:w="1787" w:type="dxa"/>
            <w:tcBorders>
              <w:top w:val="single" w:sz="4" w:space="0" w:color="auto"/>
              <w:bottom w:val="double" w:sz="4" w:space="0" w:color="auto"/>
            </w:tcBorders>
          </w:tcPr>
          <w:p w14:paraId="7B29B97A" w14:textId="77777777" w:rsidR="00980D3B" w:rsidRDefault="00980D3B">
            <w:pPr>
              <w:pStyle w:val="HL7TableBody"/>
            </w:pPr>
          </w:p>
        </w:tc>
      </w:tr>
    </w:tbl>
    <w:p w14:paraId="21338E96" w14:textId="77777777" w:rsidR="00980D3B" w:rsidRDefault="00980D3B">
      <w:pPr>
        <w:pStyle w:val="Heading4"/>
      </w:pPr>
      <w:bookmarkStart w:id="1288" w:name="_Toc498146029"/>
      <w:bookmarkStart w:id="1289" w:name="_Toc527864598"/>
      <w:bookmarkStart w:id="1290" w:name="_Toc527866070"/>
      <w:r>
        <w:t>Processing Mode (ID)</w:t>
      </w:r>
      <w:bookmarkEnd w:id="1288"/>
      <w:bookmarkEnd w:id="1289"/>
      <w:bookmarkEnd w:id="1290"/>
    </w:p>
    <w:p w14:paraId="51F1DEDE" w14:textId="77777777" w:rsidR="00980D3B" w:rsidRDefault="00980D3B">
      <w:pPr>
        <w:pStyle w:val="NormalIndented"/>
      </w:pPr>
      <w:r>
        <w:t xml:space="preserve">A value that defines whether the message is part of an archival process or an initial load. Refer to </w:t>
      </w:r>
      <w:hyperlink w:anchor="HL70207" w:history="1">
        <w:r>
          <w:rPr>
            <w:rStyle w:val="HyperlinkText"/>
          </w:rPr>
          <w:t>HL7 Table 0207 - Processi</w:t>
        </w:r>
        <w:bookmarkStart w:id="1291" w:name="_Hlt478369073"/>
        <w:r>
          <w:rPr>
            <w:rStyle w:val="HyperlinkText"/>
          </w:rPr>
          <w:t>n</w:t>
        </w:r>
        <w:bookmarkEnd w:id="1291"/>
        <w:r>
          <w:rPr>
            <w:rStyle w:val="HyperlinkText"/>
          </w:rPr>
          <w:t>g mode</w:t>
        </w:r>
      </w:hyperlink>
      <w:r>
        <w:t xml:space="preserve"> for valid values.</w:t>
      </w:r>
    </w:p>
    <w:p w14:paraId="46FFC456" w14:textId="77777777" w:rsidR="00980D3B" w:rsidRDefault="00980D3B">
      <w:pPr>
        <w:pStyle w:val="HL7TableCaption"/>
      </w:pPr>
      <w:bookmarkStart w:id="1292" w:name="_Toc349735675"/>
      <w:bookmarkStart w:id="1293" w:name="_Toc349803947"/>
      <w:r>
        <w:t>HL7 Table 0207 - Processing mode</w:t>
      </w:r>
      <w:bookmarkEnd w:id="1292"/>
      <w:bookmarkEnd w:id="1293"/>
      <w:r>
        <w:t xml:space="preserve"> </w:t>
      </w:r>
      <w:bookmarkStart w:id="1294" w:name="HL70207"/>
      <w:bookmarkEnd w:id="1294"/>
      <w:r>
        <w:fldChar w:fldCharType="begin"/>
      </w:r>
      <w:r>
        <w:instrText xml:space="preserve"> XE "HL7 Table 0207 - Processing mode" </w:instrText>
      </w:r>
      <w:r>
        <w:fldChar w:fldCharType="end"/>
      </w:r>
      <w:r>
        <w:t xml:space="preserve"> </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175"/>
        <w:gridCol w:w="5331"/>
        <w:gridCol w:w="1392"/>
      </w:tblGrid>
      <w:tr w:rsidR="00980D3B" w14:paraId="78105502" w14:textId="77777777">
        <w:tblPrEx>
          <w:tblCellMar>
            <w:top w:w="0" w:type="dxa"/>
            <w:bottom w:w="0" w:type="dxa"/>
          </w:tblCellMar>
        </w:tblPrEx>
        <w:trPr>
          <w:tblHeader/>
          <w:jc w:val="center"/>
        </w:trPr>
        <w:tc>
          <w:tcPr>
            <w:tcW w:w="1175" w:type="dxa"/>
            <w:tcBorders>
              <w:top w:val="double" w:sz="4" w:space="0" w:color="auto"/>
              <w:bottom w:val="single" w:sz="4" w:space="0" w:color="auto"/>
            </w:tcBorders>
            <w:shd w:val="pct10" w:color="auto" w:fill="FFFFFF"/>
          </w:tcPr>
          <w:p w14:paraId="5D1C0157" w14:textId="77777777" w:rsidR="00980D3B" w:rsidRDefault="00980D3B">
            <w:pPr>
              <w:pStyle w:val="HL7TableHeader"/>
              <w:jc w:val="center"/>
              <w:rPr>
                <w:lang w:val="fr-FR"/>
              </w:rPr>
            </w:pPr>
            <w:r>
              <w:rPr>
                <w:lang w:val="fr-FR"/>
              </w:rPr>
              <w:t>Value</w:t>
            </w:r>
          </w:p>
        </w:tc>
        <w:tc>
          <w:tcPr>
            <w:tcW w:w="5331" w:type="dxa"/>
            <w:tcBorders>
              <w:top w:val="double" w:sz="4" w:space="0" w:color="auto"/>
              <w:bottom w:val="single" w:sz="4" w:space="0" w:color="auto"/>
            </w:tcBorders>
            <w:shd w:val="pct10" w:color="auto" w:fill="FFFFFF"/>
          </w:tcPr>
          <w:p w14:paraId="166C483D" w14:textId="77777777" w:rsidR="00980D3B" w:rsidRDefault="00980D3B">
            <w:pPr>
              <w:pStyle w:val="HL7TableHeader"/>
              <w:rPr>
                <w:lang w:val="fr-FR"/>
              </w:rPr>
            </w:pPr>
            <w:r>
              <w:rPr>
                <w:lang w:val="fr-FR"/>
              </w:rPr>
              <w:t>Description</w:t>
            </w:r>
          </w:p>
        </w:tc>
        <w:tc>
          <w:tcPr>
            <w:tcW w:w="1392" w:type="dxa"/>
            <w:tcBorders>
              <w:top w:val="double" w:sz="4" w:space="0" w:color="auto"/>
              <w:bottom w:val="single" w:sz="4" w:space="0" w:color="auto"/>
            </w:tcBorders>
            <w:shd w:val="pct10" w:color="auto" w:fill="FFFFFF"/>
          </w:tcPr>
          <w:p w14:paraId="531C19A3" w14:textId="77777777" w:rsidR="00980D3B" w:rsidRDefault="00980D3B">
            <w:pPr>
              <w:pStyle w:val="HL7TableHeader"/>
              <w:rPr>
                <w:lang w:val="fr-FR"/>
              </w:rPr>
            </w:pPr>
            <w:r>
              <w:rPr>
                <w:lang w:val="fr-FR"/>
              </w:rPr>
              <w:t>Comment</w:t>
            </w:r>
          </w:p>
        </w:tc>
      </w:tr>
      <w:tr w:rsidR="00980D3B" w14:paraId="246A0372" w14:textId="77777777">
        <w:tblPrEx>
          <w:tblCellMar>
            <w:top w:w="0" w:type="dxa"/>
            <w:bottom w:w="0" w:type="dxa"/>
          </w:tblCellMar>
        </w:tblPrEx>
        <w:trPr>
          <w:jc w:val="center"/>
        </w:trPr>
        <w:tc>
          <w:tcPr>
            <w:tcW w:w="1175" w:type="dxa"/>
            <w:tcBorders>
              <w:top w:val="single" w:sz="4" w:space="0" w:color="auto"/>
              <w:bottom w:val="single" w:sz="4" w:space="0" w:color="auto"/>
            </w:tcBorders>
          </w:tcPr>
          <w:p w14:paraId="259A22EB" w14:textId="77777777" w:rsidR="00980D3B" w:rsidRDefault="00980D3B">
            <w:pPr>
              <w:pStyle w:val="HL7TableBody"/>
              <w:jc w:val="center"/>
              <w:rPr>
                <w:lang w:val="it-IT"/>
              </w:rPr>
            </w:pPr>
            <w:r>
              <w:rPr>
                <w:lang w:val="it-IT"/>
              </w:rPr>
              <w:t>A</w:t>
            </w:r>
          </w:p>
        </w:tc>
        <w:tc>
          <w:tcPr>
            <w:tcW w:w="5331" w:type="dxa"/>
            <w:tcBorders>
              <w:top w:val="single" w:sz="4" w:space="0" w:color="auto"/>
              <w:bottom w:val="single" w:sz="4" w:space="0" w:color="auto"/>
            </w:tcBorders>
          </w:tcPr>
          <w:p w14:paraId="253A4825" w14:textId="77777777" w:rsidR="00980D3B" w:rsidRDefault="00980D3B">
            <w:pPr>
              <w:pStyle w:val="HL7TableBody"/>
              <w:rPr>
                <w:lang w:val="it-IT"/>
              </w:rPr>
            </w:pPr>
            <w:r>
              <w:rPr>
                <w:lang w:val="it-IT"/>
              </w:rPr>
              <w:t>Archive</w:t>
            </w:r>
          </w:p>
        </w:tc>
        <w:tc>
          <w:tcPr>
            <w:tcW w:w="1392" w:type="dxa"/>
            <w:tcBorders>
              <w:top w:val="single" w:sz="4" w:space="0" w:color="auto"/>
              <w:bottom w:val="single" w:sz="4" w:space="0" w:color="auto"/>
            </w:tcBorders>
          </w:tcPr>
          <w:p w14:paraId="47EE84D0" w14:textId="77777777" w:rsidR="00980D3B" w:rsidRDefault="00980D3B">
            <w:pPr>
              <w:pStyle w:val="HL7TableBody"/>
              <w:rPr>
                <w:lang w:val="it-IT"/>
              </w:rPr>
            </w:pPr>
          </w:p>
        </w:tc>
      </w:tr>
      <w:tr w:rsidR="00980D3B" w14:paraId="7EC21861" w14:textId="77777777">
        <w:tblPrEx>
          <w:tblCellMar>
            <w:top w:w="0" w:type="dxa"/>
            <w:bottom w:w="0" w:type="dxa"/>
          </w:tblCellMar>
        </w:tblPrEx>
        <w:trPr>
          <w:jc w:val="center"/>
        </w:trPr>
        <w:tc>
          <w:tcPr>
            <w:tcW w:w="1175" w:type="dxa"/>
            <w:tcBorders>
              <w:top w:val="single" w:sz="4" w:space="0" w:color="auto"/>
              <w:bottom w:val="single" w:sz="4" w:space="0" w:color="auto"/>
            </w:tcBorders>
          </w:tcPr>
          <w:p w14:paraId="1212E4C3" w14:textId="77777777" w:rsidR="00980D3B" w:rsidRDefault="00980D3B">
            <w:pPr>
              <w:pStyle w:val="HL7TableBody"/>
              <w:jc w:val="center"/>
              <w:rPr>
                <w:lang w:val="it-IT"/>
              </w:rPr>
            </w:pPr>
            <w:r>
              <w:rPr>
                <w:lang w:val="it-IT"/>
              </w:rPr>
              <w:t>R</w:t>
            </w:r>
          </w:p>
        </w:tc>
        <w:tc>
          <w:tcPr>
            <w:tcW w:w="5331" w:type="dxa"/>
            <w:tcBorders>
              <w:top w:val="single" w:sz="4" w:space="0" w:color="auto"/>
              <w:bottom w:val="single" w:sz="4" w:space="0" w:color="auto"/>
            </w:tcBorders>
          </w:tcPr>
          <w:p w14:paraId="79DED717" w14:textId="77777777" w:rsidR="00980D3B" w:rsidRDefault="00980D3B">
            <w:pPr>
              <w:pStyle w:val="HL7TableBody"/>
            </w:pPr>
            <w:r>
              <w:t>Restore from archive</w:t>
            </w:r>
          </w:p>
        </w:tc>
        <w:tc>
          <w:tcPr>
            <w:tcW w:w="1392" w:type="dxa"/>
            <w:tcBorders>
              <w:top w:val="single" w:sz="4" w:space="0" w:color="auto"/>
              <w:bottom w:val="single" w:sz="4" w:space="0" w:color="auto"/>
            </w:tcBorders>
          </w:tcPr>
          <w:p w14:paraId="74EE8DC8" w14:textId="77777777" w:rsidR="00980D3B" w:rsidRDefault="00980D3B">
            <w:pPr>
              <w:pStyle w:val="HL7TableBody"/>
            </w:pPr>
          </w:p>
        </w:tc>
      </w:tr>
      <w:tr w:rsidR="00980D3B" w14:paraId="2C6617D0" w14:textId="77777777">
        <w:tblPrEx>
          <w:tblCellMar>
            <w:top w:w="0" w:type="dxa"/>
            <w:bottom w:w="0" w:type="dxa"/>
          </w:tblCellMar>
        </w:tblPrEx>
        <w:trPr>
          <w:jc w:val="center"/>
        </w:trPr>
        <w:tc>
          <w:tcPr>
            <w:tcW w:w="1175" w:type="dxa"/>
            <w:tcBorders>
              <w:top w:val="single" w:sz="4" w:space="0" w:color="auto"/>
              <w:bottom w:val="single" w:sz="4" w:space="0" w:color="auto"/>
            </w:tcBorders>
          </w:tcPr>
          <w:p w14:paraId="772E42A3" w14:textId="77777777" w:rsidR="00980D3B" w:rsidRDefault="00980D3B">
            <w:pPr>
              <w:pStyle w:val="HL7TableBody"/>
              <w:jc w:val="center"/>
            </w:pPr>
            <w:r>
              <w:t>I</w:t>
            </w:r>
          </w:p>
        </w:tc>
        <w:tc>
          <w:tcPr>
            <w:tcW w:w="5331" w:type="dxa"/>
            <w:tcBorders>
              <w:top w:val="single" w:sz="4" w:space="0" w:color="auto"/>
              <w:bottom w:val="single" w:sz="4" w:space="0" w:color="auto"/>
            </w:tcBorders>
          </w:tcPr>
          <w:p w14:paraId="44BF5BBA" w14:textId="77777777" w:rsidR="00980D3B" w:rsidRDefault="00980D3B">
            <w:pPr>
              <w:pStyle w:val="HL7TableBody"/>
            </w:pPr>
            <w:r>
              <w:t>Initial load</w:t>
            </w:r>
          </w:p>
        </w:tc>
        <w:tc>
          <w:tcPr>
            <w:tcW w:w="1392" w:type="dxa"/>
            <w:tcBorders>
              <w:top w:val="single" w:sz="4" w:space="0" w:color="auto"/>
              <w:bottom w:val="single" w:sz="4" w:space="0" w:color="auto"/>
            </w:tcBorders>
          </w:tcPr>
          <w:p w14:paraId="7C2ED9CA" w14:textId="77777777" w:rsidR="00980D3B" w:rsidRDefault="00980D3B">
            <w:pPr>
              <w:pStyle w:val="HL7TableBody"/>
            </w:pPr>
          </w:p>
        </w:tc>
      </w:tr>
      <w:tr w:rsidR="00980D3B" w14:paraId="337BDCEA" w14:textId="77777777">
        <w:tblPrEx>
          <w:tblCellMar>
            <w:top w:w="0" w:type="dxa"/>
            <w:bottom w:w="0" w:type="dxa"/>
          </w:tblCellMar>
        </w:tblPrEx>
        <w:trPr>
          <w:jc w:val="center"/>
        </w:trPr>
        <w:tc>
          <w:tcPr>
            <w:tcW w:w="1175" w:type="dxa"/>
            <w:tcBorders>
              <w:top w:val="single" w:sz="4" w:space="0" w:color="auto"/>
              <w:bottom w:val="single" w:sz="4" w:space="0" w:color="auto"/>
            </w:tcBorders>
          </w:tcPr>
          <w:p w14:paraId="63AC6319" w14:textId="77777777" w:rsidR="00980D3B" w:rsidRDefault="00980D3B">
            <w:pPr>
              <w:pStyle w:val="HL7TableBody"/>
              <w:jc w:val="center"/>
            </w:pPr>
            <w:r>
              <w:t>T</w:t>
            </w:r>
          </w:p>
        </w:tc>
        <w:tc>
          <w:tcPr>
            <w:tcW w:w="5331" w:type="dxa"/>
            <w:tcBorders>
              <w:top w:val="single" w:sz="4" w:space="0" w:color="auto"/>
              <w:bottom w:val="single" w:sz="4" w:space="0" w:color="auto"/>
            </w:tcBorders>
          </w:tcPr>
          <w:p w14:paraId="67629C6F" w14:textId="77777777" w:rsidR="00980D3B" w:rsidRDefault="00980D3B">
            <w:pPr>
              <w:pStyle w:val="HL7TableBody"/>
            </w:pPr>
            <w:r>
              <w:t>Current processing, transmitted at intervals (scheduled or on demand)</w:t>
            </w:r>
          </w:p>
        </w:tc>
        <w:tc>
          <w:tcPr>
            <w:tcW w:w="1392" w:type="dxa"/>
            <w:tcBorders>
              <w:top w:val="single" w:sz="4" w:space="0" w:color="auto"/>
              <w:bottom w:val="single" w:sz="4" w:space="0" w:color="auto"/>
            </w:tcBorders>
          </w:tcPr>
          <w:p w14:paraId="4D182CCF" w14:textId="77777777" w:rsidR="00980D3B" w:rsidRDefault="00980D3B">
            <w:pPr>
              <w:pStyle w:val="HL7TableBody"/>
            </w:pPr>
          </w:p>
        </w:tc>
      </w:tr>
      <w:tr w:rsidR="00980D3B" w14:paraId="79883015" w14:textId="77777777">
        <w:tblPrEx>
          <w:tblCellMar>
            <w:top w:w="0" w:type="dxa"/>
            <w:bottom w:w="0" w:type="dxa"/>
          </w:tblCellMar>
        </w:tblPrEx>
        <w:trPr>
          <w:jc w:val="center"/>
        </w:trPr>
        <w:tc>
          <w:tcPr>
            <w:tcW w:w="1175" w:type="dxa"/>
            <w:tcBorders>
              <w:top w:val="single" w:sz="4" w:space="0" w:color="auto"/>
              <w:bottom w:val="double" w:sz="4" w:space="0" w:color="auto"/>
            </w:tcBorders>
          </w:tcPr>
          <w:p w14:paraId="31D6BD13" w14:textId="77777777" w:rsidR="00980D3B" w:rsidRDefault="00980D3B">
            <w:pPr>
              <w:pStyle w:val="HL7TableBody"/>
              <w:jc w:val="center"/>
            </w:pPr>
            <w:r>
              <w:t>Not present</w:t>
            </w:r>
          </w:p>
        </w:tc>
        <w:tc>
          <w:tcPr>
            <w:tcW w:w="5331" w:type="dxa"/>
            <w:tcBorders>
              <w:top w:val="single" w:sz="4" w:space="0" w:color="auto"/>
              <w:bottom w:val="double" w:sz="4" w:space="0" w:color="auto"/>
            </w:tcBorders>
          </w:tcPr>
          <w:p w14:paraId="162040FF" w14:textId="77777777" w:rsidR="00980D3B" w:rsidRDefault="00980D3B">
            <w:pPr>
              <w:pStyle w:val="HL7TableBody"/>
            </w:pPr>
            <w:r>
              <w:t xml:space="preserve">Not present (the default, meaning </w:t>
            </w:r>
            <w:r>
              <w:rPr>
                <w:rStyle w:val="Emphasis"/>
              </w:rPr>
              <w:t>current</w:t>
            </w:r>
            <w:r>
              <w:t xml:space="preserve">  processing)</w:t>
            </w:r>
          </w:p>
        </w:tc>
        <w:tc>
          <w:tcPr>
            <w:tcW w:w="1392" w:type="dxa"/>
            <w:tcBorders>
              <w:top w:val="single" w:sz="4" w:space="0" w:color="auto"/>
              <w:bottom w:val="double" w:sz="4" w:space="0" w:color="auto"/>
            </w:tcBorders>
          </w:tcPr>
          <w:p w14:paraId="6E6A27DD" w14:textId="77777777" w:rsidR="00980D3B" w:rsidRDefault="00980D3B">
            <w:pPr>
              <w:pStyle w:val="HL7TableBody"/>
            </w:pPr>
          </w:p>
        </w:tc>
      </w:tr>
    </w:tbl>
    <w:bookmarkStart w:id="1295" w:name="_Ref371387359"/>
    <w:p w14:paraId="78A99DEC" w14:textId="77777777" w:rsidR="00980D3B" w:rsidRDefault="00980D3B">
      <w:pPr>
        <w:pStyle w:val="Heading3"/>
      </w:pPr>
      <w:r>
        <w:fldChar w:fldCharType="begin"/>
      </w:r>
      <w:r>
        <w:instrText xml:space="preserve"> XE "PTA" </w:instrText>
      </w:r>
      <w:r>
        <w:fldChar w:fldCharType="end"/>
      </w:r>
      <w:r>
        <w:fldChar w:fldCharType="begin"/>
      </w:r>
      <w:r>
        <w:instrText xml:space="preserve"> XE "Data types: PTA" </w:instrText>
      </w:r>
      <w:r>
        <w:fldChar w:fldCharType="end"/>
      </w:r>
      <w:bookmarkStart w:id="1296" w:name="_Ref175544"/>
      <w:bookmarkStart w:id="1297" w:name="_Toc496513"/>
      <w:bookmarkStart w:id="1298" w:name="_Toc524860"/>
      <w:bookmarkStart w:id="1299" w:name="_Toc1802443"/>
      <w:bookmarkStart w:id="1300" w:name="_Toc22448438"/>
      <w:bookmarkStart w:id="1301" w:name="_Toc22697630"/>
      <w:bookmarkStart w:id="1302" w:name="_Toc24273665"/>
      <w:r>
        <w:t xml:space="preserve">PTA - </w:t>
      </w:r>
      <w:r>
        <w:rPr>
          <w:snapToGrid w:val="0"/>
        </w:rPr>
        <w:t>policy type and amount</w:t>
      </w:r>
      <w:bookmarkEnd w:id="1296"/>
      <w:bookmarkEnd w:id="1297"/>
      <w:bookmarkEnd w:id="1298"/>
      <w:bookmarkEnd w:id="1299"/>
      <w:bookmarkEnd w:id="1300"/>
      <w:bookmarkEnd w:id="1301"/>
      <w:bookmarkEnd w:id="1302"/>
    </w:p>
    <w:p w14:paraId="1E1C5029" w14:textId="77777777" w:rsidR="00980D3B" w:rsidRDefault="00980D3B">
      <w:pPr>
        <w:pStyle w:val="ComponentTableCaption"/>
      </w:pPr>
      <w:bookmarkStart w:id="1303" w:name="PTA"/>
      <w:r>
        <w:t>HL7 Component Table - PTA – Policy Type and Amount</w:t>
      </w:r>
      <w:r>
        <w:fldChar w:fldCharType="begin"/>
      </w:r>
      <w:r>
        <w:instrText xml:space="preserve"> XE "HL7 Component Table - PTA" </w:instrText>
      </w:r>
      <w:r>
        <w:fldChar w:fldCharType="end"/>
      </w:r>
      <w:bookmarkEnd w:id="130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B312FC9"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F3BFE40"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B95B06B"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389DEA8A"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1D3B78BE"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D93C4E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8F49386"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9CC66D3"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1191A344" w14:textId="77777777" w:rsidR="00980D3B" w:rsidRDefault="00980D3B">
            <w:pPr>
              <w:pStyle w:val="ComponentTableHeader"/>
              <w:rPr>
                <w:lang w:val="fr-FR"/>
              </w:rPr>
            </w:pPr>
            <w:r>
              <w:rPr>
                <w:lang w:val="fr-FR"/>
              </w:rPr>
              <w:t>SEC.REF.</w:t>
            </w:r>
          </w:p>
        </w:tc>
      </w:tr>
      <w:tr w:rsidR="00980D3B" w14:paraId="0D0C7F0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90301D1" w14:textId="77777777" w:rsidR="00980D3B" w:rsidRDefault="00980D3B">
            <w:pPr>
              <w:pStyle w:val="ComponentTableBody"/>
            </w:pPr>
            <w:r>
              <w:t>1</w:t>
            </w:r>
          </w:p>
        </w:tc>
        <w:tc>
          <w:tcPr>
            <w:tcW w:w="576" w:type="dxa"/>
            <w:tcBorders>
              <w:top w:val="single" w:sz="4" w:space="0" w:color="auto"/>
              <w:bottom w:val="single" w:sz="4" w:space="0" w:color="auto"/>
            </w:tcBorders>
          </w:tcPr>
          <w:p w14:paraId="136999ED" w14:textId="77777777" w:rsidR="00980D3B" w:rsidRDefault="00980D3B">
            <w:pPr>
              <w:pStyle w:val="ComponentTableBody"/>
            </w:pPr>
            <w:r>
              <w:t>5</w:t>
            </w:r>
          </w:p>
        </w:tc>
        <w:tc>
          <w:tcPr>
            <w:tcW w:w="720" w:type="dxa"/>
            <w:tcBorders>
              <w:top w:val="single" w:sz="4" w:space="0" w:color="auto"/>
              <w:bottom w:val="single" w:sz="4" w:space="0" w:color="auto"/>
            </w:tcBorders>
          </w:tcPr>
          <w:p w14:paraId="5542DB42" w14:textId="77777777" w:rsidR="00980D3B" w:rsidRDefault="00980D3B">
            <w:pPr>
              <w:pStyle w:val="ComponentTableBody"/>
            </w:pPr>
            <w:r>
              <w:t>IS</w:t>
            </w:r>
          </w:p>
        </w:tc>
        <w:tc>
          <w:tcPr>
            <w:tcW w:w="576" w:type="dxa"/>
            <w:tcBorders>
              <w:top w:val="single" w:sz="4" w:space="0" w:color="auto"/>
              <w:bottom w:val="single" w:sz="4" w:space="0" w:color="auto"/>
            </w:tcBorders>
          </w:tcPr>
          <w:p w14:paraId="00E25BBB" w14:textId="77777777" w:rsidR="00980D3B" w:rsidRDefault="00980D3B">
            <w:pPr>
              <w:pStyle w:val="ComponentTableBody"/>
            </w:pPr>
            <w:r>
              <w:t>R</w:t>
            </w:r>
          </w:p>
        </w:tc>
        <w:tc>
          <w:tcPr>
            <w:tcW w:w="720" w:type="dxa"/>
            <w:tcBorders>
              <w:top w:val="single" w:sz="4" w:space="0" w:color="auto"/>
              <w:bottom w:val="single" w:sz="4" w:space="0" w:color="auto"/>
            </w:tcBorders>
          </w:tcPr>
          <w:p w14:paraId="06E5C5DE" w14:textId="77777777" w:rsidR="00980D3B" w:rsidRDefault="00980D3B">
            <w:pPr>
              <w:pStyle w:val="ComponentTableBody"/>
            </w:pPr>
            <w:r>
              <w:t>147</w:t>
            </w:r>
          </w:p>
        </w:tc>
        <w:tc>
          <w:tcPr>
            <w:tcW w:w="2880" w:type="dxa"/>
            <w:tcBorders>
              <w:top w:val="single" w:sz="4" w:space="0" w:color="auto"/>
              <w:bottom w:val="single" w:sz="4" w:space="0" w:color="auto"/>
            </w:tcBorders>
          </w:tcPr>
          <w:p w14:paraId="37E47A37" w14:textId="77777777" w:rsidR="00980D3B" w:rsidRDefault="00980D3B">
            <w:pPr>
              <w:pStyle w:val="ComponentTableBody"/>
              <w:jc w:val="left"/>
            </w:pPr>
            <w:r>
              <w:rPr>
                <w:snapToGrid w:val="0"/>
              </w:rPr>
              <w:t>Policy Type</w:t>
            </w:r>
          </w:p>
        </w:tc>
        <w:tc>
          <w:tcPr>
            <w:tcW w:w="1440" w:type="dxa"/>
            <w:tcBorders>
              <w:top w:val="single" w:sz="4" w:space="0" w:color="auto"/>
              <w:bottom w:val="single" w:sz="4" w:space="0" w:color="auto"/>
            </w:tcBorders>
          </w:tcPr>
          <w:p w14:paraId="5331678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95DC2F2"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D14710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3720377" w14:textId="77777777" w:rsidR="00980D3B" w:rsidRDefault="00980D3B">
            <w:pPr>
              <w:pStyle w:val="ComponentTableBody"/>
            </w:pPr>
            <w:r>
              <w:t>2</w:t>
            </w:r>
          </w:p>
        </w:tc>
        <w:tc>
          <w:tcPr>
            <w:tcW w:w="576" w:type="dxa"/>
            <w:tcBorders>
              <w:top w:val="single" w:sz="4" w:space="0" w:color="auto"/>
              <w:bottom w:val="single" w:sz="4" w:space="0" w:color="auto"/>
            </w:tcBorders>
          </w:tcPr>
          <w:p w14:paraId="37FBB07E" w14:textId="77777777" w:rsidR="00980D3B" w:rsidRDefault="00980D3B">
            <w:pPr>
              <w:pStyle w:val="ComponentTableBody"/>
            </w:pPr>
            <w:r>
              <w:t>9</w:t>
            </w:r>
          </w:p>
        </w:tc>
        <w:tc>
          <w:tcPr>
            <w:tcW w:w="720" w:type="dxa"/>
            <w:tcBorders>
              <w:top w:val="single" w:sz="4" w:space="0" w:color="auto"/>
              <w:bottom w:val="single" w:sz="4" w:space="0" w:color="auto"/>
            </w:tcBorders>
          </w:tcPr>
          <w:p w14:paraId="4DAE9775" w14:textId="77777777" w:rsidR="00980D3B" w:rsidRDefault="00980D3B">
            <w:pPr>
              <w:pStyle w:val="ComponentTableBody"/>
            </w:pPr>
            <w:r>
              <w:t>IS</w:t>
            </w:r>
          </w:p>
        </w:tc>
        <w:tc>
          <w:tcPr>
            <w:tcW w:w="576" w:type="dxa"/>
            <w:tcBorders>
              <w:top w:val="single" w:sz="4" w:space="0" w:color="auto"/>
              <w:bottom w:val="single" w:sz="4" w:space="0" w:color="auto"/>
            </w:tcBorders>
          </w:tcPr>
          <w:p w14:paraId="3DF53A7F" w14:textId="77777777" w:rsidR="00980D3B" w:rsidRDefault="00980D3B">
            <w:pPr>
              <w:pStyle w:val="ComponentTableBody"/>
            </w:pPr>
            <w:r>
              <w:t xml:space="preserve"> O</w:t>
            </w:r>
          </w:p>
        </w:tc>
        <w:tc>
          <w:tcPr>
            <w:tcW w:w="720" w:type="dxa"/>
            <w:tcBorders>
              <w:top w:val="single" w:sz="4" w:space="0" w:color="auto"/>
              <w:bottom w:val="single" w:sz="4" w:space="0" w:color="auto"/>
            </w:tcBorders>
          </w:tcPr>
          <w:p w14:paraId="03D1EF8F" w14:textId="77777777" w:rsidR="00980D3B" w:rsidRDefault="00980D3B">
            <w:pPr>
              <w:pStyle w:val="ComponentTableBody"/>
            </w:pPr>
            <w:r>
              <w:t>193</w:t>
            </w:r>
          </w:p>
        </w:tc>
        <w:tc>
          <w:tcPr>
            <w:tcW w:w="2880" w:type="dxa"/>
            <w:tcBorders>
              <w:top w:val="single" w:sz="4" w:space="0" w:color="auto"/>
              <w:bottom w:val="single" w:sz="4" w:space="0" w:color="auto"/>
            </w:tcBorders>
          </w:tcPr>
          <w:p w14:paraId="27DFF720" w14:textId="77777777" w:rsidR="00980D3B" w:rsidRDefault="00980D3B">
            <w:pPr>
              <w:pStyle w:val="ComponentTableBody"/>
              <w:jc w:val="left"/>
            </w:pPr>
            <w:r>
              <w:rPr>
                <w:snapToGrid w:val="0"/>
              </w:rPr>
              <w:t>Amount Class</w:t>
            </w:r>
          </w:p>
        </w:tc>
        <w:tc>
          <w:tcPr>
            <w:tcW w:w="1440" w:type="dxa"/>
            <w:tcBorders>
              <w:top w:val="single" w:sz="4" w:space="0" w:color="auto"/>
              <w:bottom w:val="single" w:sz="4" w:space="0" w:color="auto"/>
            </w:tcBorders>
          </w:tcPr>
          <w:p w14:paraId="5618469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C59D384"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393A34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440FFF9" w14:textId="77777777" w:rsidR="00980D3B" w:rsidRDefault="00980D3B">
            <w:pPr>
              <w:pStyle w:val="ComponentTableBody"/>
            </w:pPr>
            <w:r>
              <w:t>3</w:t>
            </w:r>
          </w:p>
        </w:tc>
        <w:tc>
          <w:tcPr>
            <w:tcW w:w="576" w:type="dxa"/>
            <w:tcBorders>
              <w:top w:val="single" w:sz="4" w:space="0" w:color="auto"/>
              <w:bottom w:val="single" w:sz="4" w:space="0" w:color="auto"/>
            </w:tcBorders>
          </w:tcPr>
          <w:p w14:paraId="3CA8B28C" w14:textId="77777777" w:rsidR="00980D3B" w:rsidRDefault="00980D3B">
            <w:pPr>
              <w:pStyle w:val="ComponentTableBody"/>
            </w:pPr>
            <w:r>
              <w:t>16</w:t>
            </w:r>
          </w:p>
        </w:tc>
        <w:tc>
          <w:tcPr>
            <w:tcW w:w="720" w:type="dxa"/>
            <w:tcBorders>
              <w:top w:val="single" w:sz="4" w:space="0" w:color="auto"/>
              <w:bottom w:val="single" w:sz="4" w:space="0" w:color="auto"/>
            </w:tcBorders>
          </w:tcPr>
          <w:p w14:paraId="2ED67C74" w14:textId="77777777" w:rsidR="00980D3B" w:rsidRDefault="00980D3B">
            <w:pPr>
              <w:pStyle w:val="ComponentTableBody"/>
            </w:pPr>
            <w:r>
              <w:t>NM</w:t>
            </w:r>
          </w:p>
        </w:tc>
        <w:tc>
          <w:tcPr>
            <w:tcW w:w="576" w:type="dxa"/>
            <w:tcBorders>
              <w:top w:val="single" w:sz="4" w:space="0" w:color="auto"/>
              <w:bottom w:val="single" w:sz="4" w:space="0" w:color="auto"/>
            </w:tcBorders>
          </w:tcPr>
          <w:p w14:paraId="75712E93" w14:textId="77777777" w:rsidR="00980D3B" w:rsidRDefault="00980D3B">
            <w:pPr>
              <w:pStyle w:val="ComponentTableBody"/>
            </w:pPr>
            <w:r>
              <w:t>B</w:t>
            </w:r>
          </w:p>
        </w:tc>
        <w:tc>
          <w:tcPr>
            <w:tcW w:w="720" w:type="dxa"/>
            <w:tcBorders>
              <w:top w:val="single" w:sz="4" w:space="0" w:color="auto"/>
              <w:bottom w:val="single" w:sz="4" w:space="0" w:color="auto"/>
            </w:tcBorders>
          </w:tcPr>
          <w:p w14:paraId="1214C5B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1F12717" w14:textId="77777777" w:rsidR="00980D3B" w:rsidRDefault="00980D3B">
            <w:pPr>
              <w:pStyle w:val="ComponentTableBody"/>
              <w:jc w:val="left"/>
            </w:pPr>
            <w:r>
              <w:rPr>
                <w:snapToGrid w:val="0"/>
              </w:rPr>
              <w:t>Money or Percentage Quantity</w:t>
            </w:r>
          </w:p>
        </w:tc>
        <w:tc>
          <w:tcPr>
            <w:tcW w:w="1440" w:type="dxa"/>
            <w:tcBorders>
              <w:top w:val="single" w:sz="4" w:space="0" w:color="auto"/>
              <w:bottom w:val="single" w:sz="4" w:space="0" w:color="auto"/>
            </w:tcBorders>
          </w:tcPr>
          <w:p w14:paraId="5B7566A2" w14:textId="77777777" w:rsidR="00980D3B" w:rsidRDefault="00980D3B">
            <w:pPr>
              <w:pStyle w:val="ComponentTableBody"/>
              <w:jc w:val="left"/>
            </w:pPr>
            <w:r>
              <w:t>deprecated as of v 2.5</w:t>
            </w:r>
          </w:p>
        </w:tc>
        <w:tc>
          <w:tcPr>
            <w:tcW w:w="1008" w:type="dxa"/>
            <w:tcBorders>
              <w:top w:val="single" w:sz="4" w:space="0" w:color="auto"/>
              <w:bottom w:val="single" w:sz="4" w:space="0" w:color="auto"/>
            </w:tcBorders>
          </w:tcPr>
          <w:p w14:paraId="41EF476B"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2DDC5EB6"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1EC62C4" w14:textId="77777777" w:rsidR="00980D3B" w:rsidRDefault="00980D3B">
            <w:pPr>
              <w:pStyle w:val="ComponentTableBody"/>
            </w:pPr>
            <w:r>
              <w:t>4</w:t>
            </w:r>
          </w:p>
        </w:tc>
        <w:tc>
          <w:tcPr>
            <w:tcW w:w="576" w:type="dxa"/>
            <w:tcBorders>
              <w:top w:val="single" w:sz="4" w:space="0" w:color="auto"/>
              <w:bottom w:val="double" w:sz="4" w:space="0" w:color="auto"/>
            </w:tcBorders>
          </w:tcPr>
          <w:p w14:paraId="0495CFF9" w14:textId="77777777" w:rsidR="00980D3B" w:rsidRDefault="00980D3B">
            <w:pPr>
              <w:pStyle w:val="ComponentTableBody"/>
            </w:pPr>
            <w:r>
              <w:t>23</w:t>
            </w:r>
          </w:p>
        </w:tc>
        <w:tc>
          <w:tcPr>
            <w:tcW w:w="720" w:type="dxa"/>
            <w:tcBorders>
              <w:top w:val="single" w:sz="4" w:space="0" w:color="auto"/>
              <w:bottom w:val="double" w:sz="4" w:space="0" w:color="auto"/>
            </w:tcBorders>
          </w:tcPr>
          <w:p w14:paraId="025843F9" w14:textId="77777777" w:rsidR="00980D3B" w:rsidRDefault="00980D3B">
            <w:pPr>
              <w:pStyle w:val="ComponentTableBody"/>
            </w:pPr>
            <w:r>
              <w:t>MOP</w:t>
            </w:r>
          </w:p>
        </w:tc>
        <w:tc>
          <w:tcPr>
            <w:tcW w:w="576" w:type="dxa"/>
            <w:tcBorders>
              <w:top w:val="single" w:sz="4" w:space="0" w:color="auto"/>
              <w:bottom w:val="double" w:sz="4" w:space="0" w:color="auto"/>
            </w:tcBorders>
          </w:tcPr>
          <w:p w14:paraId="0F3469FF" w14:textId="77777777" w:rsidR="00980D3B" w:rsidRDefault="00980D3B">
            <w:pPr>
              <w:pStyle w:val="ComponentTableBody"/>
            </w:pPr>
            <w:r>
              <w:t>R</w:t>
            </w:r>
          </w:p>
        </w:tc>
        <w:tc>
          <w:tcPr>
            <w:tcW w:w="720" w:type="dxa"/>
            <w:tcBorders>
              <w:top w:val="single" w:sz="4" w:space="0" w:color="auto"/>
              <w:bottom w:val="double" w:sz="4" w:space="0" w:color="auto"/>
            </w:tcBorders>
          </w:tcPr>
          <w:p w14:paraId="68D31A80" w14:textId="77777777" w:rsidR="00980D3B" w:rsidRDefault="00980D3B">
            <w:pPr>
              <w:pStyle w:val="ComponentTableBody"/>
              <w:rPr>
                <w:sz w:val="16"/>
              </w:rPr>
            </w:pPr>
          </w:p>
        </w:tc>
        <w:tc>
          <w:tcPr>
            <w:tcW w:w="2880" w:type="dxa"/>
            <w:tcBorders>
              <w:top w:val="single" w:sz="4" w:space="0" w:color="auto"/>
              <w:bottom w:val="double" w:sz="4" w:space="0" w:color="auto"/>
            </w:tcBorders>
          </w:tcPr>
          <w:p w14:paraId="05ACA08E" w14:textId="77777777" w:rsidR="00980D3B" w:rsidRDefault="00980D3B">
            <w:pPr>
              <w:pStyle w:val="ComponentTableBody"/>
              <w:jc w:val="left"/>
              <w:rPr>
                <w:snapToGrid w:val="0"/>
              </w:rPr>
            </w:pPr>
            <w:r>
              <w:rPr>
                <w:snapToGrid w:val="0"/>
              </w:rPr>
              <w:t>Money or Percentage</w:t>
            </w:r>
          </w:p>
        </w:tc>
        <w:tc>
          <w:tcPr>
            <w:tcW w:w="1440" w:type="dxa"/>
            <w:tcBorders>
              <w:top w:val="single" w:sz="4" w:space="0" w:color="auto"/>
              <w:bottom w:val="double" w:sz="4" w:space="0" w:color="auto"/>
            </w:tcBorders>
          </w:tcPr>
          <w:p w14:paraId="4A982B52"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AC2CA6C" w14:textId="77777777" w:rsidR="00980D3B" w:rsidRDefault="00980D3B">
            <w:pPr>
              <w:pStyle w:val="ComponentTableBody"/>
              <w:rPr>
                <w:rStyle w:val="Hyperlink"/>
              </w:rPr>
            </w:pPr>
            <w:r>
              <w:rPr>
                <w:rStyle w:val="Hyperlink"/>
              </w:rPr>
              <w:fldChar w:fldCharType="begin"/>
            </w:r>
            <w:r>
              <w:rPr>
                <w:rStyle w:val="Hyperlink"/>
              </w:rPr>
              <w:instrText xml:space="preserve"> REF _Ref536853859 \r \h </w:instrText>
            </w:r>
            <w:r>
              <w:rPr>
                <w:rStyle w:val="Hyperlink"/>
              </w:rPr>
            </w:r>
            <w:r>
              <w:rPr>
                <w:rStyle w:val="Hyperlink"/>
              </w:rPr>
              <w:instrText xml:space="preserve"> \* MERGEFORMAT </w:instrText>
            </w:r>
            <w:r>
              <w:rPr>
                <w:rStyle w:val="Hyperlink"/>
              </w:rPr>
              <w:fldChar w:fldCharType="separate"/>
            </w:r>
            <w:r>
              <w:rPr>
                <w:rStyle w:val="Hyperlink"/>
              </w:rPr>
              <w:t>2.A.43</w:t>
            </w:r>
            <w:r>
              <w:rPr>
                <w:rStyle w:val="Hyperlink"/>
              </w:rPr>
              <w:fldChar w:fldCharType="end"/>
            </w:r>
          </w:p>
        </w:tc>
      </w:tr>
    </w:tbl>
    <w:p w14:paraId="7A2A3EE9" w14:textId="77777777" w:rsidR="00980D3B" w:rsidRDefault="00980D3B">
      <w:pPr>
        <w:pStyle w:val="NormalIndented"/>
      </w:pPr>
      <w:r>
        <w:t>Definition: This data type specifies the policy type and amount covered by the insu</w:t>
      </w:r>
      <w:r>
        <w:t>r</w:t>
      </w:r>
      <w:r>
        <w:t>ance.</w:t>
      </w:r>
    </w:p>
    <w:p w14:paraId="41BC65D5" w14:textId="77777777" w:rsidR="00980D3B" w:rsidRDefault="00980D3B">
      <w:pPr>
        <w:pStyle w:val="Note"/>
        <w:tabs>
          <w:tab w:val="left" w:pos="1440"/>
        </w:tabs>
        <w:rPr>
          <w:snapToGrid w:val="0"/>
        </w:rPr>
      </w:pPr>
      <w:r>
        <w:rPr>
          <w:rStyle w:val="Strong"/>
        </w:rPr>
        <w:t>Maximum Length:</w:t>
      </w:r>
      <w:r>
        <w:t xml:space="preserve"> 56</w:t>
      </w:r>
    </w:p>
    <w:p w14:paraId="739B7983" w14:textId="77777777" w:rsidR="00980D3B" w:rsidRDefault="00980D3B"/>
    <w:p w14:paraId="2E918E54" w14:textId="77777777" w:rsidR="00980D3B" w:rsidRDefault="00980D3B">
      <w:pPr>
        <w:pStyle w:val="Note"/>
        <w:tabs>
          <w:tab w:val="left" w:pos="1440"/>
        </w:tabs>
        <w:rPr>
          <w:snapToGrid w:val="0"/>
        </w:rPr>
      </w:pPr>
      <w:r>
        <w:rPr>
          <w:rStyle w:val="Strong"/>
        </w:rPr>
        <w:t>Note:</w:t>
      </w:r>
      <w:r>
        <w:t xml:space="preserve"> Replaces the CM data type used in section 6.5.7.29 IN2-29, as of v 2.5.</w:t>
      </w:r>
    </w:p>
    <w:p w14:paraId="210DEA2F" w14:textId="77777777" w:rsidR="00980D3B" w:rsidRDefault="00980D3B">
      <w:pPr>
        <w:pStyle w:val="Heading4"/>
        <w:rPr>
          <w:vanish/>
        </w:rPr>
      </w:pPr>
    </w:p>
    <w:p w14:paraId="2DDDD35C" w14:textId="77777777" w:rsidR="00980D3B" w:rsidRDefault="00980D3B">
      <w:pPr>
        <w:pStyle w:val="Heading4"/>
      </w:pPr>
      <w:r>
        <w:rPr>
          <w:snapToGrid w:val="0"/>
        </w:rPr>
        <w:t>Policy Type</w:t>
      </w:r>
      <w:r>
        <w:t xml:space="preserve"> (IS)</w:t>
      </w:r>
    </w:p>
    <w:p w14:paraId="3202326F" w14:textId="77777777" w:rsidR="00980D3B" w:rsidRDefault="00980D3B">
      <w:pPr>
        <w:pStyle w:val="NormalIndented"/>
      </w:pPr>
      <w:r>
        <w:t>Definition: Specifies the policy type.</w:t>
      </w:r>
    </w:p>
    <w:p w14:paraId="1955A724" w14:textId="77777777" w:rsidR="00980D3B" w:rsidRDefault="00980D3B">
      <w:pPr>
        <w:pStyle w:val="NormalIndented"/>
      </w:pPr>
      <w:r>
        <w:t xml:space="preserve">Refer to </w:t>
      </w:r>
      <w:hyperlink w:anchor="HL70147" w:history="1">
        <w:r>
          <w:rPr>
            <w:rStyle w:val="HyperlinkText"/>
          </w:rPr>
          <w:t>User-defin</w:t>
        </w:r>
        <w:bookmarkStart w:id="1304" w:name="_Hlt23493079"/>
        <w:r>
          <w:rPr>
            <w:rStyle w:val="HyperlinkText"/>
          </w:rPr>
          <w:t>e</w:t>
        </w:r>
        <w:bookmarkEnd w:id="1304"/>
        <w:r>
          <w:rPr>
            <w:rStyle w:val="HyperlinkText"/>
          </w:rPr>
          <w:t>d Table 0147 - Policy type</w:t>
        </w:r>
      </w:hyperlink>
      <w:r>
        <w:t xml:space="preserve"> for suggested values.</w:t>
      </w:r>
    </w:p>
    <w:p w14:paraId="05F9C941" w14:textId="77777777" w:rsidR="00980D3B" w:rsidRDefault="00980D3B">
      <w:pPr>
        <w:pStyle w:val="UserTableCaption"/>
      </w:pPr>
      <w:r>
        <w:t xml:space="preserve"> </w:t>
      </w:r>
      <w:bookmarkStart w:id="1305" w:name="HL70147"/>
      <w:r>
        <w:t>User-defined Table 0147 - Policy type</w:t>
      </w:r>
      <w:bookmarkEnd w:id="1305"/>
      <w:r>
        <w:fldChar w:fldCharType="begin"/>
      </w:r>
      <w:r>
        <w:instrText>XE “User-defined Table 0147 - Policy type”</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710"/>
        <w:gridCol w:w="2790"/>
        <w:gridCol w:w="2790"/>
      </w:tblGrid>
      <w:tr w:rsidR="00980D3B" w14:paraId="7F6B07AB" w14:textId="77777777">
        <w:tblPrEx>
          <w:tblCellMar>
            <w:top w:w="0" w:type="dxa"/>
            <w:bottom w:w="0" w:type="dxa"/>
          </w:tblCellMar>
        </w:tblPrEx>
        <w:trPr>
          <w:cantSplit/>
          <w:tblHeader/>
          <w:jc w:val="center"/>
        </w:trPr>
        <w:tc>
          <w:tcPr>
            <w:tcW w:w="1710" w:type="dxa"/>
            <w:tcBorders>
              <w:top w:val="single" w:sz="12" w:space="0" w:color="auto"/>
              <w:bottom w:val="single" w:sz="6" w:space="0" w:color="auto"/>
            </w:tcBorders>
            <w:shd w:val="pct10" w:color="auto" w:fill="FFFFFF"/>
          </w:tcPr>
          <w:p w14:paraId="5AAA666D" w14:textId="77777777" w:rsidR="00980D3B" w:rsidRDefault="00980D3B">
            <w:pPr>
              <w:pStyle w:val="UserTableHeader"/>
              <w:jc w:val="center"/>
              <w:rPr>
                <w:lang w:val="fr-FR"/>
              </w:rPr>
            </w:pPr>
            <w:r>
              <w:rPr>
                <w:lang w:val="fr-FR"/>
              </w:rPr>
              <w:t>Value</w:t>
            </w:r>
          </w:p>
        </w:tc>
        <w:tc>
          <w:tcPr>
            <w:tcW w:w="2790" w:type="dxa"/>
            <w:tcBorders>
              <w:top w:val="single" w:sz="12" w:space="0" w:color="auto"/>
              <w:bottom w:val="single" w:sz="6" w:space="0" w:color="auto"/>
            </w:tcBorders>
            <w:shd w:val="pct10" w:color="auto" w:fill="FFFFFF"/>
          </w:tcPr>
          <w:p w14:paraId="56285D0E" w14:textId="77777777" w:rsidR="00980D3B" w:rsidRDefault="00980D3B">
            <w:pPr>
              <w:pStyle w:val="UserTableHeader"/>
              <w:rPr>
                <w:lang w:val="fr-FR"/>
              </w:rPr>
            </w:pPr>
            <w:r>
              <w:rPr>
                <w:lang w:val="fr-FR"/>
              </w:rPr>
              <w:t>Description</w:t>
            </w:r>
          </w:p>
        </w:tc>
        <w:tc>
          <w:tcPr>
            <w:tcW w:w="2790" w:type="dxa"/>
            <w:tcBorders>
              <w:top w:val="single" w:sz="12" w:space="0" w:color="auto"/>
              <w:bottom w:val="single" w:sz="6" w:space="0" w:color="auto"/>
            </w:tcBorders>
            <w:shd w:val="pct10" w:color="auto" w:fill="FFFFFF"/>
          </w:tcPr>
          <w:p w14:paraId="6586CCC8" w14:textId="77777777" w:rsidR="00980D3B" w:rsidRDefault="00980D3B">
            <w:pPr>
              <w:pStyle w:val="UserTableHeader"/>
              <w:rPr>
                <w:lang w:val="fr-FR"/>
              </w:rPr>
            </w:pPr>
            <w:r>
              <w:rPr>
                <w:lang w:val="fr-FR"/>
              </w:rPr>
              <w:t>Comment</w:t>
            </w:r>
          </w:p>
        </w:tc>
      </w:tr>
      <w:tr w:rsidR="00980D3B" w14:paraId="339D9D4C" w14:textId="77777777">
        <w:tblPrEx>
          <w:tblCellMar>
            <w:top w:w="0" w:type="dxa"/>
            <w:bottom w:w="0" w:type="dxa"/>
          </w:tblCellMar>
        </w:tblPrEx>
        <w:trPr>
          <w:cantSplit/>
          <w:jc w:val="center"/>
        </w:trPr>
        <w:tc>
          <w:tcPr>
            <w:tcW w:w="1710" w:type="dxa"/>
            <w:tcBorders>
              <w:top w:val="single" w:sz="6" w:space="0" w:color="auto"/>
              <w:bottom w:val="single" w:sz="4" w:space="0" w:color="auto"/>
            </w:tcBorders>
          </w:tcPr>
          <w:p w14:paraId="4812245B" w14:textId="77777777" w:rsidR="00980D3B" w:rsidRDefault="00980D3B">
            <w:pPr>
              <w:pStyle w:val="UserTableBody"/>
              <w:jc w:val="center"/>
            </w:pPr>
            <w:r>
              <w:t>ANC</w:t>
            </w:r>
          </w:p>
        </w:tc>
        <w:tc>
          <w:tcPr>
            <w:tcW w:w="2790" w:type="dxa"/>
            <w:tcBorders>
              <w:top w:val="single" w:sz="6" w:space="0" w:color="auto"/>
              <w:bottom w:val="single" w:sz="4" w:space="0" w:color="auto"/>
            </w:tcBorders>
          </w:tcPr>
          <w:p w14:paraId="7B098D00" w14:textId="77777777" w:rsidR="00980D3B" w:rsidRDefault="00980D3B">
            <w:pPr>
              <w:pStyle w:val="UserTableBody"/>
            </w:pPr>
            <w:r>
              <w:t>Ancillary</w:t>
            </w:r>
          </w:p>
        </w:tc>
        <w:tc>
          <w:tcPr>
            <w:tcW w:w="2790" w:type="dxa"/>
            <w:tcBorders>
              <w:top w:val="single" w:sz="6" w:space="0" w:color="auto"/>
              <w:bottom w:val="single" w:sz="4" w:space="0" w:color="auto"/>
            </w:tcBorders>
          </w:tcPr>
          <w:p w14:paraId="38731FF4" w14:textId="77777777" w:rsidR="00980D3B" w:rsidRDefault="00980D3B">
            <w:pPr>
              <w:pStyle w:val="UserTableBody"/>
            </w:pPr>
          </w:p>
        </w:tc>
      </w:tr>
      <w:tr w:rsidR="00980D3B" w14:paraId="1205B56A" w14:textId="77777777">
        <w:tblPrEx>
          <w:tblCellMar>
            <w:top w:w="0" w:type="dxa"/>
            <w:bottom w:w="0" w:type="dxa"/>
          </w:tblCellMar>
        </w:tblPrEx>
        <w:trPr>
          <w:cantSplit/>
          <w:jc w:val="center"/>
        </w:trPr>
        <w:tc>
          <w:tcPr>
            <w:tcW w:w="1710" w:type="dxa"/>
            <w:tcBorders>
              <w:top w:val="single" w:sz="4" w:space="0" w:color="auto"/>
              <w:bottom w:val="single" w:sz="4" w:space="0" w:color="auto"/>
            </w:tcBorders>
          </w:tcPr>
          <w:p w14:paraId="40A8354A" w14:textId="77777777" w:rsidR="00980D3B" w:rsidRDefault="00980D3B">
            <w:pPr>
              <w:pStyle w:val="UserTableBody"/>
              <w:jc w:val="center"/>
            </w:pPr>
            <w:r>
              <w:t>2ANC</w:t>
            </w:r>
          </w:p>
        </w:tc>
        <w:tc>
          <w:tcPr>
            <w:tcW w:w="2790" w:type="dxa"/>
            <w:tcBorders>
              <w:top w:val="single" w:sz="4" w:space="0" w:color="auto"/>
              <w:bottom w:val="single" w:sz="4" w:space="0" w:color="auto"/>
            </w:tcBorders>
          </w:tcPr>
          <w:p w14:paraId="10113911" w14:textId="77777777" w:rsidR="00980D3B" w:rsidRDefault="00980D3B">
            <w:pPr>
              <w:pStyle w:val="UserTableBody"/>
            </w:pPr>
            <w:r>
              <w:t>Second ancillary</w:t>
            </w:r>
          </w:p>
        </w:tc>
        <w:tc>
          <w:tcPr>
            <w:tcW w:w="2790" w:type="dxa"/>
            <w:tcBorders>
              <w:top w:val="single" w:sz="4" w:space="0" w:color="auto"/>
              <w:bottom w:val="single" w:sz="4" w:space="0" w:color="auto"/>
            </w:tcBorders>
          </w:tcPr>
          <w:p w14:paraId="7FC70B34" w14:textId="77777777" w:rsidR="00980D3B" w:rsidRDefault="00980D3B">
            <w:pPr>
              <w:pStyle w:val="UserTableBody"/>
            </w:pPr>
          </w:p>
        </w:tc>
      </w:tr>
      <w:tr w:rsidR="00980D3B" w14:paraId="1842204B" w14:textId="77777777">
        <w:tblPrEx>
          <w:tblCellMar>
            <w:top w:w="0" w:type="dxa"/>
            <w:bottom w:w="0" w:type="dxa"/>
          </w:tblCellMar>
        </w:tblPrEx>
        <w:trPr>
          <w:cantSplit/>
          <w:jc w:val="center"/>
        </w:trPr>
        <w:tc>
          <w:tcPr>
            <w:tcW w:w="1710" w:type="dxa"/>
            <w:tcBorders>
              <w:top w:val="single" w:sz="4" w:space="0" w:color="auto"/>
              <w:bottom w:val="single" w:sz="4" w:space="0" w:color="auto"/>
            </w:tcBorders>
          </w:tcPr>
          <w:p w14:paraId="000D702A" w14:textId="77777777" w:rsidR="00980D3B" w:rsidRDefault="00980D3B">
            <w:pPr>
              <w:pStyle w:val="UserTableBody"/>
              <w:jc w:val="center"/>
            </w:pPr>
            <w:r>
              <w:t>MMD</w:t>
            </w:r>
          </w:p>
        </w:tc>
        <w:tc>
          <w:tcPr>
            <w:tcW w:w="2790" w:type="dxa"/>
            <w:tcBorders>
              <w:top w:val="single" w:sz="4" w:space="0" w:color="auto"/>
              <w:bottom w:val="single" w:sz="4" w:space="0" w:color="auto"/>
            </w:tcBorders>
          </w:tcPr>
          <w:p w14:paraId="1E94A7C5" w14:textId="77777777" w:rsidR="00980D3B" w:rsidRDefault="00980D3B">
            <w:pPr>
              <w:pStyle w:val="UserTableBody"/>
            </w:pPr>
            <w:r>
              <w:t>Major medical</w:t>
            </w:r>
          </w:p>
        </w:tc>
        <w:tc>
          <w:tcPr>
            <w:tcW w:w="2790" w:type="dxa"/>
            <w:tcBorders>
              <w:top w:val="single" w:sz="4" w:space="0" w:color="auto"/>
              <w:bottom w:val="single" w:sz="4" w:space="0" w:color="auto"/>
            </w:tcBorders>
          </w:tcPr>
          <w:p w14:paraId="47F4DFFF" w14:textId="77777777" w:rsidR="00980D3B" w:rsidRDefault="00980D3B">
            <w:pPr>
              <w:pStyle w:val="UserTableBody"/>
            </w:pPr>
          </w:p>
        </w:tc>
      </w:tr>
      <w:tr w:rsidR="00980D3B" w14:paraId="0DCC2767" w14:textId="77777777">
        <w:tblPrEx>
          <w:tblCellMar>
            <w:top w:w="0" w:type="dxa"/>
            <w:bottom w:w="0" w:type="dxa"/>
          </w:tblCellMar>
        </w:tblPrEx>
        <w:trPr>
          <w:cantSplit/>
          <w:jc w:val="center"/>
        </w:trPr>
        <w:tc>
          <w:tcPr>
            <w:tcW w:w="1710" w:type="dxa"/>
            <w:tcBorders>
              <w:top w:val="single" w:sz="4" w:space="0" w:color="auto"/>
              <w:bottom w:val="single" w:sz="4" w:space="0" w:color="auto"/>
            </w:tcBorders>
          </w:tcPr>
          <w:p w14:paraId="3BDD8AE1" w14:textId="77777777" w:rsidR="00980D3B" w:rsidRDefault="00980D3B">
            <w:pPr>
              <w:pStyle w:val="UserTableBody"/>
              <w:jc w:val="center"/>
            </w:pPr>
            <w:r>
              <w:t>2MMD</w:t>
            </w:r>
          </w:p>
        </w:tc>
        <w:tc>
          <w:tcPr>
            <w:tcW w:w="2790" w:type="dxa"/>
            <w:tcBorders>
              <w:top w:val="single" w:sz="4" w:space="0" w:color="auto"/>
              <w:bottom w:val="single" w:sz="4" w:space="0" w:color="auto"/>
            </w:tcBorders>
          </w:tcPr>
          <w:p w14:paraId="3D25A4F7" w14:textId="77777777" w:rsidR="00980D3B" w:rsidRDefault="00980D3B">
            <w:pPr>
              <w:pStyle w:val="UserTableBody"/>
            </w:pPr>
            <w:r>
              <w:t>Second major medical</w:t>
            </w:r>
          </w:p>
        </w:tc>
        <w:tc>
          <w:tcPr>
            <w:tcW w:w="2790" w:type="dxa"/>
            <w:tcBorders>
              <w:top w:val="single" w:sz="4" w:space="0" w:color="auto"/>
              <w:bottom w:val="single" w:sz="4" w:space="0" w:color="auto"/>
            </w:tcBorders>
          </w:tcPr>
          <w:p w14:paraId="68367FA7" w14:textId="77777777" w:rsidR="00980D3B" w:rsidRDefault="00980D3B">
            <w:pPr>
              <w:pStyle w:val="UserTableBody"/>
            </w:pPr>
          </w:p>
        </w:tc>
      </w:tr>
      <w:tr w:rsidR="00980D3B" w14:paraId="417F7394" w14:textId="77777777">
        <w:tblPrEx>
          <w:tblCellMar>
            <w:top w:w="0" w:type="dxa"/>
            <w:bottom w:w="0" w:type="dxa"/>
          </w:tblCellMar>
        </w:tblPrEx>
        <w:trPr>
          <w:cantSplit/>
          <w:jc w:val="center"/>
        </w:trPr>
        <w:tc>
          <w:tcPr>
            <w:tcW w:w="1710" w:type="dxa"/>
            <w:tcBorders>
              <w:top w:val="single" w:sz="4" w:space="0" w:color="auto"/>
              <w:bottom w:val="single" w:sz="12" w:space="0" w:color="auto"/>
            </w:tcBorders>
          </w:tcPr>
          <w:p w14:paraId="6C1045F3" w14:textId="77777777" w:rsidR="00980D3B" w:rsidRDefault="00980D3B">
            <w:pPr>
              <w:pStyle w:val="UserTableBody"/>
              <w:jc w:val="center"/>
            </w:pPr>
            <w:r>
              <w:t>3MMD</w:t>
            </w:r>
          </w:p>
        </w:tc>
        <w:tc>
          <w:tcPr>
            <w:tcW w:w="2790" w:type="dxa"/>
            <w:tcBorders>
              <w:top w:val="single" w:sz="4" w:space="0" w:color="auto"/>
              <w:bottom w:val="single" w:sz="12" w:space="0" w:color="auto"/>
            </w:tcBorders>
          </w:tcPr>
          <w:p w14:paraId="47586992" w14:textId="77777777" w:rsidR="00980D3B" w:rsidRDefault="00980D3B">
            <w:pPr>
              <w:pStyle w:val="UserTableBody"/>
            </w:pPr>
            <w:r>
              <w:t>Third major medical</w:t>
            </w:r>
          </w:p>
        </w:tc>
        <w:tc>
          <w:tcPr>
            <w:tcW w:w="2790" w:type="dxa"/>
            <w:tcBorders>
              <w:top w:val="single" w:sz="4" w:space="0" w:color="auto"/>
              <w:bottom w:val="single" w:sz="12" w:space="0" w:color="auto"/>
            </w:tcBorders>
          </w:tcPr>
          <w:p w14:paraId="25D6EE44" w14:textId="77777777" w:rsidR="00980D3B" w:rsidRDefault="00980D3B">
            <w:pPr>
              <w:pStyle w:val="UserTableBody"/>
            </w:pPr>
          </w:p>
        </w:tc>
      </w:tr>
    </w:tbl>
    <w:p w14:paraId="5181DC8A" w14:textId="77777777" w:rsidR="00980D3B" w:rsidRDefault="00980D3B">
      <w:pPr>
        <w:pStyle w:val="Heading4"/>
      </w:pPr>
      <w:r>
        <w:rPr>
          <w:snapToGrid w:val="0"/>
        </w:rPr>
        <w:t>Amount Class</w:t>
      </w:r>
      <w:r>
        <w:t xml:space="preserve"> (IS)</w:t>
      </w:r>
    </w:p>
    <w:p w14:paraId="7DF689EC" w14:textId="77777777" w:rsidR="00980D3B" w:rsidRDefault="00980D3B">
      <w:pPr>
        <w:pStyle w:val="NormalIndented"/>
      </w:pPr>
      <w:r>
        <w:t>Definition: Specifies the amount quantity class.</w:t>
      </w:r>
    </w:p>
    <w:p w14:paraId="7616233C" w14:textId="77777777" w:rsidR="00980D3B" w:rsidRDefault="00980D3B">
      <w:pPr>
        <w:pStyle w:val="NormalIndented"/>
      </w:pPr>
      <w:r>
        <w:t xml:space="preserve">Refer to </w:t>
      </w:r>
      <w:bookmarkStart w:id="1306" w:name="_Hlt33419870"/>
      <w:r>
        <w:rPr>
          <w:rStyle w:val="HyperlinkText"/>
        </w:rPr>
        <w:fldChar w:fldCharType="begin"/>
      </w:r>
      <w:r>
        <w:rPr>
          <w:rStyle w:val="HyperlinkText"/>
        </w:rPr>
        <w:instrText xml:space="preserve"> HYPERLINK  \l "HL70193" </w:instrText>
      </w:r>
      <w:r>
        <w:rPr>
          <w:rStyle w:val="HyperlinkText"/>
        </w:rPr>
      </w:r>
      <w:r>
        <w:rPr>
          <w:rStyle w:val="HyperlinkText"/>
        </w:rPr>
        <w:fldChar w:fldCharType="separate"/>
      </w:r>
      <w:r>
        <w:rPr>
          <w:rStyle w:val="HyperlinkText"/>
        </w:rPr>
        <w:t>User-defi</w:t>
      </w:r>
      <w:bookmarkStart w:id="1307" w:name="_Hlt536853948"/>
      <w:r>
        <w:rPr>
          <w:rStyle w:val="HyperlinkText"/>
        </w:rPr>
        <w:t>n</w:t>
      </w:r>
      <w:bookmarkStart w:id="1308" w:name="_Hlt536854003"/>
      <w:bookmarkEnd w:id="1307"/>
      <w:r>
        <w:rPr>
          <w:rStyle w:val="HyperlinkText"/>
        </w:rPr>
        <w:t>e</w:t>
      </w:r>
      <w:bookmarkEnd w:id="1308"/>
      <w:r>
        <w:rPr>
          <w:rStyle w:val="HyperlinkText"/>
        </w:rPr>
        <w:t xml:space="preserve">d Table </w:t>
      </w:r>
      <w:bookmarkStart w:id="1309" w:name="_Hlt33419782"/>
      <w:r>
        <w:rPr>
          <w:rStyle w:val="HyperlinkText"/>
        </w:rPr>
        <w:t>0</w:t>
      </w:r>
      <w:bookmarkEnd w:id="1309"/>
      <w:r>
        <w:rPr>
          <w:rStyle w:val="HyperlinkText"/>
        </w:rPr>
        <w:t>193 - Amount class</w:t>
      </w:r>
      <w:r>
        <w:rPr>
          <w:rStyle w:val="HyperlinkText"/>
        </w:rPr>
        <w:fldChar w:fldCharType="end"/>
      </w:r>
      <w:bookmarkEnd w:id="1306"/>
      <w:r>
        <w:t xml:space="preserve"> for suggested values.</w:t>
      </w:r>
    </w:p>
    <w:p w14:paraId="4A52A26B" w14:textId="77777777" w:rsidR="00980D3B" w:rsidRDefault="00980D3B">
      <w:pPr>
        <w:pStyle w:val="UserTableCaption"/>
      </w:pPr>
      <w:bookmarkStart w:id="1310" w:name="HL70193"/>
      <w:r>
        <w:lastRenderedPageBreak/>
        <w:t>User-defined Table 0193 - Amount class</w:t>
      </w:r>
      <w:bookmarkEnd w:id="1310"/>
      <w:r>
        <w:fldChar w:fldCharType="begin"/>
      </w:r>
      <w:r>
        <w:instrText>XE “User-defined Table 0193 - Amount class”</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710"/>
        <w:gridCol w:w="2790"/>
        <w:gridCol w:w="2790"/>
      </w:tblGrid>
      <w:tr w:rsidR="00980D3B" w14:paraId="4C28C077" w14:textId="77777777">
        <w:tblPrEx>
          <w:tblCellMar>
            <w:top w:w="0" w:type="dxa"/>
            <w:bottom w:w="0" w:type="dxa"/>
          </w:tblCellMar>
        </w:tblPrEx>
        <w:trPr>
          <w:cantSplit/>
          <w:tblHeader/>
          <w:jc w:val="center"/>
        </w:trPr>
        <w:tc>
          <w:tcPr>
            <w:tcW w:w="1710" w:type="dxa"/>
            <w:tcBorders>
              <w:top w:val="single" w:sz="12" w:space="0" w:color="auto"/>
              <w:bottom w:val="single" w:sz="6" w:space="0" w:color="auto"/>
            </w:tcBorders>
            <w:shd w:val="pct10" w:color="auto" w:fill="FFFFFF"/>
          </w:tcPr>
          <w:p w14:paraId="5F2DB2D1" w14:textId="77777777" w:rsidR="00980D3B" w:rsidRDefault="00980D3B">
            <w:pPr>
              <w:pStyle w:val="UserTableHeader"/>
              <w:jc w:val="center"/>
              <w:rPr>
                <w:lang w:val="fr-FR"/>
              </w:rPr>
            </w:pPr>
            <w:r>
              <w:rPr>
                <w:lang w:val="fr-FR"/>
              </w:rPr>
              <w:t>Value</w:t>
            </w:r>
          </w:p>
        </w:tc>
        <w:tc>
          <w:tcPr>
            <w:tcW w:w="2790" w:type="dxa"/>
            <w:tcBorders>
              <w:top w:val="single" w:sz="12" w:space="0" w:color="auto"/>
              <w:bottom w:val="single" w:sz="6" w:space="0" w:color="auto"/>
            </w:tcBorders>
            <w:shd w:val="pct10" w:color="auto" w:fill="FFFFFF"/>
          </w:tcPr>
          <w:p w14:paraId="7731F4DB" w14:textId="77777777" w:rsidR="00980D3B" w:rsidRDefault="00980D3B">
            <w:pPr>
              <w:pStyle w:val="UserTableHeader"/>
              <w:rPr>
                <w:lang w:val="fr-FR"/>
              </w:rPr>
            </w:pPr>
            <w:r>
              <w:rPr>
                <w:lang w:val="fr-FR"/>
              </w:rPr>
              <w:t>Description</w:t>
            </w:r>
          </w:p>
        </w:tc>
        <w:tc>
          <w:tcPr>
            <w:tcW w:w="2790" w:type="dxa"/>
            <w:tcBorders>
              <w:top w:val="single" w:sz="12" w:space="0" w:color="auto"/>
              <w:bottom w:val="single" w:sz="6" w:space="0" w:color="auto"/>
            </w:tcBorders>
            <w:shd w:val="pct10" w:color="auto" w:fill="FFFFFF"/>
          </w:tcPr>
          <w:p w14:paraId="528B7C34" w14:textId="77777777" w:rsidR="00980D3B" w:rsidRDefault="00980D3B">
            <w:pPr>
              <w:pStyle w:val="UserTableHeader"/>
              <w:rPr>
                <w:lang w:val="fr-FR"/>
              </w:rPr>
            </w:pPr>
            <w:r>
              <w:rPr>
                <w:lang w:val="fr-FR"/>
              </w:rPr>
              <w:t>Comment</w:t>
            </w:r>
          </w:p>
        </w:tc>
      </w:tr>
      <w:tr w:rsidR="00980D3B" w14:paraId="19787FDC" w14:textId="77777777">
        <w:tblPrEx>
          <w:tblCellMar>
            <w:top w:w="0" w:type="dxa"/>
            <w:bottom w:w="0" w:type="dxa"/>
          </w:tblCellMar>
        </w:tblPrEx>
        <w:trPr>
          <w:cantSplit/>
          <w:jc w:val="center"/>
        </w:trPr>
        <w:tc>
          <w:tcPr>
            <w:tcW w:w="1710" w:type="dxa"/>
            <w:tcBorders>
              <w:top w:val="single" w:sz="6" w:space="0" w:color="auto"/>
              <w:bottom w:val="single" w:sz="4" w:space="0" w:color="auto"/>
            </w:tcBorders>
          </w:tcPr>
          <w:p w14:paraId="526C6C72" w14:textId="77777777" w:rsidR="00980D3B" w:rsidRDefault="00980D3B">
            <w:pPr>
              <w:pStyle w:val="UserTableBody"/>
              <w:jc w:val="center"/>
            </w:pPr>
            <w:r>
              <w:t>AT</w:t>
            </w:r>
          </w:p>
        </w:tc>
        <w:tc>
          <w:tcPr>
            <w:tcW w:w="2790" w:type="dxa"/>
            <w:tcBorders>
              <w:top w:val="single" w:sz="6" w:space="0" w:color="auto"/>
              <w:bottom w:val="single" w:sz="4" w:space="0" w:color="auto"/>
            </w:tcBorders>
          </w:tcPr>
          <w:p w14:paraId="24893BBD" w14:textId="77777777" w:rsidR="00980D3B" w:rsidRDefault="00980D3B">
            <w:pPr>
              <w:pStyle w:val="UserTableBody"/>
            </w:pPr>
            <w:r>
              <w:t>Amount</w:t>
            </w:r>
          </w:p>
        </w:tc>
        <w:tc>
          <w:tcPr>
            <w:tcW w:w="2790" w:type="dxa"/>
            <w:tcBorders>
              <w:top w:val="single" w:sz="6" w:space="0" w:color="auto"/>
              <w:bottom w:val="single" w:sz="4" w:space="0" w:color="auto"/>
            </w:tcBorders>
          </w:tcPr>
          <w:p w14:paraId="3FC591D5" w14:textId="77777777" w:rsidR="00980D3B" w:rsidRDefault="00980D3B">
            <w:pPr>
              <w:pStyle w:val="UserTableBody"/>
            </w:pPr>
            <w:r>
              <w:t>Retained for backward compatibility only as of v 2.5</w:t>
            </w:r>
          </w:p>
        </w:tc>
      </w:tr>
      <w:tr w:rsidR="00980D3B" w14:paraId="3AF733B9" w14:textId="77777777">
        <w:tblPrEx>
          <w:tblCellMar>
            <w:top w:w="0" w:type="dxa"/>
            <w:bottom w:w="0" w:type="dxa"/>
          </w:tblCellMar>
        </w:tblPrEx>
        <w:trPr>
          <w:cantSplit/>
          <w:jc w:val="center"/>
        </w:trPr>
        <w:tc>
          <w:tcPr>
            <w:tcW w:w="1710" w:type="dxa"/>
            <w:tcBorders>
              <w:top w:val="single" w:sz="4" w:space="0" w:color="auto"/>
              <w:bottom w:val="single" w:sz="4" w:space="0" w:color="auto"/>
            </w:tcBorders>
          </w:tcPr>
          <w:p w14:paraId="3ECDC87B" w14:textId="77777777" w:rsidR="00980D3B" w:rsidRDefault="00980D3B">
            <w:pPr>
              <w:pStyle w:val="UserTableBody"/>
              <w:jc w:val="center"/>
              <w:rPr>
                <w:lang w:val="fr-FR"/>
              </w:rPr>
            </w:pPr>
            <w:r>
              <w:rPr>
                <w:lang w:val="fr-FR"/>
              </w:rPr>
              <w:t>LM</w:t>
            </w:r>
          </w:p>
        </w:tc>
        <w:tc>
          <w:tcPr>
            <w:tcW w:w="2790" w:type="dxa"/>
            <w:tcBorders>
              <w:top w:val="single" w:sz="4" w:space="0" w:color="auto"/>
              <w:bottom w:val="single" w:sz="4" w:space="0" w:color="auto"/>
            </w:tcBorders>
          </w:tcPr>
          <w:p w14:paraId="7790DAF1" w14:textId="77777777" w:rsidR="00980D3B" w:rsidRDefault="00980D3B">
            <w:pPr>
              <w:pStyle w:val="UserTableBody"/>
              <w:rPr>
                <w:lang w:val="fr-FR"/>
              </w:rPr>
            </w:pPr>
            <w:r>
              <w:rPr>
                <w:lang w:val="fr-FR"/>
              </w:rPr>
              <w:t>Limit</w:t>
            </w:r>
          </w:p>
        </w:tc>
        <w:tc>
          <w:tcPr>
            <w:tcW w:w="2790" w:type="dxa"/>
            <w:tcBorders>
              <w:top w:val="single" w:sz="4" w:space="0" w:color="auto"/>
              <w:bottom w:val="single" w:sz="4" w:space="0" w:color="auto"/>
            </w:tcBorders>
          </w:tcPr>
          <w:p w14:paraId="0B2C3B9A" w14:textId="77777777" w:rsidR="00980D3B" w:rsidRDefault="00980D3B">
            <w:pPr>
              <w:pStyle w:val="UserTableBody"/>
              <w:rPr>
                <w:lang w:val="fr-FR"/>
              </w:rPr>
            </w:pPr>
          </w:p>
        </w:tc>
      </w:tr>
      <w:tr w:rsidR="00980D3B" w14:paraId="6FEEE795" w14:textId="77777777">
        <w:tblPrEx>
          <w:tblCellMar>
            <w:top w:w="0" w:type="dxa"/>
            <w:bottom w:w="0" w:type="dxa"/>
          </w:tblCellMar>
        </w:tblPrEx>
        <w:trPr>
          <w:cantSplit/>
          <w:jc w:val="center"/>
        </w:trPr>
        <w:tc>
          <w:tcPr>
            <w:tcW w:w="1710" w:type="dxa"/>
            <w:tcBorders>
              <w:top w:val="single" w:sz="4" w:space="0" w:color="auto"/>
              <w:bottom w:val="single" w:sz="4" w:space="0" w:color="auto"/>
            </w:tcBorders>
          </w:tcPr>
          <w:p w14:paraId="38882390" w14:textId="77777777" w:rsidR="00980D3B" w:rsidRDefault="00980D3B">
            <w:pPr>
              <w:pStyle w:val="UserTableBody"/>
              <w:jc w:val="center"/>
              <w:rPr>
                <w:lang w:val="fr-FR"/>
              </w:rPr>
            </w:pPr>
            <w:r>
              <w:rPr>
                <w:lang w:val="fr-FR"/>
              </w:rPr>
              <w:t>PC</w:t>
            </w:r>
          </w:p>
        </w:tc>
        <w:tc>
          <w:tcPr>
            <w:tcW w:w="2790" w:type="dxa"/>
            <w:tcBorders>
              <w:top w:val="single" w:sz="4" w:space="0" w:color="auto"/>
              <w:bottom w:val="single" w:sz="4" w:space="0" w:color="auto"/>
            </w:tcBorders>
          </w:tcPr>
          <w:p w14:paraId="59C91F9B" w14:textId="77777777" w:rsidR="00980D3B" w:rsidRDefault="00980D3B">
            <w:pPr>
              <w:pStyle w:val="UserTableBody"/>
            </w:pPr>
            <w:r>
              <w:t>Percentage</w:t>
            </w:r>
          </w:p>
        </w:tc>
        <w:tc>
          <w:tcPr>
            <w:tcW w:w="2790" w:type="dxa"/>
            <w:tcBorders>
              <w:top w:val="single" w:sz="4" w:space="0" w:color="auto"/>
              <w:bottom w:val="single" w:sz="4" w:space="0" w:color="auto"/>
            </w:tcBorders>
          </w:tcPr>
          <w:p w14:paraId="13CE646A" w14:textId="77777777" w:rsidR="00980D3B" w:rsidRDefault="00980D3B">
            <w:pPr>
              <w:pStyle w:val="UserTableBody"/>
            </w:pPr>
            <w:r>
              <w:t>Retained for backward compatibility only as of v 2.5</w:t>
            </w:r>
          </w:p>
        </w:tc>
      </w:tr>
      <w:tr w:rsidR="00980D3B" w14:paraId="0877A169" w14:textId="77777777">
        <w:tblPrEx>
          <w:tblCellMar>
            <w:top w:w="0" w:type="dxa"/>
            <w:bottom w:w="0" w:type="dxa"/>
          </w:tblCellMar>
        </w:tblPrEx>
        <w:trPr>
          <w:cantSplit/>
          <w:jc w:val="center"/>
        </w:trPr>
        <w:tc>
          <w:tcPr>
            <w:tcW w:w="1710" w:type="dxa"/>
            <w:tcBorders>
              <w:top w:val="single" w:sz="4" w:space="0" w:color="auto"/>
              <w:bottom w:val="single" w:sz="12" w:space="0" w:color="auto"/>
            </w:tcBorders>
          </w:tcPr>
          <w:p w14:paraId="3B373E5C" w14:textId="77777777" w:rsidR="00980D3B" w:rsidRDefault="00980D3B">
            <w:pPr>
              <w:pStyle w:val="UserTableBody"/>
              <w:jc w:val="center"/>
            </w:pPr>
            <w:r>
              <w:t>UL</w:t>
            </w:r>
          </w:p>
        </w:tc>
        <w:tc>
          <w:tcPr>
            <w:tcW w:w="2790" w:type="dxa"/>
            <w:tcBorders>
              <w:top w:val="single" w:sz="4" w:space="0" w:color="auto"/>
              <w:bottom w:val="single" w:sz="12" w:space="0" w:color="auto"/>
            </w:tcBorders>
          </w:tcPr>
          <w:p w14:paraId="51601362" w14:textId="77777777" w:rsidR="00980D3B" w:rsidRDefault="00980D3B">
            <w:pPr>
              <w:pStyle w:val="UserTableBody"/>
            </w:pPr>
            <w:r>
              <w:t>Unlimited</w:t>
            </w:r>
          </w:p>
        </w:tc>
        <w:tc>
          <w:tcPr>
            <w:tcW w:w="2790" w:type="dxa"/>
            <w:tcBorders>
              <w:top w:val="single" w:sz="4" w:space="0" w:color="auto"/>
              <w:bottom w:val="single" w:sz="12" w:space="0" w:color="auto"/>
            </w:tcBorders>
          </w:tcPr>
          <w:p w14:paraId="6DD466C6" w14:textId="77777777" w:rsidR="00980D3B" w:rsidRDefault="00980D3B">
            <w:pPr>
              <w:pStyle w:val="UserTableBody"/>
            </w:pPr>
          </w:p>
        </w:tc>
      </w:tr>
    </w:tbl>
    <w:p w14:paraId="7077E6C6" w14:textId="77777777" w:rsidR="00980D3B" w:rsidRDefault="00980D3B">
      <w:pPr>
        <w:pStyle w:val="Heading4"/>
      </w:pPr>
      <w:r>
        <w:rPr>
          <w:snapToGrid w:val="0"/>
        </w:rPr>
        <w:t>Money or Percentage Quantity</w:t>
      </w:r>
      <w:r>
        <w:t xml:space="preserve"> (NM)</w:t>
      </w:r>
    </w:p>
    <w:p w14:paraId="42DD2B85" w14:textId="77777777" w:rsidR="00980D3B" w:rsidRDefault="00980D3B">
      <w:pPr>
        <w:pStyle w:val="NormalIndented"/>
      </w:pPr>
      <w:r>
        <w:t>Definition: Specifies the currency or percentage quantity.</w:t>
      </w:r>
    </w:p>
    <w:p w14:paraId="39DB753E" w14:textId="77777777" w:rsidR="00980D3B" w:rsidRDefault="00980D3B">
      <w:pPr>
        <w:pStyle w:val="NormalIndented"/>
      </w:pPr>
      <w:r>
        <w:t>Retained for backward compatibility only as of v 2.5. Refer to PTA.4 instead.</w:t>
      </w:r>
    </w:p>
    <w:p w14:paraId="332DA2E4" w14:textId="77777777" w:rsidR="00980D3B" w:rsidRDefault="00980D3B">
      <w:pPr>
        <w:pStyle w:val="Heading4"/>
      </w:pPr>
      <w:r>
        <w:rPr>
          <w:snapToGrid w:val="0"/>
        </w:rPr>
        <w:t>Money or Percentage (MOP)</w:t>
      </w:r>
    </w:p>
    <w:p w14:paraId="78CED6B9" w14:textId="77777777" w:rsidR="00980D3B" w:rsidRDefault="00980D3B">
      <w:pPr>
        <w:pStyle w:val="NormalIndented"/>
      </w:pPr>
      <w:r>
        <w:t>Definition: specifies an amount that may be either currency or a percentage.</w:t>
      </w:r>
    </w:p>
    <w:p w14:paraId="32106581" w14:textId="77777777" w:rsidR="00980D3B" w:rsidRDefault="00980D3B">
      <w:pPr>
        <w:pStyle w:val="Heading3"/>
      </w:pPr>
      <w:r>
        <w:fldChar w:fldCharType="begin"/>
      </w:r>
      <w:r>
        <w:instrText xml:space="preserve"> XE "QIP" </w:instrText>
      </w:r>
      <w:r>
        <w:fldChar w:fldCharType="end"/>
      </w:r>
      <w:r>
        <w:fldChar w:fldCharType="begin"/>
      </w:r>
      <w:r>
        <w:instrText xml:space="preserve"> XE "Data types: QIP" </w:instrText>
      </w:r>
      <w:r>
        <w:fldChar w:fldCharType="end"/>
      </w:r>
      <w:bookmarkStart w:id="1311" w:name="_Ref485519896"/>
      <w:bookmarkStart w:id="1312" w:name="_Toc498146030"/>
      <w:bookmarkStart w:id="1313" w:name="_Toc527864599"/>
      <w:bookmarkStart w:id="1314" w:name="_Toc527866071"/>
      <w:bookmarkStart w:id="1315" w:name="_Toc528481901"/>
      <w:bookmarkStart w:id="1316" w:name="_Toc528482406"/>
      <w:bookmarkStart w:id="1317" w:name="_Toc528482705"/>
      <w:bookmarkStart w:id="1318" w:name="_Toc528482830"/>
      <w:bookmarkStart w:id="1319" w:name="_Toc528486138"/>
      <w:bookmarkStart w:id="1320" w:name="_Toc536689769"/>
      <w:bookmarkStart w:id="1321" w:name="_Toc496514"/>
      <w:bookmarkStart w:id="1322" w:name="_Toc524861"/>
      <w:bookmarkStart w:id="1323" w:name="_Toc1802444"/>
      <w:bookmarkStart w:id="1324" w:name="_Toc22448439"/>
      <w:bookmarkStart w:id="1325" w:name="_Toc22697631"/>
      <w:bookmarkStart w:id="1326" w:name="_Toc24273666"/>
      <w:r>
        <w:t>QIP - query input parameter list</w:t>
      </w:r>
      <w:bookmarkEnd w:id="1295"/>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p>
    <w:p w14:paraId="3A12C7BA" w14:textId="77777777" w:rsidR="00980D3B" w:rsidRDefault="00980D3B">
      <w:pPr>
        <w:pStyle w:val="ComponentTableCaption"/>
      </w:pPr>
      <w:bookmarkStart w:id="1327" w:name="QIP"/>
      <w:r>
        <w:t xml:space="preserve">HL7 Component Table - QIP – Query Input Parameter List </w:t>
      </w:r>
      <w:r>
        <w:fldChar w:fldCharType="begin"/>
      </w:r>
      <w:r>
        <w:instrText xml:space="preserve"> XE "HL7 Component Table - QIP" </w:instrText>
      </w:r>
      <w:r>
        <w:fldChar w:fldCharType="end"/>
      </w:r>
      <w:bookmarkEnd w:id="132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6A59A3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D84F771"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7115B830"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6947F94E"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09340686"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2BEAE659"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D93A97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4DA1359" w14:textId="77777777" w:rsidR="00980D3B" w:rsidRDefault="00980D3B">
            <w:pPr>
              <w:pStyle w:val="ComponentTableHeader"/>
              <w:jc w:val="left"/>
            </w:pPr>
            <w:r>
              <w:t>COMMENTS</w:t>
            </w:r>
          </w:p>
        </w:tc>
        <w:tc>
          <w:tcPr>
            <w:tcW w:w="1008" w:type="dxa"/>
            <w:tcBorders>
              <w:top w:val="double" w:sz="4" w:space="0" w:color="auto"/>
              <w:bottom w:val="single" w:sz="4" w:space="0" w:color="auto"/>
            </w:tcBorders>
            <w:shd w:val="pct10" w:color="auto" w:fill="FFFFFF"/>
          </w:tcPr>
          <w:p w14:paraId="4D252FBF" w14:textId="77777777" w:rsidR="00980D3B" w:rsidRDefault="00980D3B">
            <w:pPr>
              <w:pStyle w:val="ComponentTableHeader"/>
              <w:rPr>
                <w:b w:val="0"/>
              </w:rPr>
            </w:pPr>
            <w:r>
              <w:t>SEC.REF.</w:t>
            </w:r>
          </w:p>
        </w:tc>
      </w:tr>
      <w:tr w:rsidR="00980D3B" w14:paraId="25C579C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A1AE68F" w14:textId="77777777" w:rsidR="00980D3B" w:rsidRDefault="00980D3B">
            <w:pPr>
              <w:pStyle w:val="ComponentTableBody"/>
            </w:pPr>
            <w:r>
              <w:t>1</w:t>
            </w:r>
          </w:p>
        </w:tc>
        <w:tc>
          <w:tcPr>
            <w:tcW w:w="576" w:type="dxa"/>
            <w:tcBorders>
              <w:top w:val="single" w:sz="4" w:space="0" w:color="auto"/>
              <w:bottom w:val="single" w:sz="4" w:space="0" w:color="auto"/>
            </w:tcBorders>
          </w:tcPr>
          <w:p w14:paraId="350BD1F8" w14:textId="77777777" w:rsidR="00980D3B" w:rsidRDefault="00980D3B">
            <w:pPr>
              <w:pStyle w:val="ComponentTableBody"/>
            </w:pPr>
            <w:r>
              <w:t>12</w:t>
            </w:r>
          </w:p>
        </w:tc>
        <w:tc>
          <w:tcPr>
            <w:tcW w:w="720" w:type="dxa"/>
            <w:tcBorders>
              <w:top w:val="single" w:sz="4" w:space="0" w:color="auto"/>
              <w:bottom w:val="single" w:sz="4" w:space="0" w:color="auto"/>
            </w:tcBorders>
          </w:tcPr>
          <w:p w14:paraId="2182DEA7" w14:textId="77777777" w:rsidR="00980D3B" w:rsidRDefault="00980D3B">
            <w:pPr>
              <w:pStyle w:val="ComponentTableBody"/>
            </w:pPr>
            <w:r>
              <w:t>ST</w:t>
            </w:r>
          </w:p>
        </w:tc>
        <w:tc>
          <w:tcPr>
            <w:tcW w:w="576" w:type="dxa"/>
            <w:tcBorders>
              <w:top w:val="single" w:sz="4" w:space="0" w:color="auto"/>
              <w:bottom w:val="single" w:sz="4" w:space="0" w:color="auto"/>
            </w:tcBorders>
          </w:tcPr>
          <w:p w14:paraId="34A4720D" w14:textId="77777777" w:rsidR="00980D3B" w:rsidRDefault="00980D3B">
            <w:pPr>
              <w:pStyle w:val="ComponentTableBody"/>
            </w:pPr>
            <w:r>
              <w:t>R</w:t>
            </w:r>
          </w:p>
        </w:tc>
        <w:tc>
          <w:tcPr>
            <w:tcW w:w="720" w:type="dxa"/>
            <w:tcBorders>
              <w:top w:val="single" w:sz="4" w:space="0" w:color="auto"/>
              <w:bottom w:val="single" w:sz="4" w:space="0" w:color="auto"/>
            </w:tcBorders>
          </w:tcPr>
          <w:p w14:paraId="23B83E35" w14:textId="77777777" w:rsidR="00980D3B" w:rsidRDefault="00980D3B">
            <w:pPr>
              <w:pStyle w:val="ComponentTableBody"/>
            </w:pPr>
          </w:p>
        </w:tc>
        <w:tc>
          <w:tcPr>
            <w:tcW w:w="2880" w:type="dxa"/>
            <w:tcBorders>
              <w:top w:val="single" w:sz="4" w:space="0" w:color="auto"/>
              <w:bottom w:val="single" w:sz="4" w:space="0" w:color="auto"/>
            </w:tcBorders>
          </w:tcPr>
          <w:p w14:paraId="6E3736CA" w14:textId="77777777" w:rsidR="00980D3B" w:rsidRDefault="00980D3B">
            <w:pPr>
              <w:pStyle w:val="ComponentTableBody"/>
              <w:jc w:val="left"/>
            </w:pPr>
            <w:r>
              <w:t>Segment Field Name</w:t>
            </w:r>
          </w:p>
        </w:tc>
        <w:tc>
          <w:tcPr>
            <w:tcW w:w="1440" w:type="dxa"/>
            <w:tcBorders>
              <w:top w:val="single" w:sz="4" w:space="0" w:color="auto"/>
              <w:bottom w:val="single" w:sz="4" w:space="0" w:color="auto"/>
            </w:tcBorders>
          </w:tcPr>
          <w:p w14:paraId="573DE4C8" w14:textId="77777777" w:rsidR="00980D3B" w:rsidRDefault="00980D3B">
            <w:pPr>
              <w:pStyle w:val="ComponentTableBody"/>
              <w:jc w:val="left"/>
            </w:pPr>
          </w:p>
        </w:tc>
        <w:tc>
          <w:tcPr>
            <w:tcW w:w="1008" w:type="dxa"/>
            <w:tcBorders>
              <w:top w:val="single" w:sz="4" w:space="0" w:color="auto"/>
              <w:bottom w:val="single" w:sz="4" w:space="0" w:color="auto"/>
            </w:tcBorders>
          </w:tcPr>
          <w:p w14:paraId="7C7EC12B"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58FF69D"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3DD4AD1" w14:textId="77777777" w:rsidR="00980D3B" w:rsidRDefault="00980D3B">
            <w:pPr>
              <w:pStyle w:val="ComponentTableBody"/>
            </w:pPr>
            <w:r>
              <w:t>2</w:t>
            </w:r>
          </w:p>
        </w:tc>
        <w:tc>
          <w:tcPr>
            <w:tcW w:w="576" w:type="dxa"/>
            <w:tcBorders>
              <w:top w:val="single" w:sz="4" w:space="0" w:color="auto"/>
              <w:bottom w:val="double" w:sz="4" w:space="0" w:color="auto"/>
            </w:tcBorders>
          </w:tcPr>
          <w:p w14:paraId="7B8BFC01" w14:textId="77777777" w:rsidR="00980D3B" w:rsidRDefault="00980D3B">
            <w:pPr>
              <w:pStyle w:val="ComponentTableBody"/>
            </w:pPr>
            <w:r>
              <w:t>199</w:t>
            </w:r>
          </w:p>
        </w:tc>
        <w:tc>
          <w:tcPr>
            <w:tcW w:w="720" w:type="dxa"/>
            <w:tcBorders>
              <w:top w:val="single" w:sz="4" w:space="0" w:color="auto"/>
              <w:bottom w:val="double" w:sz="4" w:space="0" w:color="auto"/>
            </w:tcBorders>
          </w:tcPr>
          <w:p w14:paraId="444FA886" w14:textId="77777777" w:rsidR="00980D3B" w:rsidRDefault="00980D3B">
            <w:pPr>
              <w:pStyle w:val="ComponentTableBody"/>
            </w:pPr>
            <w:r>
              <w:t>ST</w:t>
            </w:r>
          </w:p>
        </w:tc>
        <w:tc>
          <w:tcPr>
            <w:tcW w:w="576" w:type="dxa"/>
            <w:tcBorders>
              <w:top w:val="single" w:sz="4" w:space="0" w:color="auto"/>
              <w:bottom w:val="double" w:sz="4" w:space="0" w:color="auto"/>
            </w:tcBorders>
          </w:tcPr>
          <w:p w14:paraId="3F0107C1" w14:textId="77777777" w:rsidR="00980D3B" w:rsidRDefault="00980D3B">
            <w:pPr>
              <w:pStyle w:val="ComponentTableBody"/>
            </w:pPr>
            <w:r>
              <w:t>R</w:t>
            </w:r>
          </w:p>
        </w:tc>
        <w:tc>
          <w:tcPr>
            <w:tcW w:w="720" w:type="dxa"/>
            <w:tcBorders>
              <w:top w:val="single" w:sz="4" w:space="0" w:color="auto"/>
              <w:bottom w:val="double" w:sz="4" w:space="0" w:color="auto"/>
            </w:tcBorders>
          </w:tcPr>
          <w:p w14:paraId="2593403F" w14:textId="77777777" w:rsidR="00980D3B" w:rsidRDefault="00980D3B">
            <w:pPr>
              <w:pStyle w:val="ComponentTableBody"/>
            </w:pPr>
          </w:p>
        </w:tc>
        <w:tc>
          <w:tcPr>
            <w:tcW w:w="2880" w:type="dxa"/>
            <w:tcBorders>
              <w:top w:val="single" w:sz="4" w:space="0" w:color="auto"/>
              <w:bottom w:val="double" w:sz="4" w:space="0" w:color="auto"/>
            </w:tcBorders>
          </w:tcPr>
          <w:p w14:paraId="1D146F28" w14:textId="77777777" w:rsidR="00980D3B" w:rsidRDefault="00980D3B">
            <w:pPr>
              <w:pStyle w:val="ComponentTableBody"/>
              <w:jc w:val="left"/>
            </w:pPr>
            <w:r>
              <w:t>Values</w:t>
            </w:r>
          </w:p>
        </w:tc>
        <w:tc>
          <w:tcPr>
            <w:tcW w:w="1440" w:type="dxa"/>
            <w:tcBorders>
              <w:top w:val="single" w:sz="4" w:space="0" w:color="auto"/>
              <w:bottom w:val="double" w:sz="4" w:space="0" w:color="auto"/>
            </w:tcBorders>
          </w:tcPr>
          <w:p w14:paraId="33F902D6" w14:textId="77777777" w:rsidR="00980D3B" w:rsidRDefault="00980D3B">
            <w:pPr>
              <w:pStyle w:val="ComponentTableBody"/>
              <w:jc w:val="left"/>
            </w:pPr>
          </w:p>
        </w:tc>
        <w:tc>
          <w:tcPr>
            <w:tcW w:w="1008" w:type="dxa"/>
            <w:tcBorders>
              <w:top w:val="single" w:sz="4" w:space="0" w:color="auto"/>
              <w:bottom w:val="double" w:sz="4" w:space="0" w:color="auto"/>
            </w:tcBorders>
          </w:tcPr>
          <w:p w14:paraId="72EE9325"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3EF4CEC2" w14:textId="77777777" w:rsidR="00980D3B" w:rsidRDefault="00980D3B">
      <w:pPr>
        <w:pStyle w:val="NormalIndented"/>
      </w:pPr>
      <w:r>
        <w:rPr>
          <w:b/>
        </w:rPr>
        <w:t>Definition:</w:t>
      </w:r>
      <w:r>
        <w:t xml:space="preserve"> This data type contains a segment field name and the list of values to be passed to the query processor. </w:t>
      </w:r>
    </w:p>
    <w:p w14:paraId="50ACCDA1" w14:textId="77777777" w:rsidR="00980D3B" w:rsidRDefault="00980D3B">
      <w:pPr>
        <w:pStyle w:val="Note"/>
        <w:tabs>
          <w:tab w:val="left" w:pos="1440"/>
        </w:tabs>
        <w:rPr>
          <w:snapToGrid w:val="0"/>
        </w:rPr>
      </w:pPr>
      <w:r>
        <w:rPr>
          <w:rStyle w:val="Strong"/>
        </w:rPr>
        <w:t>Maximum Length:</w:t>
      </w:r>
      <w:r>
        <w:t xml:space="preserve"> 212</w:t>
      </w:r>
    </w:p>
    <w:p w14:paraId="10597B93" w14:textId="77777777" w:rsidR="00980D3B" w:rsidRDefault="00980D3B">
      <w:pPr>
        <w:pStyle w:val="NormalIndented"/>
        <w:keepNext/>
      </w:pPr>
      <w:r>
        <w:t>Example:</w:t>
      </w:r>
    </w:p>
    <w:p w14:paraId="53E660F6" w14:textId="77777777" w:rsidR="00980D3B" w:rsidRDefault="00980D3B">
      <w:pPr>
        <w:pStyle w:val="Example"/>
        <w:ind w:left="1797"/>
        <w:rPr>
          <w:noProof w:val="0"/>
        </w:rPr>
      </w:pPr>
      <w:r>
        <w:rPr>
          <w:noProof w:val="0"/>
        </w:rPr>
        <w:t>|@PID.5.1^EVANS|</w:t>
      </w:r>
    </w:p>
    <w:p w14:paraId="48229DCD" w14:textId="77777777" w:rsidR="00980D3B" w:rsidRDefault="00980D3B">
      <w:pPr>
        <w:pStyle w:val="Heading4"/>
        <w:rPr>
          <w:vanish/>
        </w:rPr>
      </w:pPr>
      <w:r>
        <w:rPr>
          <w:vanish/>
        </w:rPr>
        <w:t>hiddentext</w:t>
      </w:r>
    </w:p>
    <w:p w14:paraId="730C928B" w14:textId="77777777" w:rsidR="00980D3B" w:rsidRDefault="00980D3B">
      <w:pPr>
        <w:pStyle w:val="Heading4"/>
      </w:pPr>
      <w:bookmarkStart w:id="1328" w:name="_Ref485516927"/>
      <w:bookmarkStart w:id="1329" w:name="_Hlt490289060"/>
      <w:bookmarkStart w:id="1330" w:name="_Toc498146031"/>
      <w:bookmarkStart w:id="1331" w:name="_Toc527864600"/>
      <w:bookmarkStart w:id="1332" w:name="_Toc527866072"/>
      <w:bookmarkEnd w:id="1329"/>
      <w:r>
        <w:t>Segment Field Name (ST)</w:t>
      </w:r>
      <w:bookmarkEnd w:id="1328"/>
      <w:bookmarkEnd w:id="1330"/>
      <w:bookmarkEnd w:id="1331"/>
      <w:bookmarkEnd w:id="1332"/>
    </w:p>
    <w:p w14:paraId="445ECCDE" w14:textId="77777777" w:rsidR="00980D3B" w:rsidRDefault="00980D3B">
      <w:pPr>
        <w:pStyle w:val="NormalIndented"/>
      </w:pPr>
      <w:r>
        <w:t>This component contains the segment field name.</w:t>
      </w:r>
    </w:p>
    <w:p w14:paraId="03E6298F" w14:textId="77777777" w:rsidR="00980D3B" w:rsidRDefault="00980D3B">
      <w:pPr>
        <w:pStyle w:val="NormalIndented"/>
        <w:keepNext/>
      </w:pPr>
      <w:r>
        <w:t>Naming conventions:</w:t>
      </w:r>
    </w:p>
    <w:p w14:paraId="2FD4FC50" w14:textId="77777777" w:rsidR="00980D3B" w:rsidRDefault="00980D3B">
      <w:pPr>
        <w:pStyle w:val="NormalIndented"/>
      </w:pPr>
      <w:r>
        <w:t>Segment field names are designated by the “@” symbol concatenated with the HL7 segment ID followed by the sequence number for the field separated by a period. See sections 2.5.2 Segments and segment groups and 2.5.3.1 Position (sequence within the segment) for a definition of segment ID and sequence number. If the field is divided into components, the designation may be suffixed with ".nn", to identify a particular component (a suffix of “.3” indicates the third component of the field); otherwise, the whole field is assumed. If the field is further divided into subcomponents, the designation is suffixed with “.nn.mm", which identifies the component and subcomponent requested by relative p</w:t>
      </w:r>
      <w:r>
        <w:t>o</w:t>
      </w:r>
      <w:r>
        <w:t>sition.</w:t>
      </w:r>
    </w:p>
    <w:p w14:paraId="18E046BB" w14:textId="77777777" w:rsidR="00980D3B" w:rsidRDefault="00980D3B">
      <w:pPr>
        <w:pStyle w:val="NormalIndented"/>
      </w:pPr>
      <w:r>
        <w:t>Site-specific segment field names may be used</w:t>
      </w:r>
      <w:r>
        <w:rPr>
          <w:b/>
        </w:rPr>
        <w:t xml:space="preserve">. </w:t>
      </w:r>
      <w:r>
        <w:t>In this case, the site-specific segment ID (if the field is not being added to an existing HL7 segment) and the sequence number must be defined so that they do not co</w:t>
      </w:r>
      <w:r>
        <w:t>n</w:t>
      </w:r>
      <w:r>
        <w:t>flict with existing HL7 segment IDs and field s</w:t>
      </w:r>
      <w:r>
        <w:t>e</w:t>
      </w:r>
      <w:r>
        <w:t>quence numbers.</w:t>
      </w:r>
    </w:p>
    <w:p w14:paraId="6F063A37" w14:textId="77777777" w:rsidR="00980D3B" w:rsidRDefault="00980D3B">
      <w:pPr>
        <w:pStyle w:val="NormalIndented"/>
      </w:pPr>
      <w:r>
        <w:t>Values for this field are defined in the function-specific chapters of this specific</w:t>
      </w:r>
      <w:r>
        <w:t>a</w:t>
      </w:r>
      <w:r>
        <w:t>tion.</w:t>
      </w:r>
    </w:p>
    <w:p w14:paraId="5CF4385B" w14:textId="77777777" w:rsidR="00980D3B" w:rsidRDefault="00980D3B">
      <w:pPr>
        <w:pStyle w:val="Note"/>
      </w:pPr>
      <w:r>
        <w:rPr>
          <w:rStyle w:val="Strong"/>
        </w:rPr>
        <w:t>Note:</w:t>
      </w:r>
      <w:r>
        <w:tab/>
        <w:t xml:space="preserve">If the “@” is being used as one of the delimiter characters defined in MSH-2-encoding characters, it must be “escaped.”  See Section 2.7.1 - Formatting Codes. </w:t>
      </w:r>
    </w:p>
    <w:p w14:paraId="2022D5F3" w14:textId="77777777" w:rsidR="00980D3B" w:rsidRDefault="00980D3B">
      <w:pPr>
        <w:pStyle w:val="Heading4"/>
      </w:pPr>
      <w:bookmarkStart w:id="1333" w:name="_Toc498146032"/>
      <w:bookmarkStart w:id="1334" w:name="_Toc527864601"/>
      <w:bookmarkStart w:id="1335" w:name="_Toc527866073"/>
      <w:r>
        <w:lastRenderedPageBreak/>
        <w:t>Values (ST)</w:t>
      </w:r>
      <w:bookmarkEnd w:id="1333"/>
      <w:bookmarkEnd w:id="1334"/>
      <w:bookmarkEnd w:id="1335"/>
    </w:p>
    <w:p w14:paraId="73768B6A" w14:textId="77777777" w:rsidR="00980D3B" w:rsidRDefault="00980D3B">
      <w:pPr>
        <w:pStyle w:val="NormalIndented"/>
      </w:pPr>
      <w:bookmarkStart w:id="1336" w:name="OLE_LINK1"/>
      <w:r>
        <w:t>This component contains the field value or values in the form "value1&amp; value2 &amp; value3…"</w:t>
      </w:r>
    </w:p>
    <w:p w14:paraId="25CF4DEE" w14:textId="77777777" w:rsidR="00980D3B" w:rsidRDefault="00980D3B">
      <w:pPr>
        <w:pStyle w:val="NormalIndented"/>
      </w:pPr>
      <w:r>
        <w:t>A single-valued parameter contains only a single subcomponent in the second component, thus no su</w:t>
      </w:r>
      <w:r>
        <w:t>b</w:t>
      </w:r>
      <w:r>
        <w:t xml:space="preserve">component delimiters are needed (e.g., </w:t>
      </w:r>
      <w:r>
        <w:rPr>
          <w:rFonts w:ascii="Courier New" w:hAnsi="Courier New"/>
        </w:rPr>
        <w:t>&lt;segment field name&gt; ^ &lt;value&gt;</w:t>
      </w:r>
      <w:r>
        <w:t>). A simple list of va</w:t>
      </w:r>
      <w:r>
        <w:t>l</w:t>
      </w:r>
      <w:r>
        <w:t>ues (i.e., a one-dimensional array) may be passed instead of a single value by separating each value with the subcomponent d</w:t>
      </w:r>
      <w:r>
        <w:t>e</w:t>
      </w:r>
      <w:r>
        <w:t xml:space="preserve">limiter (e.g., </w:t>
      </w:r>
      <w:r>
        <w:rPr>
          <w:rFonts w:ascii="Courier New" w:hAnsi="Courier New"/>
        </w:rPr>
        <w:t>&lt;segment field name&gt;</w:t>
      </w:r>
      <w:r>
        <w:t xml:space="preserve"> ^ </w:t>
      </w:r>
      <w:r>
        <w:rPr>
          <w:rFonts w:ascii="Courier New" w:hAnsi="Courier New"/>
        </w:rPr>
        <w:t>&lt;value1 &amp; value2 &amp;…&gt;)</w:t>
      </w:r>
      <w:bookmarkEnd w:id="1336"/>
    </w:p>
    <w:bookmarkStart w:id="1337" w:name="_Ref371387316"/>
    <w:p w14:paraId="1CED7702" w14:textId="77777777" w:rsidR="00980D3B" w:rsidRDefault="00980D3B">
      <w:pPr>
        <w:pStyle w:val="Heading3"/>
      </w:pPr>
      <w:r>
        <w:fldChar w:fldCharType="begin"/>
      </w:r>
      <w:r>
        <w:instrText xml:space="preserve"> XE "QSC" </w:instrText>
      </w:r>
      <w:r>
        <w:fldChar w:fldCharType="end"/>
      </w:r>
      <w:r>
        <w:fldChar w:fldCharType="begin"/>
      </w:r>
      <w:r>
        <w:instrText xml:space="preserve"> XE "Data types: QSC" </w:instrText>
      </w:r>
      <w:r>
        <w:fldChar w:fldCharType="end"/>
      </w:r>
      <w:bookmarkStart w:id="1338" w:name="_Ref485519925"/>
      <w:bookmarkStart w:id="1339" w:name="_Toc498146033"/>
      <w:bookmarkStart w:id="1340" w:name="_Toc527864602"/>
      <w:bookmarkStart w:id="1341" w:name="_Toc527866074"/>
      <w:bookmarkStart w:id="1342" w:name="_Toc528481902"/>
      <w:bookmarkStart w:id="1343" w:name="_Toc528482407"/>
      <w:bookmarkStart w:id="1344" w:name="_Toc528482706"/>
      <w:bookmarkStart w:id="1345" w:name="_Toc528482831"/>
      <w:bookmarkStart w:id="1346" w:name="_Toc528486139"/>
      <w:bookmarkStart w:id="1347" w:name="_Toc536689770"/>
      <w:bookmarkStart w:id="1348" w:name="_Toc496515"/>
      <w:bookmarkStart w:id="1349" w:name="_Toc524862"/>
      <w:bookmarkStart w:id="1350" w:name="_Toc1802445"/>
      <w:bookmarkStart w:id="1351" w:name="_Toc22448440"/>
      <w:bookmarkStart w:id="1352" w:name="_Toc22697632"/>
      <w:bookmarkStart w:id="1353" w:name="_Toc24273667"/>
      <w:r>
        <w:t>QSC - query selection criteria</w:t>
      </w:r>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p>
    <w:p w14:paraId="5CFB4F82" w14:textId="77777777" w:rsidR="00980D3B" w:rsidRDefault="00980D3B">
      <w:pPr>
        <w:pStyle w:val="ComponentTableCaption"/>
      </w:pPr>
      <w:bookmarkStart w:id="1354" w:name="QSC"/>
      <w:r>
        <w:t xml:space="preserve">HL7 Component Table - QSC – Query Selection Criteria </w:t>
      </w:r>
      <w:r>
        <w:fldChar w:fldCharType="begin"/>
      </w:r>
      <w:r>
        <w:instrText xml:space="preserve"> XE "HL7 Component Table - QSC" </w:instrText>
      </w:r>
      <w:r>
        <w:fldChar w:fldCharType="end"/>
      </w:r>
      <w:bookmarkEnd w:id="135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C81AD25"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0260884"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3E218512"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26FAEA91"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03058D27" w14:textId="77777777" w:rsidR="00980D3B" w:rsidRDefault="00980D3B">
            <w:pPr>
              <w:pStyle w:val="ComponentTableHeader"/>
              <w:rPr>
                <w:lang w:val="de-DE"/>
              </w:rPr>
            </w:pPr>
            <w:r>
              <w:rPr>
                <w:lang w:val="de-DE"/>
              </w:rPr>
              <w:t>OPT</w:t>
            </w:r>
          </w:p>
        </w:tc>
        <w:tc>
          <w:tcPr>
            <w:tcW w:w="720" w:type="dxa"/>
            <w:tcBorders>
              <w:top w:val="double" w:sz="4" w:space="0" w:color="auto"/>
              <w:bottom w:val="single" w:sz="4" w:space="0" w:color="auto"/>
            </w:tcBorders>
            <w:shd w:val="pct10" w:color="auto" w:fill="FFFFFF"/>
          </w:tcPr>
          <w:p w14:paraId="0704C7CB"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D717A2F"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56939D3"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10DC3FA1" w14:textId="77777777" w:rsidR="00980D3B" w:rsidRDefault="00980D3B">
            <w:pPr>
              <w:pStyle w:val="ComponentTableHeader"/>
              <w:rPr>
                <w:b w:val="0"/>
                <w:lang w:val="fr-FR"/>
              </w:rPr>
            </w:pPr>
            <w:r>
              <w:rPr>
                <w:lang w:val="fr-FR"/>
              </w:rPr>
              <w:t>SEC.REF.</w:t>
            </w:r>
          </w:p>
        </w:tc>
      </w:tr>
      <w:tr w:rsidR="00980D3B" w14:paraId="3E77857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5DC6458" w14:textId="77777777" w:rsidR="00980D3B" w:rsidRDefault="00980D3B">
            <w:pPr>
              <w:pStyle w:val="ComponentTableBody"/>
            </w:pPr>
            <w:r>
              <w:t>1</w:t>
            </w:r>
          </w:p>
        </w:tc>
        <w:tc>
          <w:tcPr>
            <w:tcW w:w="576" w:type="dxa"/>
            <w:tcBorders>
              <w:top w:val="single" w:sz="4" w:space="0" w:color="auto"/>
              <w:bottom w:val="single" w:sz="4" w:space="0" w:color="auto"/>
            </w:tcBorders>
          </w:tcPr>
          <w:p w14:paraId="33026035" w14:textId="77777777" w:rsidR="00980D3B" w:rsidRDefault="00980D3B">
            <w:pPr>
              <w:pStyle w:val="ComponentTableBody"/>
            </w:pPr>
            <w:r>
              <w:t>12</w:t>
            </w:r>
          </w:p>
        </w:tc>
        <w:tc>
          <w:tcPr>
            <w:tcW w:w="720" w:type="dxa"/>
            <w:tcBorders>
              <w:top w:val="single" w:sz="4" w:space="0" w:color="auto"/>
              <w:bottom w:val="single" w:sz="4" w:space="0" w:color="auto"/>
            </w:tcBorders>
          </w:tcPr>
          <w:p w14:paraId="7D319BBB" w14:textId="77777777" w:rsidR="00980D3B" w:rsidRDefault="00980D3B">
            <w:pPr>
              <w:pStyle w:val="ComponentTableBody"/>
            </w:pPr>
            <w:r>
              <w:t>ST</w:t>
            </w:r>
          </w:p>
        </w:tc>
        <w:tc>
          <w:tcPr>
            <w:tcW w:w="576" w:type="dxa"/>
            <w:tcBorders>
              <w:top w:val="single" w:sz="4" w:space="0" w:color="auto"/>
              <w:bottom w:val="single" w:sz="4" w:space="0" w:color="auto"/>
            </w:tcBorders>
          </w:tcPr>
          <w:p w14:paraId="733043E6" w14:textId="77777777" w:rsidR="00980D3B" w:rsidRDefault="00980D3B">
            <w:pPr>
              <w:pStyle w:val="ComponentTableBody"/>
            </w:pPr>
            <w:r>
              <w:t>R</w:t>
            </w:r>
          </w:p>
        </w:tc>
        <w:tc>
          <w:tcPr>
            <w:tcW w:w="720" w:type="dxa"/>
            <w:tcBorders>
              <w:top w:val="single" w:sz="4" w:space="0" w:color="auto"/>
              <w:bottom w:val="single" w:sz="4" w:space="0" w:color="auto"/>
            </w:tcBorders>
          </w:tcPr>
          <w:p w14:paraId="1DA9CF36" w14:textId="77777777" w:rsidR="00980D3B" w:rsidRDefault="00980D3B">
            <w:pPr>
              <w:pStyle w:val="ComponentTableBody"/>
            </w:pPr>
          </w:p>
        </w:tc>
        <w:tc>
          <w:tcPr>
            <w:tcW w:w="2880" w:type="dxa"/>
            <w:tcBorders>
              <w:top w:val="single" w:sz="4" w:space="0" w:color="auto"/>
              <w:bottom w:val="single" w:sz="4" w:space="0" w:color="auto"/>
            </w:tcBorders>
          </w:tcPr>
          <w:p w14:paraId="167EF973" w14:textId="77777777" w:rsidR="00980D3B" w:rsidRDefault="00980D3B">
            <w:pPr>
              <w:pStyle w:val="ComponentTableBody"/>
              <w:jc w:val="left"/>
            </w:pPr>
            <w:r>
              <w:t>Segment Field Name</w:t>
            </w:r>
          </w:p>
        </w:tc>
        <w:tc>
          <w:tcPr>
            <w:tcW w:w="1440" w:type="dxa"/>
            <w:tcBorders>
              <w:top w:val="single" w:sz="4" w:space="0" w:color="auto"/>
              <w:bottom w:val="single" w:sz="4" w:space="0" w:color="auto"/>
            </w:tcBorders>
          </w:tcPr>
          <w:p w14:paraId="20347869" w14:textId="77777777" w:rsidR="00980D3B" w:rsidRDefault="00980D3B">
            <w:pPr>
              <w:pStyle w:val="ComponentTableBody"/>
              <w:jc w:val="left"/>
            </w:pPr>
          </w:p>
        </w:tc>
        <w:tc>
          <w:tcPr>
            <w:tcW w:w="1008" w:type="dxa"/>
            <w:tcBorders>
              <w:top w:val="single" w:sz="4" w:space="0" w:color="auto"/>
              <w:bottom w:val="single" w:sz="4" w:space="0" w:color="auto"/>
            </w:tcBorders>
          </w:tcPr>
          <w:p w14:paraId="17FC2080"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743DC61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A493F6B"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37129D06" w14:textId="77777777" w:rsidR="00980D3B" w:rsidRDefault="00980D3B">
            <w:pPr>
              <w:pStyle w:val="ComponentTableBody"/>
              <w:rPr>
                <w:lang w:val="it-IT"/>
              </w:rPr>
            </w:pPr>
            <w:r>
              <w:rPr>
                <w:lang w:val="it-IT"/>
              </w:rPr>
              <w:t>2</w:t>
            </w:r>
          </w:p>
        </w:tc>
        <w:tc>
          <w:tcPr>
            <w:tcW w:w="720" w:type="dxa"/>
            <w:tcBorders>
              <w:top w:val="single" w:sz="4" w:space="0" w:color="auto"/>
              <w:bottom w:val="single" w:sz="4" w:space="0" w:color="auto"/>
            </w:tcBorders>
          </w:tcPr>
          <w:p w14:paraId="601ECF03"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18F88C2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2252A0E" w14:textId="77777777" w:rsidR="00980D3B" w:rsidRDefault="00980D3B">
            <w:pPr>
              <w:pStyle w:val="ComponentTableBody"/>
            </w:pPr>
            <w:r>
              <w:t>0209</w:t>
            </w:r>
          </w:p>
        </w:tc>
        <w:tc>
          <w:tcPr>
            <w:tcW w:w="2880" w:type="dxa"/>
            <w:tcBorders>
              <w:top w:val="single" w:sz="4" w:space="0" w:color="auto"/>
              <w:bottom w:val="single" w:sz="4" w:space="0" w:color="auto"/>
            </w:tcBorders>
          </w:tcPr>
          <w:p w14:paraId="36CB20EC" w14:textId="77777777" w:rsidR="00980D3B" w:rsidRDefault="00980D3B">
            <w:pPr>
              <w:pStyle w:val="ComponentTableBody"/>
              <w:jc w:val="left"/>
            </w:pPr>
            <w:r>
              <w:t>Relational Operator</w:t>
            </w:r>
          </w:p>
        </w:tc>
        <w:tc>
          <w:tcPr>
            <w:tcW w:w="1440" w:type="dxa"/>
            <w:tcBorders>
              <w:top w:val="single" w:sz="4" w:space="0" w:color="auto"/>
              <w:bottom w:val="single" w:sz="4" w:space="0" w:color="auto"/>
            </w:tcBorders>
          </w:tcPr>
          <w:p w14:paraId="29BABC4D" w14:textId="77777777" w:rsidR="00980D3B" w:rsidRDefault="00980D3B">
            <w:pPr>
              <w:pStyle w:val="ComponentTableBody"/>
              <w:jc w:val="left"/>
            </w:pPr>
          </w:p>
        </w:tc>
        <w:tc>
          <w:tcPr>
            <w:tcW w:w="1008" w:type="dxa"/>
            <w:tcBorders>
              <w:top w:val="single" w:sz="4" w:space="0" w:color="auto"/>
              <w:bottom w:val="single" w:sz="4" w:space="0" w:color="auto"/>
            </w:tcBorders>
          </w:tcPr>
          <w:p w14:paraId="7BD6A325"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141EE78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0E53FBE" w14:textId="77777777" w:rsidR="00980D3B" w:rsidRDefault="00980D3B">
            <w:pPr>
              <w:pStyle w:val="ComponentTableBody"/>
            </w:pPr>
            <w:r>
              <w:t>3</w:t>
            </w:r>
          </w:p>
        </w:tc>
        <w:tc>
          <w:tcPr>
            <w:tcW w:w="576" w:type="dxa"/>
            <w:tcBorders>
              <w:top w:val="single" w:sz="4" w:space="0" w:color="auto"/>
              <w:bottom w:val="single" w:sz="4" w:space="0" w:color="auto"/>
            </w:tcBorders>
          </w:tcPr>
          <w:p w14:paraId="75CB1856" w14:textId="77777777" w:rsidR="00980D3B" w:rsidRDefault="00980D3B">
            <w:pPr>
              <w:pStyle w:val="ComponentTableBody"/>
            </w:pPr>
            <w:r>
              <w:t>199</w:t>
            </w:r>
          </w:p>
        </w:tc>
        <w:tc>
          <w:tcPr>
            <w:tcW w:w="720" w:type="dxa"/>
            <w:tcBorders>
              <w:top w:val="single" w:sz="4" w:space="0" w:color="auto"/>
              <w:bottom w:val="single" w:sz="4" w:space="0" w:color="auto"/>
            </w:tcBorders>
          </w:tcPr>
          <w:p w14:paraId="0B71A3EB" w14:textId="77777777" w:rsidR="00980D3B" w:rsidRDefault="00980D3B">
            <w:pPr>
              <w:pStyle w:val="ComponentTableBody"/>
            </w:pPr>
            <w:r>
              <w:t>ST</w:t>
            </w:r>
          </w:p>
        </w:tc>
        <w:tc>
          <w:tcPr>
            <w:tcW w:w="576" w:type="dxa"/>
            <w:tcBorders>
              <w:top w:val="single" w:sz="4" w:space="0" w:color="auto"/>
              <w:bottom w:val="single" w:sz="4" w:space="0" w:color="auto"/>
            </w:tcBorders>
          </w:tcPr>
          <w:p w14:paraId="21AA1303" w14:textId="77777777" w:rsidR="00980D3B" w:rsidRDefault="00980D3B">
            <w:pPr>
              <w:pStyle w:val="ComponentTableBody"/>
            </w:pPr>
            <w:r>
              <w:t>O</w:t>
            </w:r>
          </w:p>
        </w:tc>
        <w:tc>
          <w:tcPr>
            <w:tcW w:w="720" w:type="dxa"/>
            <w:tcBorders>
              <w:top w:val="single" w:sz="4" w:space="0" w:color="auto"/>
              <w:bottom w:val="single" w:sz="4" w:space="0" w:color="auto"/>
            </w:tcBorders>
          </w:tcPr>
          <w:p w14:paraId="14A82D1D" w14:textId="77777777" w:rsidR="00980D3B" w:rsidRDefault="00980D3B">
            <w:pPr>
              <w:pStyle w:val="ComponentTableBody"/>
            </w:pPr>
          </w:p>
        </w:tc>
        <w:tc>
          <w:tcPr>
            <w:tcW w:w="2880" w:type="dxa"/>
            <w:tcBorders>
              <w:top w:val="single" w:sz="4" w:space="0" w:color="auto"/>
              <w:bottom w:val="single" w:sz="4" w:space="0" w:color="auto"/>
            </w:tcBorders>
          </w:tcPr>
          <w:p w14:paraId="12D76EE8" w14:textId="77777777" w:rsidR="00980D3B" w:rsidRDefault="00980D3B">
            <w:pPr>
              <w:pStyle w:val="ComponentTableBody"/>
              <w:jc w:val="left"/>
            </w:pPr>
            <w:r>
              <w:t>Value</w:t>
            </w:r>
          </w:p>
        </w:tc>
        <w:tc>
          <w:tcPr>
            <w:tcW w:w="1440" w:type="dxa"/>
            <w:tcBorders>
              <w:top w:val="single" w:sz="4" w:space="0" w:color="auto"/>
              <w:bottom w:val="single" w:sz="4" w:space="0" w:color="auto"/>
            </w:tcBorders>
          </w:tcPr>
          <w:p w14:paraId="6DC664B0" w14:textId="77777777" w:rsidR="00980D3B" w:rsidRDefault="00980D3B">
            <w:pPr>
              <w:pStyle w:val="ComponentTableBody"/>
              <w:jc w:val="left"/>
            </w:pPr>
          </w:p>
        </w:tc>
        <w:tc>
          <w:tcPr>
            <w:tcW w:w="1008" w:type="dxa"/>
            <w:tcBorders>
              <w:top w:val="single" w:sz="4" w:space="0" w:color="auto"/>
              <w:bottom w:val="single" w:sz="4" w:space="0" w:color="auto"/>
            </w:tcBorders>
          </w:tcPr>
          <w:p w14:paraId="6F11ACCB"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0AD5ABBB"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0A3E7CE" w14:textId="77777777" w:rsidR="00980D3B" w:rsidRDefault="00980D3B">
            <w:pPr>
              <w:pStyle w:val="ComponentTableBody"/>
              <w:rPr>
                <w:lang w:val="it-IT"/>
              </w:rPr>
            </w:pPr>
            <w:r>
              <w:rPr>
                <w:lang w:val="it-IT"/>
              </w:rPr>
              <w:t>4</w:t>
            </w:r>
          </w:p>
        </w:tc>
        <w:tc>
          <w:tcPr>
            <w:tcW w:w="576" w:type="dxa"/>
            <w:tcBorders>
              <w:top w:val="single" w:sz="4" w:space="0" w:color="auto"/>
              <w:bottom w:val="double" w:sz="4" w:space="0" w:color="auto"/>
            </w:tcBorders>
          </w:tcPr>
          <w:p w14:paraId="2B007632" w14:textId="77777777" w:rsidR="00980D3B" w:rsidRDefault="00980D3B">
            <w:pPr>
              <w:pStyle w:val="ComponentTableBody"/>
              <w:rPr>
                <w:lang w:val="it-IT"/>
              </w:rPr>
            </w:pPr>
            <w:r>
              <w:rPr>
                <w:lang w:val="it-IT"/>
              </w:rPr>
              <w:t>3</w:t>
            </w:r>
          </w:p>
        </w:tc>
        <w:tc>
          <w:tcPr>
            <w:tcW w:w="720" w:type="dxa"/>
            <w:tcBorders>
              <w:top w:val="single" w:sz="4" w:space="0" w:color="auto"/>
              <w:bottom w:val="double" w:sz="4" w:space="0" w:color="auto"/>
            </w:tcBorders>
          </w:tcPr>
          <w:p w14:paraId="4BC32405"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1849C094"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606DA702" w14:textId="77777777" w:rsidR="00980D3B" w:rsidRDefault="00980D3B">
            <w:pPr>
              <w:pStyle w:val="ComponentTableBody"/>
            </w:pPr>
            <w:r>
              <w:t>0210</w:t>
            </w:r>
          </w:p>
        </w:tc>
        <w:tc>
          <w:tcPr>
            <w:tcW w:w="2880" w:type="dxa"/>
            <w:tcBorders>
              <w:top w:val="single" w:sz="4" w:space="0" w:color="auto"/>
              <w:bottom w:val="double" w:sz="4" w:space="0" w:color="auto"/>
            </w:tcBorders>
          </w:tcPr>
          <w:p w14:paraId="69ACEF3C" w14:textId="77777777" w:rsidR="00980D3B" w:rsidRDefault="00980D3B">
            <w:pPr>
              <w:pStyle w:val="ComponentTableBody"/>
              <w:jc w:val="left"/>
            </w:pPr>
            <w:r>
              <w:t>Relational Conjunction</w:t>
            </w:r>
          </w:p>
        </w:tc>
        <w:tc>
          <w:tcPr>
            <w:tcW w:w="1440" w:type="dxa"/>
            <w:tcBorders>
              <w:top w:val="single" w:sz="4" w:space="0" w:color="auto"/>
              <w:bottom w:val="double" w:sz="4" w:space="0" w:color="auto"/>
            </w:tcBorders>
          </w:tcPr>
          <w:p w14:paraId="2A62C623" w14:textId="77777777" w:rsidR="00980D3B" w:rsidRDefault="00980D3B">
            <w:pPr>
              <w:pStyle w:val="ComponentTableBody"/>
              <w:jc w:val="left"/>
            </w:pPr>
          </w:p>
        </w:tc>
        <w:tc>
          <w:tcPr>
            <w:tcW w:w="1008" w:type="dxa"/>
            <w:tcBorders>
              <w:top w:val="single" w:sz="4" w:space="0" w:color="auto"/>
              <w:bottom w:val="double" w:sz="4" w:space="0" w:color="auto"/>
            </w:tcBorders>
          </w:tcPr>
          <w:p w14:paraId="2A57F16D"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4229E333" w14:textId="77777777" w:rsidR="00980D3B" w:rsidRDefault="00980D3B">
      <w:pPr>
        <w:pStyle w:val="NormalIndented"/>
      </w:pPr>
      <w:r>
        <w:rPr>
          <w:b/>
        </w:rPr>
        <w:t>Definition:</w:t>
      </w:r>
      <w:r>
        <w:t xml:space="preserve"> This field indicates the conditions that qualify the rows to be returned in the query response. Note that this field conveys the same information as the "WHERE" clause in the corresponding SQL expression of the query, but is fo</w:t>
      </w:r>
      <w:r>
        <w:t>r</w:t>
      </w:r>
      <w:r>
        <w:t>matted differently.</w:t>
      </w:r>
    </w:p>
    <w:p w14:paraId="5BFDF331" w14:textId="77777777" w:rsidR="00980D3B" w:rsidRDefault="00980D3B">
      <w:pPr>
        <w:pStyle w:val="Note"/>
        <w:tabs>
          <w:tab w:val="left" w:pos="1440"/>
        </w:tabs>
        <w:rPr>
          <w:snapToGrid w:val="0"/>
        </w:rPr>
      </w:pPr>
      <w:r>
        <w:rPr>
          <w:rStyle w:val="Strong"/>
        </w:rPr>
        <w:t>Maximum Length:</w:t>
      </w:r>
      <w:r>
        <w:t xml:space="preserve"> 219</w:t>
      </w:r>
    </w:p>
    <w:p w14:paraId="38678C92" w14:textId="77777777" w:rsidR="00980D3B" w:rsidRDefault="00980D3B">
      <w:pPr>
        <w:pStyle w:val="NormalIndented"/>
      </w:pPr>
      <w:r>
        <w:t>Example:</w:t>
      </w:r>
    </w:p>
    <w:p w14:paraId="77889AD9" w14:textId="77777777" w:rsidR="00980D3B" w:rsidRDefault="00980D3B">
      <w:pPr>
        <w:pStyle w:val="Example"/>
        <w:ind w:left="1797"/>
        <w:rPr>
          <w:noProof w:val="0"/>
        </w:rPr>
      </w:pPr>
      <w:r>
        <w:rPr>
          <w:noProof w:val="0"/>
        </w:rPr>
        <w:t>|@PID.5.1^EQ^EVANS|</w:t>
      </w:r>
    </w:p>
    <w:p w14:paraId="4EA9608E" w14:textId="77777777" w:rsidR="00980D3B" w:rsidRDefault="00980D3B">
      <w:pPr>
        <w:pStyle w:val="Heading4"/>
        <w:rPr>
          <w:vanish/>
        </w:rPr>
      </w:pPr>
      <w:r>
        <w:rPr>
          <w:vanish/>
        </w:rPr>
        <w:t>hiddentext</w:t>
      </w:r>
    </w:p>
    <w:p w14:paraId="52EA0CD0" w14:textId="77777777" w:rsidR="00980D3B" w:rsidRDefault="00980D3B">
      <w:pPr>
        <w:pStyle w:val="Heading4"/>
      </w:pPr>
      <w:bookmarkStart w:id="1355" w:name="_Toc498146034"/>
      <w:bookmarkStart w:id="1356" w:name="_Toc527864603"/>
      <w:bookmarkStart w:id="1357" w:name="_Toc527866075"/>
      <w:r>
        <w:t>Segment Field Name (ST)</w:t>
      </w:r>
      <w:bookmarkEnd w:id="1355"/>
      <w:bookmarkEnd w:id="1356"/>
      <w:bookmarkEnd w:id="1357"/>
    </w:p>
    <w:p w14:paraId="77FA709C" w14:textId="77777777" w:rsidR="00980D3B" w:rsidRDefault="00980D3B">
      <w:pPr>
        <w:pStyle w:val="NormalIndented"/>
      </w:pPr>
      <w:r>
        <w:t xml:space="preserve">The name of the field that is participating as a qualifier (usually the "key"). Refer to Section </w:t>
      </w:r>
      <w:r>
        <w:rPr>
          <w:rStyle w:val="HyperlinkText"/>
        </w:rPr>
        <w:fldChar w:fldCharType="begin"/>
      </w:r>
      <w:r>
        <w:rPr>
          <w:rStyle w:val="HyperlinkText"/>
        </w:rPr>
        <w:instrText xml:space="preserve"> REF _Ref485516927 \w \h </w:instrText>
      </w:r>
      <w:r>
        <w:rPr>
          <w:rStyle w:val="HyperlinkText"/>
        </w:rPr>
      </w:r>
      <w:r>
        <w:rPr>
          <w:rStyle w:val="HyperlinkText"/>
        </w:rPr>
        <w:instrText xml:space="preserve"> \* MERGEFORMAT </w:instrText>
      </w:r>
      <w:r>
        <w:rPr>
          <w:rStyle w:val="HyperlinkText"/>
        </w:rPr>
        <w:fldChar w:fldCharType="separate"/>
      </w:r>
      <w:r>
        <w:rPr>
          <w:rStyle w:val="HyperlinkText"/>
        </w:rPr>
        <w:t>2.A.59.1</w:t>
      </w:r>
      <w:r>
        <w:rPr>
          <w:rStyle w:val="HyperlinkText"/>
        </w:rPr>
        <w:fldChar w:fldCharType="end"/>
      </w:r>
      <w:r>
        <w:t>, “</w:t>
      </w:r>
      <w:r>
        <w:rPr>
          <w:rStyle w:val="HyperlinkText"/>
        </w:rPr>
        <w:fldChar w:fldCharType="begin"/>
      </w:r>
      <w:r>
        <w:rPr>
          <w:rStyle w:val="HyperlinkText"/>
        </w:rPr>
        <w:instrText xml:space="preserve"> REF _Ref485516927 \h </w:instrText>
      </w:r>
      <w:r>
        <w:rPr>
          <w:rStyle w:val="HyperlinkText"/>
        </w:rPr>
      </w:r>
      <w:r>
        <w:rPr>
          <w:rStyle w:val="HyperlinkText"/>
        </w:rPr>
        <w:instrText xml:space="preserve"> \* MERGEFORMAT </w:instrText>
      </w:r>
      <w:r>
        <w:rPr>
          <w:rStyle w:val="HyperlinkText"/>
        </w:rPr>
        <w:fldChar w:fldCharType="separate"/>
      </w:r>
      <w:r>
        <w:rPr>
          <w:rStyle w:val="HyperlinkText"/>
        </w:rPr>
        <w:t>Segment Field Name (ST)</w:t>
      </w:r>
      <w:r>
        <w:rPr>
          <w:rStyle w:val="HyperlinkText"/>
        </w:rPr>
        <w:fldChar w:fldCharType="end"/>
      </w:r>
      <w:r>
        <w:t>,” for segment field name conve</w:t>
      </w:r>
      <w:r>
        <w:t>n</w:t>
      </w:r>
      <w:r>
        <w:t>tions.</w:t>
      </w:r>
    </w:p>
    <w:p w14:paraId="5DBF03D6" w14:textId="77777777" w:rsidR="00980D3B" w:rsidRDefault="00980D3B">
      <w:pPr>
        <w:pStyle w:val="Heading4"/>
      </w:pPr>
      <w:bookmarkStart w:id="1358" w:name="_Toc498146035"/>
      <w:bookmarkStart w:id="1359" w:name="_Toc527864604"/>
      <w:bookmarkStart w:id="1360" w:name="_Toc527866076"/>
      <w:r>
        <w:t>Relational Operator (ID)</w:t>
      </w:r>
      <w:bookmarkEnd w:id="1358"/>
      <w:bookmarkEnd w:id="1359"/>
      <w:bookmarkEnd w:id="1360"/>
    </w:p>
    <w:p w14:paraId="040309A1" w14:textId="77777777" w:rsidR="00980D3B" w:rsidRDefault="00980D3B">
      <w:pPr>
        <w:pStyle w:val="NormalIndented"/>
      </w:pPr>
      <w:r>
        <w:t xml:space="preserve">Refer to </w:t>
      </w:r>
      <w:hyperlink w:anchor="HL70209" w:history="1">
        <w:r>
          <w:rPr>
            <w:rStyle w:val="HyperlinkText"/>
          </w:rPr>
          <w:t>HL7 Table 0209 - Relat</w:t>
        </w:r>
        <w:bookmarkStart w:id="1361" w:name="_Hlt478370866"/>
        <w:r>
          <w:rPr>
            <w:rStyle w:val="HyperlinkText"/>
          </w:rPr>
          <w:t>i</w:t>
        </w:r>
        <w:bookmarkEnd w:id="1361"/>
        <w:r>
          <w:rPr>
            <w:rStyle w:val="HyperlinkText"/>
          </w:rPr>
          <w:t>on</w:t>
        </w:r>
        <w:bookmarkStart w:id="1362" w:name="_Hlt478369202"/>
        <w:r>
          <w:rPr>
            <w:rStyle w:val="HyperlinkText"/>
          </w:rPr>
          <w:t>a</w:t>
        </w:r>
        <w:bookmarkEnd w:id="1362"/>
        <w:r>
          <w:rPr>
            <w:rStyle w:val="HyperlinkText"/>
          </w:rPr>
          <w:t>l operator</w:t>
        </w:r>
      </w:hyperlink>
      <w:r>
        <w:t xml:space="preserve"> for valid values.</w:t>
      </w:r>
    </w:p>
    <w:p w14:paraId="039513A6" w14:textId="77777777" w:rsidR="00980D3B" w:rsidRDefault="00980D3B">
      <w:pPr>
        <w:pStyle w:val="HL7TableCaption"/>
      </w:pPr>
      <w:r>
        <w:t>HL7 Table 0209 - Relational operator</w:t>
      </w:r>
      <w:bookmarkStart w:id="1363" w:name="HL70209"/>
      <w:bookmarkEnd w:id="1363"/>
      <w:r>
        <w:fldChar w:fldCharType="begin"/>
      </w:r>
      <w:r>
        <w:instrText xml:space="preserve"> XE "</w:instrText>
      </w:r>
      <w:r>
        <w:rPr>
          <w:rFonts w:ascii="TmsRmn 10pt" w:hAnsi="TmsRmn 10pt"/>
        </w:rPr>
        <w:instrText>Table</w:instrText>
      </w:r>
      <w:r>
        <w:instrText xml:space="preserve"> 0209 - Relational operator"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Look w:val="0000" w:firstRow="0" w:lastRow="0" w:firstColumn="0" w:lastColumn="0" w:noHBand="0" w:noVBand="0"/>
      </w:tblPr>
      <w:tblGrid>
        <w:gridCol w:w="2086"/>
        <w:gridCol w:w="1870"/>
        <w:gridCol w:w="1870"/>
      </w:tblGrid>
      <w:tr w:rsidR="00980D3B" w14:paraId="75DD5626" w14:textId="77777777">
        <w:tblPrEx>
          <w:tblCellMar>
            <w:top w:w="0" w:type="dxa"/>
            <w:bottom w:w="0" w:type="dxa"/>
          </w:tblCellMar>
        </w:tblPrEx>
        <w:trPr>
          <w:tblHeader/>
          <w:jc w:val="center"/>
        </w:trPr>
        <w:tc>
          <w:tcPr>
            <w:tcW w:w="2086" w:type="dxa"/>
            <w:tcBorders>
              <w:top w:val="double" w:sz="4" w:space="0" w:color="auto"/>
              <w:bottom w:val="single" w:sz="4" w:space="0" w:color="auto"/>
            </w:tcBorders>
            <w:shd w:val="pct10" w:color="auto" w:fill="FFFFFF"/>
          </w:tcPr>
          <w:p w14:paraId="091F7697" w14:textId="77777777" w:rsidR="00980D3B" w:rsidRDefault="00980D3B">
            <w:pPr>
              <w:pStyle w:val="HL7TableHeader"/>
              <w:jc w:val="center"/>
            </w:pPr>
            <w:r>
              <w:t>Relational operator</w:t>
            </w:r>
          </w:p>
        </w:tc>
        <w:tc>
          <w:tcPr>
            <w:tcW w:w="1870" w:type="dxa"/>
            <w:tcBorders>
              <w:top w:val="double" w:sz="4" w:space="0" w:color="auto"/>
              <w:bottom w:val="single" w:sz="4" w:space="0" w:color="auto"/>
            </w:tcBorders>
            <w:shd w:val="pct10" w:color="auto" w:fill="FFFFFF"/>
          </w:tcPr>
          <w:p w14:paraId="17152393" w14:textId="77777777" w:rsidR="00980D3B" w:rsidRDefault="00980D3B">
            <w:pPr>
              <w:pStyle w:val="HL7TableHeader"/>
            </w:pPr>
            <w:r>
              <w:t>Value</w:t>
            </w:r>
          </w:p>
        </w:tc>
        <w:tc>
          <w:tcPr>
            <w:tcW w:w="1870" w:type="dxa"/>
            <w:tcBorders>
              <w:top w:val="double" w:sz="4" w:space="0" w:color="auto"/>
              <w:bottom w:val="single" w:sz="4" w:space="0" w:color="auto"/>
            </w:tcBorders>
            <w:shd w:val="pct10" w:color="auto" w:fill="FFFFFF"/>
          </w:tcPr>
          <w:p w14:paraId="21027208" w14:textId="77777777" w:rsidR="00980D3B" w:rsidRDefault="00980D3B">
            <w:pPr>
              <w:pStyle w:val="HL7TableHeader"/>
            </w:pPr>
            <w:r>
              <w:t>Comment</w:t>
            </w:r>
          </w:p>
        </w:tc>
      </w:tr>
      <w:tr w:rsidR="00980D3B" w14:paraId="3F418E02" w14:textId="77777777">
        <w:tblPrEx>
          <w:tblCellMar>
            <w:top w:w="0" w:type="dxa"/>
            <w:bottom w:w="0" w:type="dxa"/>
          </w:tblCellMar>
        </w:tblPrEx>
        <w:trPr>
          <w:jc w:val="center"/>
        </w:trPr>
        <w:tc>
          <w:tcPr>
            <w:tcW w:w="2086" w:type="dxa"/>
            <w:tcBorders>
              <w:top w:val="single" w:sz="4" w:space="0" w:color="auto"/>
              <w:bottom w:val="single" w:sz="4" w:space="0" w:color="auto"/>
            </w:tcBorders>
          </w:tcPr>
          <w:p w14:paraId="473EE751" w14:textId="77777777" w:rsidR="00980D3B" w:rsidRDefault="00980D3B">
            <w:pPr>
              <w:pStyle w:val="HL7TableBody"/>
              <w:jc w:val="center"/>
            </w:pPr>
            <w:r>
              <w:t>EQ</w:t>
            </w:r>
          </w:p>
        </w:tc>
        <w:tc>
          <w:tcPr>
            <w:tcW w:w="1870" w:type="dxa"/>
            <w:tcBorders>
              <w:top w:val="single" w:sz="4" w:space="0" w:color="auto"/>
              <w:bottom w:val="single" w:sz="4" w:space="0" w:color="auto"/>
            </w:tcBorders>
          </w:tcPr>
          <w:p w14:paraId="533CDD79" w14:textId="77777777" w:rsidR="00980D3B" w:rsidRDefault="00980D3B">
            <w:pPr>
              <w:pStyle w:val="HL7TableBody"/>
            </w:pPr>
            <w:r>
              <w:t>Equal</w:t>
            </w:r>
          </w:p>
        </w:tc>
        <w:tc>
          <w:tcPr>
            <w:tcW w:w="1870" w:type="dxa"/>
            <w:tcBorders>
              <w:top w:val="single" w:sz="4" w:space="0" w:color="auto"/>
              <w:bottom w:val="single" w:sz="4" w:space="0" w:color="auto"/>
            </w:tcBorders>
          </w:tcPr>
          <w:p w14:paraId="61095CFF" w14:textId="77777777" w:rsidR="00980D3B" w:rsidRDefault="00980D3B">
            <w:pPr>
              <w:pStyle w:val="HL7TableBody"/>
            </w:pPr>
          </w:p>
        </w:tc>
      </w:tr>
      <w:tr w:rsidR="00980D3B" w14:paraId="6924E0A4" w14:textId="77777777">
        <w:tblPrEx>
          <w:tblCellMar>
            <w:top w:w="0" w:type="dxa"/>
            <w:bottom w:w="0" w:type="dxa"/>
          </w:tblCellMar>
        </w:tblPrEx>
        <w:trPr>
          <w:jc w:val="center"/>
        </w:trPr>
        <w:tc>
          <w:tcPr>
            <w:tcW w:w="2086" w:type="dxa"/>
            <w:tcBorders>
              <w:top w:val="single" w:sz="4" w:space="0" w:color="auto"/>
              <w:bottom w:val="single" w:sz="4" w:space="0" w:color="auto"/>
            </w:tcBorders>
          </w:tcPr>
          <w:p w14:paraId="50F1C7BB" w14:textId="77777777" w:rsidR="00980D3B" w:rsidRDefault="00980D3B">
            <w:pPr>
              <w:pStyle w:val="HL7TableBody"/>
              <w:jc w:val="center"/>
            </w:pPr>
            <w:r>
              <w:t>NE</w:t>
            </w:r>
          </w:p>
        </w:tc>
        <w:tc>
          <w:tcPr>
            <w:tcW w:w="1870" w:type="dxa"/>
            <w:tcBorders>
              <w:top w:val="single" w:sz="4" w:space="0" w:color="auto"/>
              <w:bottom w:val="single" w:sz="4" w:space="0" w:color="auto"/>
            </w:tcBorders>
          </w:tcPr>
          <w:p w14:paraId="66882513" w14:textId="77777777" w:rsidR="00980D3B" w:rsidRDefault="00980D3B">
            <w:pPr>
              <w:pStyle w:val="HL7TableBody"/>
            </w:pPr>
            <w:r>
              <w:t>Not Equal</w:t>
            </w:r>
          </w:p>
        </w:tc>
        <w:tc>
          <w:tcPr>
            <w:tcW w:w="1870" w:type="dxa"/>
            <w:tcBorders>
              <w:top w:val="single" w:sz="4" w:space="0" w:color="auto"/>
              <w:bottom w:val="single" w:sz="4" w:space="0" w:color="auto"/>
            </w:tcBorders>
          </w:tcPr>
          <w:p w14:paraId="1003496F" w14:textId="77777777" w:rsidR="00980D3B" w:rsidRDefault="00980D3B">
            <w:pPr>
              <w:pStyle w:val="HL7TableBody"/>
            </w:pPr>
          </w:p>
        </w:tc>
      </w:tr>
      <w:tr w:rsidR="00980D3B" w14:paraId="489509FE" w14:textId="77777777">
        <w:tblPrEx>
          <w:tblCellMar>
            <w:top w:w="0" w:type="dxa"/>
            <w:bottom w:w="0" w:type="dxa"/>
          </w:tblCellMar>
        </w:tblPrEx>
        <w:trPr>
          <w:jc w:val="center"/>
        </w:trPr>
        <w:tc>
          <w:tcPr>
            <w:tcW w:w="2086" w:type="dxa"/>
            <w:tcBorders>
              <w:top w:val="single" w:sz="4" w:space="0" w:color="auto"/>
              <w:bottom w:val="single" w:sz="4" w:space="0" w:color="auto"/>
            </w:tcBorders>
          </w:tcPr>
          <w:p w14:paraId="46CAF20F" w14:textId="77777777" w:rsidR="00980D3B" w:rsidRDefault="00980D3B">
            <w:pPr>
              <w:pStyle w:val="HL7TableBody"/>
              <w:jc w:val="center"/>
            </w:pPr>
            <w:r>
              <w:t>LT</w:t>
            </w:r>
          </w:p>
        </w:tc>
        <w:tc>
          <w:tcPr>
            <w:tcW w:w="1870" w:type="dxa"/>
            <w:tcBorders>
              <w:top w:val="single" w:sz="4" w:space="0" w:color="auto"/>
              <w:bottom w:val="single" w:sz="4" w:space="0" w:color="auto"/>
            </w:tcBorders>
          </w:tcPr>
          <w:p w14:paraId="72B4F44D" w14:textId="77777777" w:rsidR="00980D3B" w:rsidRDefault="00980D3B">
            <w:pPr>
              <w:pStyle w:val="HL7TableBody"/>
            </w:pPr>
            <w:r>
              <w:t>Less than</w:t>
            </w:r>
          </w:p>
        </w:tc>
        <w:tc>
          <w:tcPr>
            <w:tcW w:w="1870" w:type="dxa"/>
            <w:tcBorders>
              <w:top w:val="single" w:sz="4" w:space="0" w:color="auto"/>
              <w:bottom w:val="single" w:sz="4" w:space="0" w:color="auto"/>
            </w:tcBorders>
          </w:tcPr>
          <w:p w14:paraId="230D196C" w14:textId="77777777" w:rsidR="00980D3B" w:rsidRDefault="00980D3B">
            <w:pPr>
              <w:pStyle w:val="HL7TableBody"/>
            </w:pPr>
          </w:p>
        </w:tc>
      </w:tr>
      <w:tr w:rsidR="00980D3B" w14:paraId="04AA0A53" w14:textId="77777777">
        <w:tblPrEx>
          <w:tblCellMar>
            <w:top w:w="0" w:type="dxa"/>
            <w:bottom w:w="0" w:type="dxa"/>
          </w:tblCellMar>
        </w:tblPrEx>
        <w:trPr>
          <w:jc w:val="center"/>
        </w:trPr>
        <w:tc>
          <w:tcPr>
            <w:tcW w:w="2086" w:type="dxa"/>
            <w:tcBorders>
              <w:top w:val="single" w:sz="4" w:space="0" w:color="auto"/>
              <w:bottom w:val="single" w:sz="4" w:space="0" w:color="auto"/>
            </w:tcBorders>
          </w:tcPr>
          <w:p w14:paraId="18AD333C" w14:textId="77777777" w:rsidR="00980D3B" w:rsidRDefault="00980D3B">
            <w:pPr>
              <w:pStyle w:val="HL7TableBody"/>
              <w:jc w:val="center"/>
            </w:pPr>
            <w:r>
              <w:t>GT</w:t>
            </w:r>
          </w:p>
        </w:tc>
        <w:tc>
          <w:tcPr>
            <w:tcW w:w="1870" w:type="dxa"/>
            <w:tcBorders>
              <w:top w:val="single" w:sz="4" w:space="0" w:color="auto"/>
              <w:bottom w:val="single" w:sz="4" w:space="0" w:color="auto"/>
            </w:tcBorders>
          </w:tcPr>
          <w:p w14:paraId="47935618" w14:textId="77777777" w:rsidR="00980D3B" w:rsidRDefault="00980D3B">
            <w:pPr>
              <w:pStyle w:val="HL7TableBody"/>
            </w:pPr>
            <w:r>
              <w:t>Greater than</w:t>
            </w:r>
          </w:p>
        </w:tc>
        <w:tc>
          <w:tcPr>
            <w:tcW w:w="1870" w:type="dxa"/>
            <w:tcBorders>
              <w:top w:val="single" w:sz="4" w:space="0" w:color="auto"/>
              <w:bottom w:val="single" w:sz="4" w:space="0" w:color="auto"/>
            </w:tcBorders>
          </w:tcPr>
          <w:p w14:paraId="7A5AB3A0" w14:textId="77777777" w:rsidR="00980D3B" w:rsidRDefault="00980D3B">
            <w:pPr>
              <w:pStyle w:val="HL7TableBody"/>
            </w:pPr>
          </w:p>
        </w:tc>
      </w:tr>
      <w:tr w:rsidR="00980D3B" w14:paraId="28D974C3" w14:textId="77777777">
        <w:tblPrEx>
          <w:tblCellMar>
            <w:top w:w="0" w:type="dxa"/>
            <w:bottom w:w="0" w:type="dxa"/>
          </w:tblCellMar>
        </w:tblPrEx>
        <w:trPr>
          <w:jc w:val="center"/>
        </w:trPr>
        <w:tc>
          <w:tcPr>
            <w:tcW w:w="2086" w:type="dxa"/>
            <w:tcBorders>
              <w:top w:val="single" w:sz="4" w:space="0" w:color="auto"/>
              <w:bottom w:val="single" w:sz="4" w:space="0" w:color="auto"/>
            </w:tcBorders>
          </w:tcPr>
          <w:p w14:paraId="0A5AB5BF" w14:textId="77777777" w:rsidR="00980D3B" w:rsidRDefault="00980D3B">
            <w:pPr>
              <w:pStyle w:val="HL7TableBody"/>
              <w:jc w:val="center"/>
            </w:pPr>
            <w:r>
              <w:t>LE</w:t>
            </w:r>
          </w:p>
        </w:tc>
        <w:tc>
          <w:tcPr>
            <w:tcW w:w="1870" w:type="dxa"/>
            <w:tcBorders>
              <w:top w:val="single" w:sz="4" w:space="0" w:color="auto"/>
              <w:bottom w:val="single" w:sz="4" w:space="0" w:color="auto"/>
            </w:tcBorders>
          </w:tcPr>
          <w:p w14:paraId="54FB1E94" w14:textId="77777777" w:rsidR="00980D3B" w:rsidRDefault="00980D3B">
            <w:pPr>
              <w:pStyle w:val="HL7TableBody"/>
            </w:pPr>
            <w:r>
              <w:t>Less than or equal</w:t>
            </w:r>
          </w:p>
        </w:tc>
        <w:tc>
          <w:tcPr>
            <w:tcW w:w="1870" w:type="dxa"/>
            <w:tcBorders>
              <w:top w:val="single" w:sz="4" w:space="0" w:color="auto"/>
              <w:bottom w:val="single" w:sz="4" w:space="0" w:color="auto"/>
            </w:tcBorders>
          </w:tcPr>
          <w:p w14:paraId="40D0E477" w14:textId="77777777" w:rsidR="00980D3B" w:rsidRDefault="00980D3B">
            <w:pPr>
              <w:pStyle w:val="HL7TableBody"/>
            </w:pPr>
          </w:p>
        </w:tc>
      </w:tr>
      <w:tr w:rsidR="00980D3B" w14:paraId="26E3DEEB" w14:textId="77777777">
        <w:tblPrEx>
          <w:tblCellMar>
            <w:top w:w="0" w:type="dxa"/>
            <w:bottom w:w="0" w:type="dxa"/>
          </w:tblCellMar>
        </w:tblPrEx>
        <w:trPr>
          <w:jc w:val="center"/>
        </w:trPr>
        <w:tc>
          <w:tcPr>
            <w:tcW w:w="2086" w:type="dxa"/>
            <w:tcBorders>
              <w:top w:val="single" w:sz="4" w:space="0" w:color="auto"/>
              <w:bottom w:val="single" w:sz="4" w:space="0" w:color="auto"/>
            </w:tcBorders>
          </w:tcPr>
          <w:p w14:paraId="396113EA" w14:textId="77777777" w:rsidR="00980D3B" w:rsidRDefault="00980D3B">
            <w:pPr>
              <w:pStyle w:val="HL7TableBody"/>
              <w:jc w:val="center"/>
            </w:pPr>
            <w:r>
              <w:t>GE</w:t>
            </w:r>
          </w:p>
        </w:tc>
        <w:tc>
          <w:tcPr>
            <w:tcW w:w="1870" w:type="dxa"/>
            <w:tcBorders>
              <w:top w:val="single" w:sz="4" w:space="0" w:color="auto"/>
              <w:bottom w:val="single" w:sz="4" w:space="0" w:color="auto"/>
            </w:tcBorders>
          </w:tcPr>
          <w:p w14:paraId="5C45BEE3" w14:textId="77777777" w:rsidR="00980D3B" w:rsidRDefault="00980D3B">
            <w:pPr>
              <w:pStyle w:val="HL7TableBody"/>
            </w:pPr>
            <w:r>
              <w:t>Greater than or equal</w:t>
            </w:r>
          </w:p>
        </w:tc>
        <w:tc>
          <w:tcPr>
            <w:tcW w:w="1870" w:type="dxa"/>
            <w:tcBorders>
              <w:top w:val="single" w:sz="4" w:space="0" w:color="auto"/>
              <w:bottom w:val="single" w:sz="4" w:space="0" w:color="auto"/>
            </w:tcBorders>
          </w:tcPr>
          <w:p w14:paraId="7AB90438" w14:textId="77777777" w:rsidR="00980D3B" w:rsidRDefault="00980D3B">
            <w:pPr>
              <w:pStyle w:val="HL7TableBody"/>
            </w:pPr>
          </w:p>
        </w:tc>
      </w:tr>
      <w:tr w:rsidR="00980D3B" w14:paraId="375FEF6F" w14:textId="77777777">
        <w:tblPrEx>
          <w:tblCellMar>
            <w:top w:w="0" w:type="dxa"/>
            <w:bottom w:w="0" w:type="dxa"/>
          </w:tblCellMar>
        </w:tblPrEx>
        <w:trPr>
          <w:jc w:val="center"/>
        </w:trPr>
        <w:tc>
          <w:tcPr>
            <w:tcW w:w="2086" w:type="dxa"/>
            <w:tcBorders>
              <w:top w:val="single" w:sz="4" w:space="0" w:color="auto"/>
              <w:bottom w:val="single" w:sz="4" w:space="0" w:color="auto"/>
            </w:tcBorders>
          </w:tcPr>
          <w:p w14:paraId="0EEB998B" w14:textId="77777777" w:rsidR="00980D3B" w:rsidRDefault="00980D3B">
            <w:pPr>
              <w:pStyle w:val="HL7TableBody"/>
              <w:jc w:val="center"/>
            </w:pPr>
            <w:r>
              <w:t>CT</w:t>
            </w:r>
          </w:p>
        </w:tc>
        <w:tc>
          <w:tcPr>
            <w:tcW w:w="1870" w:type="dxa"/>
            <w:tcBorders>
              <w:top w:val="single" w:sz="4" w:space="0" w:color="auto"/>
              <w:bottom w:val="single" w:sz="4" w:space="0" w:color="auto"/>
            </w:tcBorders>
          </w:tcPr>
          <w:p w14:paraId="7F6E1780" w14:textId="77777777" w:rsidR="00980D3B" w:rsidRDefault="00980D3B">
            <w:pPr>
              <w:pStyle w:val="HL7TableBody"/>
            </w:pPr>
            <w:r>
              <w:t>Contains</w:t>
            </w:r>
          </w:p>
        </w:tc>
        <w:tc>
          <w:tcPr>
            <w:tcW w:w="1870" w:type="dxa"/>
            <w:tcBorders>
              <w:top w:val="single" w:sz="4" w:space="0" w:color="auto"/>
              <w:bottom w:val="single" w:sz="4" w:space="0" w:color="auto"/>
            </w:tcBorders>
          </w:tcPr>
          <w:p w14:paraId="3D887792" w14:textId="77777777" w:rsidR="00980D3B" w:rsidRDefault="00980D3B">
            <w:pPr>
              <w:pStyle w:val="HL7TableBody"/>
            </w:pPr>
          </w:p>
        </w:tc>
      </w:tr>
      <w:tr w:rsidR="00980D3B" w14:paraId="7C341899" w14:textId="77777777">
        <w:tblPrEx>
          <w:tblCellMar>
            <w:top w:w="0" w:type="dxa"/>
            <w:bottom w:w="0" w:type="dxa"/>
          </w:tblCellMar>
        </w:tblPrEx>
        <w:trPr>
          <w:jc w:val="center"/>
        </w:trPr>
        <w:tc>
          <w:tcPr>
            <w:tcW w:w="2086" w:type="dxa"/>
            <w:tcBorders>
              <w:top w:val="single" w:sz="4" w:space="0" w:color="auto"/>
              <w:bottom w:val="double" w:sz="4" w:space="0" w:color="auto"/>
            </w:tcBorders>
          </w:tcPr>
          <w:p w14:paraId="76715587" w14:textId="77777777" w:rsidR="00980D3B" w:rsidRDefault="00980D3B">
            <w:pPr>
              <w:pStyle w:val="HL7TableBody"/>
              <w:jc w:val="center"/>
            </w:pPr>
            <w:r>
              <w:t>GN</w:t>
            </w:r>
          </w:p>
        </w:tc>
        <w:tc>
          <w:tcPr>
            <w:tcW w:w="1870" w:type="dxa"/>
            <w:tcBorders>
              <w:top w:val="single" w:sz="4" w:space="0" w:color="auto"/>
              <w:bottom w:val="double" w:sz="4" w:space="0" w:color="auto"/>
            </w:tcBorders>
          </w:tcPr>
          <w:p w14:paraId="74EB24EF" w14:textId="77777777" w:rsidR="00980D3B" w:rsidRDefault="00980D3B">
            <w:pPr>
              <w:pStyle w:val="HL7TableBody"/>
            </w:pPr>
            <w:r>
              <w:t>Generic</w:t>
            </w:r>
          </w:p>
        </w:tc>
        <w:tc>
          <w:tcPr>
            <w:tcW w:w="1870" w:type="dxa"/>
            <w:tcBorders>
              <w:top w:val="single" w:sz="4" w:space="0" w:color="auto"/>
              <w:bottom w:val="double" w:sz="4" w:space="0" w:color="auto"/>
            </w:tcBorders>
          </w:tcPr>
          <w:p w14:paraId="7BF4DFA1" w14:textId="77777777" w:rsidR="00980D3B" w:rsidRDefault="00980D3B">
            <w:pPr>
              <w:pStyle w:val="HL7TableBody"/>
            </w:pPr>
          </w:p>
        </w:tc>
      </w:tr>
    </w:tbl>
    <w:p w14:paraId="75A0A22F" w14:textId="77777777" w:rsidR="00980D3B" w:rsidRDefault="00980D3B">
      <w:pPr>
        <w:pStyle w:val="Heading4"/>
      </w:pPr>
      <w:bookmarkStart w:id="1364" w:name="_Toc498146036"/>
      <w:bookmarkStart w:id="1365" w:name="_Toc527864605"/>
      <w:bookmarkStart w:id="1366" w:name="_Toc527866077"/>
      <w:r>
        <w:t>Value (ST)</w:t>
      </w:r>
      <w:bookmarkEnd w:id="1364"/>
      <w:bookmarkEnd w:id="1365"/>
      <w:bookmarkEnd w:id="1366"/>
    </w:p>
    <w:p w14:paraId="2E7AE7FA" w14:textId="77777777" w:rsidR="00980D3B" w:rsidRDefault="00980D3B">
      <w:pPr>
        <w:pStyle w:val="NormalIndented"/>
      </w:pPr>
      <w:r>
        <w:t>The value to which the field will be compared.</w:t>
      </w:r>
    </w:p>
    <w:p w14:paraId="3C2221E2" w14:textId="77777777" w:rsidR="00980D3B" w:rsidRDefault="00980D3B">
      <w:pPr>
        <w:pStyle w:val="Heading4"/>
        <w:rPr>
          <w:lang w:val="fr-FR"/>
        </w:rPr>
      </w:pPr>
      <w:bookmarkStart w:id="1367" w:name="_Toc498146037"/>
      <w:bookmarkStart w:id="1368" w:name="_Toc527864606"/>
      <w:bookmarkStart w:id="1369" w:name="_Toc527866078"/>
      <w:r>
        <w:rPr>
          <w:lang w:val="fr-FR"/>
        </w:rPr>
        <w:t>Relational Conjunction (ID)</w:t>
      </w:r>
      <w:bookmarkEnd w:id="1367"/>
      <w:bookmarkEnd w:id="1368"/>
      <w:bookmarkEnd w:id="1369"/>
    </w:p>
    <w:p w14:paraId="047AC08F" w14:textId="77777777" w:rsidR="00980D3B" w:rsidRDefault="00980D3B">
      <w:pPr>
        <w:pStyle w:val="NormalIndented"/>
      </w:pPr>
      <w:r>
        <w:t xml:space="preserve">Refer to </w:t>
      </w:r>
      <w:hyperlink w:anchor="HL70210" w:history="1">
        <w:r>
          <w:rPr>
            <w:rStyle w:val="HyperlinkText"/>
          </w:rPr>
          <w:t>HL7 Table 0210 - Relational co</w:t>
        </w:r>
        <w:bookmarkStart w:id="1370" w:name="_Hlt478369244"/>
        <w:r>
          <w:rPr>
            <w:rStyle w:val="HyperlinkText"/>
          </w:rPr>
          <w:t>n</w:t>
        </w:r>
        <w:bookmarkEnd w:id="1370"/>
        <w:r>
          <w:rPr>
            <w:rStyle w:val="HyperlinkText"/>
          </w:rPr>
          <w:t>junction</w:t>
        </w:r>
      </w:hyperlink>
      <w:r>
        <w:t xml:space="preserve"> for valid values. The relational conjunction is defined as follows: If more than one comparison is to be made to select qualifying rows, a conjunction relates this repetition of the field to the next.</w:t>
      </w:r>
    </w:p>
    <w:p w14:paraId="7439DF2D" w14:textId="77777777" w:rsidR="00980D3B" w:rsidRDefault="00980D3B">
      <w:pPr>
        <w:pStyle w:val="HL7TableCaption"/>
        <w:rPr>
          <w:lang w:val="fr-FR"/>
        </w:rPr>
      </w:pPr>
      <w:r>
        <w:rPr>
          <w:lang w:val="fr-FR"/>
        </w:rPr>
        <w:lastRenderedPageBreak/>
        <w:t>HL7 Table 0210 - Relational conjunction</w:t>
      </w:r>
      <w:bookmarkStart w:id="1371" w:name="HL70210"/>
      <w:bookmarkEnd w:id="1371"/>
      <w:r>
        <w:fldChar w:fldCharType="begin"/>
      </w:r>
      <w:r>
        <w:rPr>
          <w:lang w:val="fr-FR"/>
        </w:rPr>
        <w:instrText xml:space="preserve"> XE "</w:instrText>
      </w:r>
      <w:r>
        <w:rPr>
          <w:rFonts w:ascii="TmsRmn 10pt" w:hAnsi="TmsRmn 10pt"/>
          <w:lang w:val="fr-FR"/>
        </w:rPr>
        <w:instrText>Table</w:instrText>
      </w:r>
      <w:r>
        <w:rPr>
          <w:lang w:val="fr-FR"/>
        </w:rPr>
        <w:instrText xml:space="preserve"> 0210 - Relational conjunction"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Look w:val="0000" w:firstRow="0" w:lastRow="0" w:firstColumn="0" w:lastColumn="0" w:noHBand="0" w:noVBand="0"/>
      </w:tblPr>
      <w:tblGrid>
        <w:gridCol w:w="2183"/>
        <w:gridCol w:w="1210"/>
        <w:gridCol w:w="1210"/>
      </w:tblGrid>
      <w:tr w:rsidR="00980D3B" w14:paraId="2291D67D" w14:textId="77777777">
        <w:tblPrEx>
          <w:tblCellMar>
            <w:top w:w="0" w:type="dxa"/>
            <w:bottom w:w="0" w:type="dxa"/>
          </w:tblCellMar>
        </w:tblPrEx>
        <w:trPr>
          <w:tblHeader/>
          <w:jc w:val="center"/>
        </w:trPr>
        <w:tc>
          <w:tcPr>
            <w:tcW w:w="2183" w:type="dxa"/>
            <w:tcBorders>
              <w:top w:val="double" w:sz="4" w:space="0" w:color="auto"/>
              <w:bottom w:val="single" w:sz="4" w:space="0" w:color="auto"/>
            </w:tcBorders>
            <w:shd w:val="pct10" w:color="auto" w:fill="FFFFFF"/>
          </w:tcPr>
          <w:p w14:paraId="6B33A826" w14:textId="77777777" w:rsidR="00980D3B" w:rsidRDefault="00980D3B">
            <w:pPr>
              <w:pStyle w:val="HL7TableHeader"/>
              <w:jc w:val="center"/>
              <w:rPr>
                <w:lang w:val="fr-FR"/>
              </w:rPr>
            </w:pPr>
            <w:r>
              <w:rPr>
                <w:lang w:val="fr-FR"/>
              </w:rPr>
              <w:t>Relational conjunction</w:t>
            </w:r>
          </w:p>
        </w:tc>
        <w:tc>
          <w:tcPr>
            <w:tcW w:w="1210" w:type="dxa"/>
            <w:tcBorders>
              <w:top w:val="double" w:sz="4" w:space="0" w:color="auto"/>
              <w:bottom w:val="single" w:sz="4" w:space="0" w:color="auto"/>
            </w:tcBorders>
            <w:shd w:val="pct10" w:color="auto" w:fill="FFFFFF"/>
          </w:tcPr>
          <w:p w14:paraId="37C69BBD" w14:textId="77777777" w:rsidR="00980D3B" w:rsidRDefault="00980D3B">
            <w:pPr>
              <w:pStyle w:val="HL7TableHeader"/>
              <w:rPr>
                <w:lang w:val="fr-FR"/>
              </w:rPr>
            </w:pPr>
            <w:r>
              <w:rPr>
                <w:lang w:val="fr-FR"/>
              </w:rPr>
              <w:t>Note</w:t>
            </w:r>
          </w:p>
        </w:tc>
        <w:tc>
          <w:tcPr>
            <w:tcW w:w="1210" w:type="dxa"/>
            <w:tcBorders>
              <w:top w:val="double" w:sz="4" w:space="0" w:color="auto"/>
              <w:bottom w:val="single" w:sz="4" w:space="0" w:color="auto"/>
            </w:tcBorders>
            <w:shd w:val="pct10" w:color="auto" w:fill="FFFFFF"/>
          </w:tcPr>
          <w:p w14:paraId="595164B8" w14:textId="77777777" w:rsidR="00980D3B" w:rsidRDefault="00980D3B">
            <w:pPr>
              <w:pStyle w:val="HL7TableHeader"/>
            </w:pPr>
            <w:r>
              <w:t>Co</w:t>
            </w:r>
            <w:r>
              <w:t>m</w:t>
            </w:r>
            <w:r>
              <w:t>ment</w:t>
            </w:r>
          </w:p>
        </w:tc>
      </w:tr>
      <w:tr w:rsidR="00980D3B" w14:paraId="5C0DD6F2" w14:textId="77777777">
        <w:tblPrEx>
          <w:tblCellMar>
            <w:top w:w="0" w:type="dxa"/>
            <w:bottom w:w="0" w:type="dxa"/>
          </w:tblCellMar>
        </w:tblPrEx>
        <w:trPr>
          <w:jc w:val="center"/>
        </w:trPr>
        <w:tc>
          <w:tcPr>
            <w:tcW w:w="2183" w:type="dxa"/>
            <w:tcBorders>
              <w:top w:val="single" w:sz="4" w:space="0" w:color="auto"/>
              <w:bottom w:val="single" w:sz="4" w:space="0" w:color="auto"/>
            </w:tcBorders>
          </w:tcPr>
          <w:p w14:paraId="4FDE459D" w14:textId="77777777" w:rsidR="00980D3B" w:rsidRDefault="00980D3B">
            <w:pPr>
              <w:pStyle w:val="HL7TableBody"/>
              <w:jc w:val="center"/>
            </w:pPr>
            <w:r>
              <w:t>AND</w:t>
            </w:r>
          </w:p>
        </w:tc>
        <w:tc>
          <w:tcPr>
            <w:tcW w:w="1210" w:type="dxa"/>
            <w:tcBorders>
              <w:top w:val="single" w:sz="4" w:space="0" w:color="auto"/>
              <w:bottom w:val="single" w:sz="4" w:space="0" w:color="auto"/>
            </w:tcBorders>
          </w:tcPr>
          <w:p w14:paraId="1D216776" w14:textId="77777777" w:rsidR="00980D3B" w:rsidRDefault="00980D3B">
            <w:pPr>
              <w:pStyle w:val="HL7TableBody"/>
            </w:pPr>
            <w:r>
              <w:t>Default</w:t>
            </w:r>
          </w:p>
        </w:tc>
        <w:tc>
          <w:tcPr>
            <w:tcW w:w="1210" w:type="dxa"/>
            <w:tcBorders>
              <w:top w:val="single" w:sz="4" w:space="0" w:color="auto"/>
              <w:bottom w:val="single" w:sz="4" w:space="0" w:color="auto"/>
            </w:tcBorders>
          </w:tcPr>
          <w:p w14:paraId="258AE206" w14:textId="77777777" w:rsidR="00980D3B" w:rsidRDefault="00980D3B">
            <w:pPr>
              <w:pStyle w:val="HL7TableBody"/>
            </w:pPr>
          </w:p>
        </w:tc>
      </w:tr>
      <w:tr w:rsidR="00980D3B" w14:paraId="05B8D1BB" w14:textId="77777777">
        <w:tblPrEx>
          <w:tblCellMar>
            <w:top w:w="0" w:type="dxa"/>
            <w:bottom w:w="0" w:type="dxa"/>
          </w:tblCellMar>
        </w:tblPrEx>
        <w:trPr>
          <w:jc w:val="center"/>
        </w:trPr>
        <w:tc>
          <w:tcPr>
            <w:tcW w:w="2183" w:type="dxa"/>
            <w:tcBorders>
              <w:top w:val="single" w:sz="4" w:space="0" w:color="auto"/>
              <w:bottom w:val="double" w:sz="4" w:space="0" w:color="auto"/>
            </w:tcBorders>
          </w:tcPr>
          <w:p w14:paraId="19FBE8CB" w14:textId="77777777" w:rsidR="00980D3B" w:rsidRDefault="00980D3B">
            <w:pPr>
              <w:pStyle w:val="HL7TableBody"/>
              <w:jc w:val="center"/>
            </w:pPr>
            <w:r>
              <w:t>OR</w:t>
            </w:r>
          </w:p>
        </w:tc>
        <w:tc>
          <w:tcPr>
            <w:tcW w:w="1210" w:type="dxa"/>
            <w:tcBorders>
              <w:top w:val="single" w:sz="4" w:space="0" w:color="auto"/>
              <w:bottom w:val="double" w:sz="4" w:space="0" w:color="auto"/>
            </w:tcBorders>
          </w:tcPr>
          <w:p w14:paraId="701E7648" w14:textId="77777777" w:rsidR="00980D3B" w:rsidRDefault="00980D3B">
            <w:pPr>
              <w:pStyle w:val="HL7TableBody"/>
            </w:pPr>
          </w:p>
        </w:tc>
        <w:tc>
          <w:tcPr>
            <w:tcW w:w="1210" w:type="dxa"/>
            <w:tcBorders>
              <w:top w:val="single" w:sz="4" w:space="0" w:color="auto"/>
              <w:bottom w:val="double" w:sz="4" w:space="0" w:color="auto"/>
            </w:tcBorders>
          </w:tcPr>
          <w:p w14:paraId="5BAC8D62" w14:textId="77777777" w:rsidR="00980D3B" w:rsidRDefault="00980D3B">
            <w:pPr>
              <w:pStyle w:val="HL7TableBody"/>
            </w:pPr>
          </w:p>
        </w:tc>
      </w:tr>
    </w:tbl>
    <w:p w14:paraId="1E52A058" w14:textId="77777777" w:rsidR="00980D3B" w:rsidRDefault="00980D3B">
      <w:pPr>
        <w:pStyle w:val="NormalListBullets"/>
        <w:tabs>
          <w:tab w:val="num" w:pos="360"/>
        </w:tabs>
        <w:ind w:left="1040"/>
      </w:pPr>
      <w:r>
        <w:t>When applied to strings, the relational operators LT, GT, LE, and GE imply an alphabetic co</w:t>
      </w:r>
      <w:r>
        <w:t>m</w:t>
      </w:r>
      <w:r>
        <w:t>parison.</w:t>
      </w:r>
    </w:p>
    <w:p w14:paraId="62DE064A" w14:textId="77777777" w:rsidR="00980D3B" w:rsidRDefault="00980D3B">
      <w:pPr>
        <w:pStyle w:val="NormalListBullets"/>
        <w:tabs>
          <w:tab w:val="num" w:pos="360"/>
        </w:tabs>
        <w:ind w:left="1040"/>
      </w:pPr>
      <w:r>
        <w:t>A "generic" comparison selects a record for inclusion in the response when the beginning of the desi</w:t>
      </w:r>
      <w:r>
        <w:t>g</w:t>
      </w:r>
      <w:r>
        <w:t>nated field matches the select string.</w:t>
      </w:r>
    </w:p>
    <w:p w14:paraId="7AA4392B" w14:textId="77777777" w:rsidR="00980D3B" w:rsidRDefault="00980D3B">
      <w:pPr>
        <w:pStyle w:val="NormalListBullets"/>
        <w:tabs>
          <w:tab w:val="num" w:pos="360"/>
        </w:tabs>
        <w:ind w:left="1040"/>
      </w:pPr>
      <w:r>
        <w:t>Where a repeating field is specified as an operand, a match on any instance of that field qualifies the row for i</w:t>
      </w:r>
      <w:r>
        <w:t>n</w:t>
      </w:r>
      <w:r>
        <w:t>clusion in the response message.</w:t>
      </w:r>
    </w:p>
    <w:p w14:paraId="0932233B" w14:textId="77777777" w:rsidR="00980D3B" w:rsidRDefault="00980D3B">
      <w:pPr>
        <w:pStyle w:val="NormalListBullets"/>
        <w:tabs>
          <w:tab w:val="num" w:pos="360"/>
        </w:tabs>
        <w:ind w:left="1040"/>
      </w:pPr>
      <w:r>
        <w:t>AND takes precedence over OR. More sophisticated precedence rules require that the query be e</w:t>
      </w:r>
      <w:r>
        <w:t>x</w:t>
      </w:r>
      <w:r>
        <w:t>pressed as an embedded query language message or a stored pr</w:t>
      </w:r>
      <w:r>
        <w:t>o</w:t>
      </w:r>
      <w:r>
        <w:t>cedure query message (see chapter 5)</w:t>
      </w:r>
    </w:p>
    <w:p w14:paraId="637E449B" w14:textId="77777777" w:rsidR="00980D3B" w:rsidRDefault="00980D3B">
      <w:pPr>
        <w:pStyle w:val="Heading3"/>
      </w:pPr>
      <w:r>
        <w:fldChar w:fldCharType="begin"/>
      </w:r>
      <w:r>
        <w:instrText xml:space="preserve"> XE "RCD" </w:instrText>
      </w:r>
      <w:r>
        <w:fldChar w:fldCharType="end"/>
      </w:r>
      <w:r>
        <w:fldChar w:fldCharType="begin"/>
      </w:r>
      <w:r>
        <w:instrText xml:space="preserve"> XE "Data types: RCD" </w:instrText>
      </w:r>
      <w:r>
        <w:fldChar w:fldCharType="end"/>
      </w:r>
      <w:bookmarkStart w:id="1372" w:name="_Ref371387387"/>
      <w:bookmarkStart w:id="1373" w:name="_Toc498146038"/>
      <w:bookmarkStart w:id="1374" w:name="_Toc527864607"/>
      <w:bookmarkStart w:id="1375" w:name="_Toc527866079"/>
      <w:bookmarkStart w:id="1376" w:name="_Toc528481903"/>
      <w:bookmarkStart w:id="1377" w:name="_Toc528482408"/>
      <w:bookmarkStart w:id="1378" w:name="_Toc528482707"/>
      <w:bookmarkStart w:id="1379" w:name="_Toc528482832"/>
      <w:bookmarkStart w:id="1380" w:name="_Toc528486140"/>
      <w:bookmarkStart w:id="1381" w:name="_Toc536689771"/>
      <w:bookmarkStart w:id="1382" w:name="_Toc496516"/>
      <w:bookmarkStart w:id="1383" w:name="_Toc524863"/>
      <w:bookmarkStart w:id="1384" w:name="_Toc1802446"/>
      <w:bookmarkStart w:id="1385" w:name="_Toc22448441"/>
      <w:bookmarkStart w:id="1386" w:name="_Toc22697633"/>
      <w:bookmarkStart w:id="1387" w:name="_Toc24273668"/>
      <w:r>
        <w:t>RCD - row column definition</w:t>
      </w:r>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p>
    <w:p w14:paraId="7E1AD4A8" w14:textId="77777777" w:rsidR="00980D3B" w:rsidRDefault="00980D3B">
      <w:pPr>
        <w:pStyle w:val="ComponentTableCaption"/>
      </w:pPr>
      <w:bookmarkStart w:id="1388" w:name="RCD"/>
      <w:r>
        <w:t xml:space="preserve">HL7 Component Table - RCD – Row Column Definition </w:t>
      </w:r>
      <w:r>
        <w:fldChar w:fldCharType="begin"/>
      </w:r>
      <w:r>
        <w:instrText xml:space="preserve"> XE "HL7 Component Table - RCD" </w:instrText>
      </w:r>
      <w:r>
        <w:fldChar w:fldCharType="end"/>
      </w:r>
      <w:bookmarkEnd w:id="138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39CAF8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65D35E1"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20E8D487"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1F2E0614"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43ABE83C"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34F91DC4"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3F7A51E"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E866396"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4A75CB6" w14:textId="77777777" w:rsidR="00980D3B" w:rsidRDefault="00980D3B">
            <w:pPr>
              <w:pStyle w:val="ComponentTableHeader"/>
              <w:rPr>
                <w:b w:val="0"/>
                <w:lang w:val="fr-FR"/>
              </w:rPr>
            </w:pPr>
            <w:r>
              <w:rPr>
                <w:lang w:val="fr-FR"/>
              </w:rPr>
              <w:t>SEC.REF.</w:t>
            </w:r>
          </w:p>
        </w:tc>
      </w:tr>
      <w:tr w:rsidR="00980D3B" w14:paraId="75C3894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D076A3F" w14:textId="77777777" w:rsidR="00980D3B" w:rsidRDefault="00980D3B">
            <w:pPr>
              <w:pStyle w:val="ComponentTableBody"/>
            </w:pPr>
            <w:r>
              <w:t>1</w:t>
            </w:r>
          </w:p>
        </w:tc>
        <w:tc>
          <w:tcPr>
            <w:tcW w:w="576" w:type="dxa"/>
            <w:tcBorders>
              <w:top w:val="single" w:sz="4" w:space="0" w:color="auto"/>
              <w:bottom w:val="single" w:sz="4" w:space="0" w:color="auto"/>
            </w:tcBorders>
          </w:tcPr>
          <w:p w14:paraId="1083CB4E" w14:textId="77777777" w:rsidR="00980D3B" w:rsidRDefault="00980D3B">
            <w:pPr>
              <w:pStyle w:val="ComponentTableBody"/>
            </w:pPr>
            <w:r>
              <w:t>12</w:t>
            </w:r>
          </w:p>
        </w:tc>
        <w:tc>
          <w:tcPr>
            <w:tcW w:w="720" w:type="dxa"/>
            <w:tcBorders>
              <w:top w:val="single" w:sz="4" w:space="0" w:color="auto"/>
              <w:bottom w:val="single" w:sz="4" w:space="0" w:color="auto"/>
            </w:tcBorders>
          </w:tcPr>
          <w:p w14:paraId="2B1B2FB3" w14:textId="77777777" w:rsidR="00980D3B" w:rsidRDefault="00980D3B">
            <w:pPr>
              <w:pStyle w:val="ComponentTableBody"/>
            </w:pPr>
            <w:r>
              <w:t>ST</w:t>
            </w:r>
          </w:p>
        </w:tc>
        <w:tc>
          <w:tcPr>
            <w:tcW w:w="576" w:type="dxa"/>
            <w:tcBorders>
              <w:top w:val="single" w:sz="4" w:space="0" w:color="auto"/>
              <w:bottom w:val="single" w:sz="4" w:space="0" w:color="auto"/>
            </w:tcBorders>
          </w:tcPr>
          <w:p w14:paraId="4D01C0FD" w14:textId="77777777" w:rsidR="00980D3B" w:rsidRDefault="00980D3B">
            <w:pPr>
              <w:pStyle w:val="ComponentTableBody"/>
            </w:pPr>
            <w:r>
              <w:t>O</w:t>
            </w:r>
          </w:p>
        </w:tc>
        <w:tc>
          <w:tcPr>
            <w:tcW w:w="720" w:type="dxa"/>
            <w:tcBorders>
              <w:top w:val="single" w:sz="4" w:space="0" w:color="auto"/>
              <w:bottom w:val="single" w:sz="4" w:space="0" w:color="auto"/>
            </w:tcBorders>
          </w:tcPr>
          <w:p w14:paraId="57559761" w14:textId="77777777" w:rsidR="00980D3B" w:rsidRDefault="00980D3B">
            <w:pPr>
              <w:pStyle w:val="ComponentTableBody"/>
            </w:pPr>
          </w:p>
        </w:tc>
        <w:tc>
          <w:tcPr>
            <w:tcW w:w="2880" w:type="dxa"/>
            <w:tcBorders>
              <w:top w:val="single" w:sz="4" w:space="0" w:color="auto"/>
              <w:bottom w:val="single" w:sz="4" w:space="0" w:color="auto"/>
            </w:tcBorders>
          </w:tcPr>
          <w:p w14:paraId="099D4C8B" w14:textId="77777777" w:rsidR="00980D3B" w:rsidRDefault="00980D3B">
            <w:pPr>
              <w:pStyle w:val="ComponentTableBody"/>
              <w:jc w:val="left"/>
            </w:pPr>
            <w:r>
              <w:t>Segment Field Name</w:t>
            </w:r>
          </w:p>
        </w:tc>
        <w:tc>
          <w:tcPr>
            <w:tcW w:w="1440" w:type="dxa"/>
            <w:tcBorders>
              <w:top w:val="single" w:sz="4" w:space="0" w:color="auto"/>
              <w:bottom w:val="single" w:sz="4" w:space="0" w:color="auto"/>
            </w:tcBorders>
          </w:tcPr>
          <w:p w14:paraId="728E1DFA" w14:textId="77777777" w:rsidR="00980D3B" w:rsidRDefault="00980D3B">
            <w:pPr>
              <w:pStyle w:val="ComponentTableBody"/>
              <w:jc w:val="left"/>
            </w:pPr>
          </w:p>
        </w:tc>
        <w:tc>
          <w:tcPr>
            <w:tcW w:w="1008" w:type="dxa"/>
            <w:tcBorders>
              <w:top w:val="single" w:sz="4" w:space="0" w:color="auto"/>
              <w:bottom w:val="single" w:sz="4" w:space="0" w:color="auto"/>
            </w:tcBorders>
          </w:tcPr>
          <w:p w14:paraId="5120E379"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5AFA00A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97626FB"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74C26264"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60459627"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689E51DF"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CB7D3F2" w14:textId="77777777" w:rsidR="00980D3B" w:rsidRDefault="00980D3B">
            <w:pPr>
              <w:pStyle w:val="ComponentTableBody"/>
            </w:pPr>
            <w:r>
              <w:t>0440</w:t>
            </w:r>
          </w:p>
        </w:tc>
        <w:tc>
          <w:tcPr>
            <w:tcW w:w="2880" w:type="dxa"/>
            <w:tcBorders>
              <w:top w:val="single" w:sz="4" w:space="0" w:color="auto"/>
              <w:bottom w:val="single" w:sz="4" w:space="0" w:color="auto"/>
            </w:tcBorders>
          </w:tcPr>
          <w:p w14:paraId="534AAF06" w14:textId="77777777" w:rsidR="00980D3B" w:rsidRDefault="00980D3B">
            <w:pPr>
              <w:pStyle w:val="ComponentTableBody"/>
              <w:jc w:val="left"/>
            </w:pPr>
            <w:r>
              <w:t>HL7 Data Type</w:t>
            </w:r>
          </w:p>
        </w:tc>
        <w:tc>
          <w:tcPr>
            <w:tcW w:w="1440" w:type="dxa"/>
            <w:tcBorders>
              <w:top w:val="single" w:sz="4" w:space="0" w:color="auto"/>
              <w:bottom w:val="single" w:sz="4" w:space="0" w:color="auto"/>
            </w:tcBorders>
          </w:tcPr>
          <w:p w14:paraId="73295749" w14:textId="77777777" w:rsidR="00980D3B" w:rsidRDefault="00980D3B">
            <w:pPr>
              <w:pStyle w:val="ComponentTableBody"/>
              <w:jc w:val="left"/>
            </w:pPr>
          </w:p>
        </w:tc>
        <w:tc>
          <w:tcPr>
            <w:tcW w:w="1008" w:type="dxa"/>
            <w:tcBorders>
              <w:top w:val="single" w:sz="4" w:space="0" w:color="auto"/>
              <w:bottom w:val="single" w:sz="4" w:space="0" w:color="auto"/>
            </w:tcBorders>
          </w:tcPr>
          <w:p w14:paraId="1406911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291809A3"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3F77E20" w14:textId="77777777" w:rsidR="00980D3B" w:rsidRDefault="00980D3B">
            <w:pPr>
              <w:pStyle w:val="ComponentTableBody"/>
              <w:rPr>
                <w:lang w:val="it-IT"/>
              </w:rPr>
            </w:pPr>
            <w:r>
              <w:rPr>
                <w:lang w:val="it-IT"/>
              </w:rPr>
              <w:t>3</w:t>
            </w:r>
          </w:p>
        </w:tc>
        <w:tc>
          <w:tcPr>
            <w:tcW w:w="576" w:type="dxa"/>
            <w:tcBorders>
              <w:top w:val="single" w:sz="4" w:space="0" w:color="auto"/>
              <w:bottom w:val="double" w:sz="4" w:space="0" w:color="auto"/>
            </w:tcBorders>
          </w:tcPr>
          <w:p w14:paraId="08AE76B5" w14:textId="77777777" w:rsidR="00980D3B" w:rsidRDefault="00980D3B">
            <w:pPr>
              <w:pStyle w:val="ComponentTableBody"/>
              <w:rPr>
                <w:lang w:val="it-IT"/>
              </w:rPr>
            </w:pPr>
            <w:r>
              <w:rPr>
                <w:lang w:val="it-IT"/>
              </w:rPr>
              <w:t>2</w:t>
            </w:r>
          </w:p>
        </w:tc>
        <w:tc>
          <w:tcPr>
            <w:tcW w:w="720" w:type="dxa"/>
            <w:tcBorders>
              <w:top w:val="single" w:sz="4" w:space="0" w:color="auto"/>
              <w:bottom w:val="double" w:sz="4" w:space="0" w:color="auto"/>
            </w:tcBorders>
          </w:tcPr>
          <w:p w14:paraId="280CB281" w14:textId="77777777" w:rsidR="00980D3B" w:rsidRDefault="00980D3B">
            <w:pPr>
              <w:pStyle w:val="ComponentTableBody"/>
              <w:rPr>
                <w:lang w:val="it-IT"/>
              </w:rPr>
            </w:pPr>
            <w:r>
              <w:rPr>
                <w:lang w:val="it-IT"/>
              </w:rPr>
              <w:t>NM</w:t>
            </w:r>
          </w:p>
        </w:tc>
        <w:tc>
          <w:tcPr>
            <w:tcW w:w="576" w:type="dxa"/>
            <w:tcBorders>
              <w:top w:val="single" w:sz="4" w:space="0" w:color="auto"/>
              <w:bottom w:val="double" w:sz="4" w:space="0" w:color="auto"/>
            </w:tcBorders>
          </w:tcPr>
          <w:p w14:paraId="0A28D3E9"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5B564B57" w14:textId="77777777" w:rsidR="00980D3B" w:rsidRDefault="00980D3B">
            <w:pPr>
              <w:pStyle w:val="ComponentTableBody"/>
              <w:rPr>
                <w:lang w:val="it-IT"/>
              </w:rPr>
            </w:pPr>
          </w:p>
        </w:tc>
        <w:tc>
          <w:tcPr>
            <w:tcW w:w="2880" w:type="dxa"/>
            <w:tcBorders>
              <w:top w:val="single" w:sz="4" w:space="0" w:color="auto"/>
              <w:bottom w:val="double" w:sz="4" w:space="0" w:color="auto"/>
            </w:tcBorders>
          </w:tcPr>
          <w:p w14:paraId="18951D34" w14:textId="77777777" w:rsidR="00980D3B" w:rsidRDefault="00980D3B">
            <w:pPr>
              <w:pStyle w:val="ComponentTableBody"/>
              <w:jc w:val="left"/>
            </w:pPr>
            <w:r>
              <w:t>Maximum Column Width</w:t>
            </w:r>
          </w:p>
        </w:tc>
        <w:tc>
          <w:tcPr>
            <w:tcW w:w="1440" w:type="dxa"/>
            <w:tcBorders>
              <w:top w:val="single" w:sz="4" w:space="0" w:color="auto"/>
              <w:bottom w:val="double" w:sz="4" w:space="0" w:color="auto"/>
            </w:tcBorders>
          </w:tcPr>
          <w:p w14:paraId="2B8E0A24" w14:textId="77777777" w:rsidR="00980D3B" w:rsidRDefault="00980D3B">
            <w:pPr>
              <w:pStyle w:val="ComponentTableBody"/>
              <w:jc w:val="left"/>
            </w:pPr>
          </w:p>
        </w:tc>
        <w:tc>
          <w:tcPr>
            <w:tcW w:w="1008" w:type="dxa"/>
            <w:tcBorders>
              <w:top w:val="single" w:sz="4" w:space="0" w:color="auto"/>
              <w:bottom w:val="double" w:sz="4" w:space="0" w:color="auto"/>
            </w:tcBorders>
          </w:tcPr>
          <w:p w14:paraId="0327CE0A"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1A3667F2" w14:textId="77777777" w:rsidR="00980D3B" w:rsidRDefault="00980D3B">
      <w:pPr>
        <w:pStyle w:val="NormalIndented"/>
      </w:pPr>
      <w:r>
        <w:rPr>
          <w:b/>
        </w:rPr>
        <w:t>Definition:</w:t>
      </w:r>
      <w:r>
        <w:t xml:space="preserve"> This specifies the format of a column in terms of a segment field name, a data type, and a maximum length.</w:t>
      </w:r>
    </w:p>
    <w:p w14:paraId="343E5C19" w14:textId="77777777" w:rsidR="00980D3B" w:rsidRDefault="00980D3B">
      <w:pPr>
        <w:pStyle w:val="Note"/>
        <w:tabs>
          <w:tab w:val="left" w:pos="1440"/>
        </w:tabs>
        <w:rPr>
          <w:snapToGrid w:val="0"/>
        </w:rPr>
      </w:pPr>
      <w:r>
        <w:rPr>
          <w:rStyle w:val="Strong"/>
        </w:rPr>
        <w:t>Maximum Length:</w:t>
      </w:r>
      <w:r>
        <w:t xml:space="preserve"> 19</w:t>
      </w:r>
    </w:p>
    <w:p w14:paraId="575FF2DD" w14:textId="77777777" w:rsidR="00980D3B" w:rsidRDefault="00980D3B">
      <w:pPr>
        <w:pStyle w:val="NormalIndented"/>
        <w:keepNext/>
      </w:pPr>
      <w:r>
        <w:t>Example: This defines a column containing the value of the "last name" component of PID-5, expressed as a ST data type with a maximum width of 20.</w:t>
      </w:r>
    </w:p>
    <w:p w14:paraId="16F4E294" w14:textId="77777777" w:rsidR="00980D3B" w:rsidRDefault="00980D3B">
      <w:pPr>
        <w:pStyle w:val="Example"/>
        <w:rPr>
          <w:noProof w:val="0"/>
        </w:rPr>
      </w:pPr>
      <w:r>
        <w:rPr>
          <w:noProof w:val="0"/>
        </w:rPr>
        <w:t>|@PID.5.1^ST^20|</w:t>
      </w:r>
    </w:p>
    <w:p w14:paraId="4BA4F685" w14:textId="77777777" w:rsidR="00980D3B" w:rsidRDefault="00980D3B">
      <w:pPr>
        <w:pStyle w:val="Heading4"/>
        <w:rPr>
          <w:vanish/>
        </w:rPr>
      </w:pPr>
      <w:r>
        <w:rPr>
          <w:vanish/>
        </w:rPr>
        <w:t>hiddentext</w:t>
      </w:r>
    </w:p>
    <w:p w14:paraId="12923359" w14:textId="77777777" w:rsidR="00980D3B" w:rsidRDefault="00980D3B">
      <w:pPr>
        <w:pStyle w:val="Heading4"/>
      </w:pPr>
      <w:bookmarkStart w:id="1389" w:name="_Toc498146039"/>
      <w:bookmarkStart w:id="1390" w:name="_Toc527864608"/>
      <w:bookmarkStart w:id="1391" w:name="_Toc527866080"/>
      <w:r>
        <w:t>Segment Field Name (ST)</w:t>
      </w:r>
      <w:bookmarkEnd w:id="1389"/>
      <w:bookmarkEnd w:id="1390"/>
      <w:bookmarkEnd w:id="1391"/>
    </w:p>
    <w:p w14:paraId="0DC88772" w14:textId="77777777" w:rsidR="00980D3B" w:rsidRDefault="00980D3B">
      <w:pPr>
        <w:pStyle w:val="NormalIndented"/>
      </w:pPr>
      <w:r>
        <w:t xml:space="preserve">The HL7 segment field name, which identifies the field occupying the column. Refer to Section </w:t>
      </w:r>
      <w:r>
        <w:rPr>
          <w:rStyle w:val="HyperlinkText"/>
        </w:rPr>
        <w:fldChar w:fldCharType="begin"/>
      </w:r>
      <w:r>
        <w:rPr>
          <w:rStyle w:val="HyperlinkText"/>
        </w:rPr>
        <w:instrText xml:space="preserve"> REF _Ref485516927 \w \h </w:instrText>
      </w:r>
      <w:r>
        <w:rPr>
          <w:rStyle w:val="HyperlinkText"/>
        </w:rPr>
      </w:r>
      <w:r>
        <w:rPr>
          <w:rStyle w:val="HyperlinkText"/>
        </w:rPr>
        <w:instrText xml:space="preserve"> \* MERGEFORMAT </w:instrText>
      </w:r>
      <w:r>
        <w:rPr>
          <w:rStyle w:val="HyperlinkText"/>
        </w:rPr>
        <w:fldChar w:fldCharType="separate"/>
      </w:r>
      <w:r>
        <w:rPr>
          <w:rStyle w:val="HyperlinkText"/>
        </w:rPr>
        <w:t>2.A.59.1</w:t>
      </w:r>
      <w:r>
        <w:rPr>
          <w:rStyle w:val="HyperlinkText"/>
        </w:rPr>
        <w:fldChar w:fldCharType="end"/>
      </w:r>
      <w:r>
        <w:t>, "</w:t>
      </w:r>
      <w:r>
        <w:rPr>
          <w:rStyle w:val="HyperlinkText"/>
        </w:rPr>
        <w:fldChar w:fldCharType="begin"/>
      </w:r>
      <w:r>
        <w:rPr>
          <w:rStyle w:val="HyperlinkText"/>
        </w:rPr>
        <w:instrText xml:space="preserve"> REF _Ref485516927 \h </w:instrText>
      </w:r>
      <w:r>
        <w:rPr>
          <w:rStyle w:val="HyperlinkText"/>
        </w:rPr>
      </w:r>
      <w:r>
        <w:rPr>
          <w:rStyle w:val="HyperlinkText"/>
        </w:rPr>
        <w:instrText xml:space="preserve"> \* MERGEFORMAT </w:instrText>
      </w:r>
      <w:r>
        <w:rPr>
          <w:rStyle w:val="HyperlinkText"/>
        </w:rPr>
        <w:fldChar w:fldCharType="separate"/>
      </w:r>
      <w:r>
        <w:rPr>
          <w:rStyle w:val="HyperlinkText"/>
        </w:rPr>
        <w:t>Segment Field Name (ST)</w:t>
      </w:r>
      <w:r>
        <w:rPr>
          <w:rStyle w:val="HyperlinkText"/>
        </w:rPr>
        <w:fldChar w:fldCharType="end"/>
      </w:r>
      <w:r>
        <w:t>," for segment field name definition co</w:t>
      </w:r>
      <w:r>
        <w:t>n</w:t>
      </w:r>
      <w:r>
        <w:t>ventions.</w:t>
      </w:r>
    </w:p>
    <w:p w14:paraId="6100D709" w14:textId="77777777" w:rsidR="00980D3B" w:rsidRDefault="00980D3B">
      <w:pPr>
        <w:pStyle w:val="Heading4"/>
      </w:pPr>
      <w:bookmarkStart w:id="1392" w:name="_Toc498146040"/>
      <w:bookmarkStart w:id="1393" w:name="_Toc527864609"/>
      <w:bookmarkStart w:id="1394" w:name="_Toc527866081"/>
      <w:r>
        <w:t>HL7 Data Type (ID)</w:t>
      </w:r>
      <w:bookmarkEnd w:id="1392"/>
      <w:bookmarkEnd w:id="1393"/>
      <w:bookmarkEnd w:id="1394"/>
    </w:p>
    <w:p w14:paraId="78465E11" w14:textId="77777777" w:rsidR="00980D3B" w:rsidRDefault="00980D3B">
      <w:pPr>
        <w:pStyle w:val="NormalIndented"/>
      </w:pPr>
      <w:r>
        <w:t>The two or three character HL7 data type. Refer to HL7 Table 0440 – Data Types in section 2.16 for valid values.</w:t>
      </w:r>
    </w:p>
    <w:p w14:paraId="3E939E4C" w14:textId="77777777" w:rsidR="00980D3B" w:rsidRDefault="00980D3B">
      <w:pPr>
        <w:pStyle w:val="Heading4"/>
      </w:pPr>
      <w:bookmarkStart w:id="1395" w:name="_Toc498146041"/>
      <w:bookmarkStart w:id="1396" w:name="_Toc527864610"/>
      <w:bookmarkStart w:id="1397" w:name="_Toc527866082"/>
      <w:r>
        <w:t>Maximum Column Width (NM)</w:t>
      </w:r>
      <w:bookmarkEnd w:id="1395"/>
      <w:bookmarkEnd w:id="1396"/>
      <w:bookmarkEnd w:id="1397"/>
    </w:p>
    <w:p w14:paraId="402CA7A5" w14:textId="77777777" w:rsidR="00980D3B" w:rsidRDefault="00980D3B">
      <w:pPr>
        <w:pStyle w:val="NormalIndented"/>
      </w:pPr>
      <w:r>
        <w:t>The maximum width of the column, as dictated by the responding system. This may vary from the HL7-defined maximum field length.</w:t>
      </w:r>
    </w:p>
    <w:bookmarkStart w:id="1398" w:name="_Ref371388079"/>
    <w:p w14:paraId="0C283D36" w14:textId="77777777" w:rsidR="00980D3B" w:rsidRDefault="00980D3B">
      <w:pPr>
        <w:pStyle w:val="Heading3"/>
      </w:pPr>
      <w:r>
        <w:fldChar w:fldCharType="begin"/>
      </w:r>
      <w:r>
        <w:instrText xml:space="preserve"> XE "RFR" </w:instrText>
      </w:r>
      <w:r>
        <w:fldChar w:fldCharType="end"/>
      </w:r>
      <w:r>
        <w:fldChar w:fldCharType="begin"/>
      </w:r>
      <w:r>
        <w:instrText xml:space="preserve"> XE "Data types: RFR" </w:instrText>
      </w:r>
      <w:r>
        <w:fldChar w:fldCharType="end"/>
      </w:r>
      <w:bookmarkStart w:id="1399" w:name="_Ref174487"/>
      <w:bookmarkStart w:id="1400" w:name="_Toc496517"/>
      <w:bookmarkStart w:id="1401" w:name="_Toc524864"/>
      <w:bookmarkStart w:id="1402" w:name="_Toc1802447"/>
      <w:bookmarkStart w:id="1403" w:name="_Toc22448442"/>
      <w:bookmarkStart w:id="1404" w:name="_Toc22697634"/>
      <w:bookmarkStart w:id="1405" w:name="_Toc24273669"/>
      <w:r>
        <w:t>RFR  - reference range</w:t>
      </w:r>
      <w:bookmarkEnd w:id="1399"/>
      <w:bookmarkEnd w:id="1400"/>
      <w:bookmarkEnd w:id="1401"/>
      <w:bookmarkEnd w:id="1402"/>
      <w:bookmarkEnd w:id="1403"/>
      <w:bookmarkEnd w:id="1404"/>
      <w:bookmarkEnd w:id="1405"/>
      <w:r>
        <w:t xml:space="preserve"> </w:t>
      </w:r>
    </w:p>
    <w:p w14:paraId="7EC0F30A" w14:textId="77777777" w:rsidR="00980D3B" w:rsidRDefault="00980D3B">
      <w:pPr>
        <w:pStyle w:val="ComponentTableCaption"/>
      </w:pPr>
      <w:bookmarkStart w:id="1406" w:name="RFR"/>
      <w:r>
        <w:t xml:space="preserve">HL7 Component Table - RFR – Reference Range </w:t>
      </w:r>
      <w:r>
        <w:fldChar w:fldCharType="begin"/>
      </w:r>
      <w:r>
        <w:instrText xml:space="preserve"> XE "HL7 Component Table - RFR </w:instrText>
      </w:r>
      <w:r>
        <w:fldChar w:fldCharType="end"/>
      </w:r>
      <w:bookmarkEnd w:id="140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28CFFA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B38D033"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5D98213F"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30405D3B"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30457720" w14:textId="77777777" w:rsidR="00980D3B" w:rsidRDefault="00980D3B">
            <w:pPr>
              <w:pStyle w:val="ComponentTableHeader"/>
              <w:rPr>
                <w:lang w:val="de-DE"/>
              </w:rPr>
            </w:pPr>
            <w:r>
              <w:rPr>
                <w:lang w:val="de-DE"/>
              </w:rPr>
              <w:t>OPT</w:t>
            </w:r>
          </w:p>
        </w:tc>
        <w:tc>
          <w:tcPr>
            <w:tcW w:w="720" w:type="dxa"/>
            <w:tcBorders>
              <w:top w:val="double" w:sz="4" w:space="0" w:color="auto"/>
              <w:bottom w:val="single" w:sz="4" w:space="0" w:color="auto"/>
            </w:tcBorders>
            <w:shd w:val="pct10" w:color="auto" w:fill="FFFFFF"/>
          </w:tcPr>
          <w:p w14:paraId="73F7E688"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0853DC6E"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43C2687"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29ED638" w14:textId="77777777" w:rsidR="00980D3B" w:rsidRDefault="00980D3B">
            <w:pPr>
              <w:pStyle w:val="ComponentTableHeader"/>
              <w:rPr>
                <w:b w:val="0"/>
                <w:lang w:val="fr-FR"/>
              </w:rPr>
            </w:pPr>
            <w:r>
              <w:rPr>
                <w:lang w:val="fr-FR"/>
              </w:rPr>
              <w:t>SEC.REF.</w:t>
            </w:r>
          </w:p>
        </w:tc>
      </w:tr>
      <w:tr w:rsidR="00980D3B" w14:paraId="1E57A3E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637A2CB" w14:textId="77777777" w:rsidR="00980D3B" w:rsidRDefault="00980D3B">
            <w:pPr>
              <w:pStyle w:val="ComponentTableBody"/>
            </w:pPr>
            <w:bookmarkStart w:id="1407" w:name="_Hlk20547399"/>
            <w:r>
              <w:t>1</w:t>
            </w:r>
          </w:p>
        </w:tc>
        <w:tc>
          <w:tcPr>
            <w:tcW w:w="576" w:type="dxa"/>
            <w:tcBorders>
              <w:top w:val="single" w:sz="4" w:space="0" w:color="auto"/>
              <w:bottom w:val="single" w:sz="4" w:space="0" w:color="auto"/>
            </w:tcBorders>
          </w:tcPr>
          <w:p w14:paraId="4F6D47C0" w14:textId="77777777" w:rsidR="00980D3B" w:rsidRDefault="00980D3B">
            <w:pPr>
              <w:pStyle w:val="ComponentTableBody"/>
            </w:pPr>
            <w:r>
              <w:t>33</w:t>
            </w:r>
          </w:p>
        </w:tc>
        <w:tc>
          <w:tcPr>
            <w:tcW w:w="720" w:type="dxa"/>
            <w:tcBorders>
              <w:top w:val="single" w:sz="4" w:space="0" w:color="auto"/>
              <w:bottom w:val="single" w:sz="4" w:space="0" w:color="auto"/>
            </w:tcBorders>
          </w:tcPr>
          <w:p w14:paraId="2E6660DA" w14:textId="77777777" w:rsidR="00980D3B" w:rsidRDefault="00980D3B">
            <w:pPr>
              <w:pStyle w:val="ComponentTableBody"/>
            </w:pPr>
            <w:r>
              <w:t>NR</w:t>
            </w:r>
          </w:p>
        </w:tc>
        <w:tc>
          <w:tcPr>
            <w:tcW w:w="576" w:type="dxa"/>
            <w:tcBorders>
              <w:top w:val="single" w:sz="4" w:space="0" w:color="auto"/>
              <w:bottom w:val="single" w:sz="4" w:space="0" w:color="auto"/>
            </w:tcBorders>
          </w:tcPr>
          <w:p w14:paraId="289E4557" w14:textId="77777777" w:rsidR="00980D3B" w:rsidRDefault="00980D3B">
            <w:pPr>
              <w:pStyle w:val="ComponentTableBody"/>
            </w:pPr>
            <w:r>
              <w:t>R</w:t>
            </w:r>
          </w:p>
        </w:tc>
        <w:tc>
          <w:tcPr>
            <w:tcW w:w="720" w:type="dxa"/>
            <w:tcBorders>
              <w:top w:val="single" w:sz="4" w:space="0" w:color="auto"/>
              <w:bottom w:val="single" w:sz="4" w:space="0" w:color="auto"/>
            </w:tcBorders>
          </w:tcPr>
          <w:p w14:paraId="5AD6F2A5"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3278E32" w14:textId="77777777" w:rsidR="00980D3B" w:rsidRDefault="00980D3B">
            <w:pPr>
              <w:pStyle w:val="ComponentTableBody"/>
              <w:jc w:val="left"/>
            </w:pPr>
            <w:r>
              <w:t>Numeric Range</w:t>
            </w:r>
          </w:p>
        </w:tc>
        <w:tc>
          <w:tcPr>
            <w:tcW w:w="1440" w:type="dxa"/>
            <w:tcBorders>
              <w:top w:val="single" w:sz="4" w:space="0" w:color="auto"/>
              <w:bottom w:val="single" w:sz="4" w:space="0" w:color="auto"/>
            </w:tcBorders>
          </w:tcPr>
          <w:p w14:paraId="1F86B70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E278CF7" w14:textId="77777777" w:rsidR="00980D3B" w:rsidRDefault="00980D3B">
            <w:pPr>
              <w:pStyle w:val="ComponentTableBody"/>
              <w:rPr>
                <w:rStyle w:val="Hyperlink"/>
              </w:rPr>
            </w:pPr>
            <w:r>
              <w:rPr>
                <w:rStyle w:val="Hyperlink"/>
              </w:rPr>
              <w:fldChar w:fldCharType="begin"/>
            </w:r>
            <w:r>
              <w:rPr>
                <w:rStyle w:val="Hyperlink"/>
              </w:rPr>
              <w:instrText xml:space="preserve"> REF _Ref536835471 \r \h </w:instrText>
            </w:r>
            <w:r>
              <w:rPr>
                <w:rStyle w:val="Hyperlink"/>
              </w:rPr>
            </w:r>
            <w:r>
              <w:rPr>
                <w:rStyle w:val="Hyperlink"/>
              </w:rPr>
              <w:instrText xml:space="preserve"> \* MERGEFORMAT </w:instrText>
            </w:r>
            <w:r>
              <w:rPr>
                <w:rStyle w:val="Hyperlink"/>
              </w:rPr>
              <w:fldChar w:fldCharType="separate"/>
            </w:r>
            <w:r>
              <w:rPr>
                <w:rStyle w:val="Hyperlink"/>
              </w:rPr>
              <w:t>2.A.48</w:t>
            </w:r>
            <w:r>
              <w:rPr>
                <w:rStyle w:val="Hyperlink"/>
              </w:rPr>
              <w:fldChar w:fldCharType="end"/>
            </w:r>
          </w:p>
        </w:tc>
      </w:tr>
      <w:tr w:rsidR="00980D3B" w14:paraId="42C6CB9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3382D17" w14:textId="77777777" w:rsidR="00980D3B" w:rsidRDefault="00980D3B">
            <w:pPr>
              <w:pStyle w:val="ComponentTableBody"/>
            </w:pPr>
            <w:r>
              <w:t>2</w:t>
            </w:r>
          </w:p>
        </w:tc>
        <w:tc>
          <w:tcPr>
            <w:tcW w:w="576" w:type="dxa"/>
            <w:tcBorders>
              <w:top w:val="single" w:sz="4" w:space="0" w:color="auto"/>
              <w:bottom w:val="single" w:sz="4" w:space="0" w:color="auto"/>
            </w:tcBorders>
          </w:tcPr>
          <w:p w14:paraId="3D26801B" w14:textId="77777777" w:rsidR="00980D3B" w:rsidRDefault="00980D3B">
            <w:pPr>
              <w:pStyle w:val="ComponentTableBody"/>
            </w:pPr>
            <w:r>
              <w:t>8</w:t>
            </w:r>
          </w:p>
        </w:tc>
        <w:tc>
          <w:tcPr>
            <w:tcW w:w="720" w:type="dxa"/>
            <w:tcBorders>
              <w:top w:val="single" w:sz="4" w:space="0" w:color="auto"/>
              <w:bottom w:val="single" w:sz="4" w:space="0" w:color="auto"/>
            </w:tcBorders>
          </w:tcPr>
          <w:p w14:paraId="090D60DB" w14:textId="77777777" w:rsidR="00980D3B" w:rsidRDefault="00980D3B">
            <w:pPr>
              <w:pStyle w:val="ComponentTableBody"/>
            </w:pPr>
            <w:r>
              <w:t>IS</w:t>
            </w:r>
          </w:p>
        </w:tc>
        <w:tc>
          <w:tcPr>
            <w:tcW w:w="576" w:type="dxa"/>
            <w:tcBorders>
              <w:top w:val="single" w:sz="4" w:space="0" w:color="auto"/>
              <w:bottom w:val="single" w:sz="4" w:space="0" w:color="auto"/>
            </w:tcBorders>
          </w:tcPr>
          <w:p w14:paraId="61496B40" w14:textId="77777777" w:rsidR="00980D3B" w:rsidRDefault="00980D3B">
            <w:pPr>
              <w:pStyle w:val="ComponentTableBody"/>
            </w:pPr>
            <w:r>
              <w:t>O</w:t>
            </w:r>
          </w:p>
        </w:tc>
        <w:tc>
          <w:tcPr>
            <w:tcW w:w="720" w:type="dxa"/>
            <w:tcBorders>
              <w:top w:val="single" w:sz="4" w:space="0" w:color="auto"/>
              <w:bottom w:val="single" w:sz="4" w:space="0" w:color="auto"/>
            </w:tcBorders>
          </w:tcPr>
          <w:p w14:paraId="58A47135" w14:textId="77777777" w:rsidR="00980D3B" w:rsidRDefault="00980D3B">
            <w:pPr>
              <w:pStyle w:val="ComponentTableBody"/>
            </w:pPr>
            <w:r>
              <w:t>0001</w:t>
            </w:r>
          </w:p>
        </w:tc>
        <w:tc>
          <w:tcPr>
            <w:tcW w:w="2880" w:type="dxa"/>
            <w:tcBorders>
              <w:top w:val="single" w:sz="4" w:space="0" w:color="auto"/>
              <w:bottom w:val="single" w:sz="4" w:space="0" w:color="auto"/>
            </w:tcBorders>
          </w:tcPr>
          <w:p w14:paraId="3797DADE" w14:textId="77777777" w:rsidR="00980D3B" w:rsidRDefault="00980D3B">
            <w:pPr>
              <w:pStyle w:val="ComponentTableBody"/>
              <w:jc w:val="left"/>
            </w:pPr>
            <w:r>
              <w:rPr>
                <w:snapToGrid w:val="0"/>
              </w:rPr>
              <w:t>Administrative Sex</w:t>
            </w:r>
          </w:p>
        </w:tc>
        <w:tc>
          <w:tcPr>
            <w:tcW w:w="1440" w:type="dxa"/>
            <w:tcBorders>
              <w:top w:val="single" w:sz="4" w:space="0" w:color="auto"/>
              <w:bottom w:val="single" w:sz="4" w:space="0" w:color="auto"/>
            </w:tcBorders>
          </w:tcPr>
          <w:p w14:paraId="57B43D9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8AC3DAC"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62BBDCE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F7C82F1" w14:textId="77777777" w:rsidR="00980D3B" w:rsidRDefault="00980D3B">
            <w:pPr>
              <w:pStyle w:val="ComponentTableBody"/>
            </w:pPr>
            <w:r>
              <w:lastRenderedPageBreak/>
              <w:t>3</w:t>
            </w:r>
          </w:p>
        </w:tc>
        <w:tc>
          <w:tcPr>
            <w:tcW w:w="576" w:type="dxa"/>
            <w:tcBorders>
              <w:top w:val="single" w:sz="4" w:space="0" w:color="auto"/>
              <w:bottom w:val="single" w:sz="4" w:space="0" w:color="auto"/>
            </w:tcBorders>
          </w:tcPr>
          <w:p w14:paraId="46B84EC3" w14:textId="77777777" w:rsidR="00980D3B" w:rsidRDefault="00980D3B">
            <w:pPr>
              <w:pStyle w:val="ComponentTableBody"/>
            </w:pPr>
            <w:r>
              <w:t>33</w:t>
            </w:r>
          </w:p>
        </w:tc>
        <w:tc>
          <w:tcPr>
            <w:tcW w:w="720" w:type="dxa"/>
            <w:tcBorders>
              <w:top w:val="single" w:sz="4" w:space="0" w:color="auto"/>
              <w:bottom w:val="single" w:sz="4" w:space="0" w:color="auto"/>
            </w:tcBorders>
          </w:tcPr>
          <w:p w14:paraId="27B2684E" w14:textId="77777777" w:rsidR="00980D3B" w:rsidRDefault="00980D3B">
            <w:pPr>
              <w:pStyle w:val="ComponentTableBody"/>
            </w:pPr>
            <w:r>
              <w:t>NR</w:t>
            </w:r>
          </w:p>
        </w:tc>
        <w:tc>
          <w:tcPr>
            <w:tcW w:w="576" w:type="dxa"/>
            <w:tcBorders>
              <w:top w:val="single" w:sz="4" w:space="0" w:color="auto"/>
              <w:bottom w:val="single" w:sz="4" w:space="0" w:color="auto"/>
            </w:tcBorders>
          </w:tcPr>
          <w:p w14:paraId="02584D89" w14:textId="77777777" w:rsidR="00980D3B" w:rsidRDefault="00980D3B">
            <w:pPr>
              <w:pStyle w:val="ComponentTableBody"/>
            </w:pPr>
            <w:r>
              <w:t>O</w:t>
            </w:r>
          </w:p>
        </w:tc>
        <w:tc>
          <w:tcPr>
            <w:tcW w:w="720" w:type="dxa"/>
            <w:tcBorders>
              <w:top w:val="single" w:sz="4" w:space="0" w:color="auto"/>
              <w:bottom w:val="single" w:sz="4" w:space="0" w:color="auto"/>
            </w:tcBorders>
          </w:tcPr>
          <w:p w14:paraId="10A3220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D5DA5FC" w14:textId="77777777" w:rsidR="00980D3B" w:rsidRDefault="00980D3B">
            <w:pPr>
              <w:pStyle w:val="ComponentTableBody"/>
              <w:jc w:val="left"/>
            </w:pPr>
            <w:r>
              <w:rPr>
                <w:snapToGrid w:val="0"/>
              </w:rPr>
              <w:t>Age Range</w:t>
            </w:r>
          </w:p>
        </w:tc>
        <w:tc>
          <w:tcPr>
            <w:tcW w:w="1440" w:type="dxa"/>
            <w:tcBorders>
              <w:top w:val="single" w:sz="4" w:space="0" w:color="auto"/>
              <w:bottom w:val="single" w:sz="4" w:space="0" w:color="auto"/>
            </w:tcBorders>
          </w:tcPr>
          <w:p w14:paraId="6CB5A8E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01DCFDC"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_Ref536835471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2.A.48</w:t>
            </w:r>
            <w:r>
              <w:rPr>
                <w:rStyle w:val="Hyperlink"/>
              </w:rPr>
              <w:fldChar w:fldCharType="end"/>
            </w:r>
          </w:p>
        </w:tc>
      </w:tr>
      <w:tr w:rsidR="00980D3B" w14:paraId="339C82F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C164350"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5D213325" w14:textId="77777777" w:rsidR="00980D3B" w:rsidRDefault="00980D3B">
            <w:pPr>
              <w:pStyle w:val="ComponentTableBody"/>
              <w:rPr>
                <w:lang w:val="it-IT"/>
              </w:rPr>
            </w:pPr>
            <w:r>
              <w:rPr>
                <w:lang w:val="it-IT"/>
              </w:rPr>
              <w:t>33</w:t>
            </w:r>
          </w:p>
        </w:tc>
        <w:tc>
          <w:tcPr>
            <w:tcW w:w="720" w:type="dxa"/>
            <w:tcBorders>
              <w:top w:val="single" w:sz="4" w:space="0" w:color="auto"/>
              <w:bottom w:val="single" w:sz="4" w:space="0" w:color="auto"/>
            </w:tcBorders>
          </w:tcPr>
          <w:p w14:paraId="5DB3FF89" w14:textId="77777777" w:rsidR="00980D3B" w:rsidRDefault="00980D3B">
            <w:pPr>
              <w:pStyle w:val="ComponentTableBody"/>
              <w:rPr>
                <w:lang w:val="it-IT"/>
              </w:rPr>
            </w:pPr>
            <w:r>
              <w:rPr>
                <w:lang w:val="it-IT"/>
              </w:rPr>
              <w:t>NR</w:t>
            </w:r>
          </w:p>
        </w:tc>
        <w:tc>
          <w:tcPr>
            <w:tcW w:w="576" w:type="dxa"/>
            <w:tcBorders>
              <w:top w:val="single" w:sz="4" w:space="0" w:color="auto"/>
              <w:bottom w:val="single" w:sz="4" w:space="0" w:color="auto"/>
            </w:tcBorders>
          </w:tcPr>
          <w:p w14:paraId="5D5F1697"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3F2874F"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2A3D9D1E" w14:textId="77777777" w:rsidR="00980D3B" w:rsidRDefault="00980D3B">
            <w:pPr>
              <w:pStyle w:val="ComponentTableBody"/>
              <w:jc w:val="left"/>
            </w:pPr>
            <w:r>
              <w:rPr>
                <w:snapToGrid w:val="0"/>
              </w:rPr>
              <w:t>Gestational Age Range</w:t>
            </w:r>
          </w:p>
        </w:tc>
        <w:tc>
          <w:tcPr>
            <w:tcW w:w="1440" w:type="dxa"/>
            <w:tcBorders>
              <w:top w:val="single" w:sz="4" w:space="0" w:color="auto"/>
              <w:bottom w:val="single" w:sz="4" w:space="0" w:color="auto"/>
            </w:tcBorders>
          </w:tcPr>
          <w:p w14:paraId="18C1635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E0BBE9E" w14:textId="77777777" w:rsidR="00980D3B" w:rsidRDefault="00980D3B">
            <w:pPr>
              <w:pStyle w:val="ComponentTableBody"/>
              <w:rPr>
                <w:rStyle w:val="Hyperlink"/>
              </w:rPr>
            </w:pPr>
            <w:r>
              <w:rPr>
                <w:rStyle w:val="Hyperlink"/>
              </w:rPr>
              <w:fldChar w:fldCharType="begin"/>
            </w:r>
            <w:r>
              <w:rPr>
                <w:rStyle w:val="Hyperlink"/>
              </w:rPr>
              <w:instrText xml:space="preserve"> REF _Ref536835471 \r \h </w:instrText>
            </w:r>
            <w:r>
              <w:rPr>
                <w:rStyle w:val="Hyperlink"/>
              </w:rPr>
            </w:r>
            <w:r>
              <w:rPr>
                <w:rStyle w:val="Hyperlink"/>
              </w:rPr>
              <w:instrText xml:space="preserve"> \* MERGEFORMAT </w:instrText>
            </w:r>
            <w:r>
              <w:rPr>
                <w:rStyle w:val="Hyperlink"/>
              </w:rPr>
              <w:fldChar w:fldCharType="separate"/>
            </w:r>
            <w:r>
              <w:rPr>
                <w:rStyle w:val="Hyperlink"/>
              </w:rPr>
              <w:t>2.A.48</w:t>
            </w:r>
            <w:r>
              <w:rPr>
                <w:rStyle w:val="Hyperlink"/>
              </w:rPr>
              <w:fldChar w:fldCharType="end"/>
            </w:r>
          </w:p>
        </w:tc>
      </w:tr>
      <w:tr w:rsidR="00980D3B" w14:paraId="0190593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659608D" w14:textId="77777777" w:rsidR="00980D3B" w:rsidRDefault="00980D3B">
            <w:pPr>
              <w:pStyle w:val="ComponentTableBody"/>
            </w:pPr>
            <w:r>
              <w:t>5</w:t>
            </w:r>
          </w:p>
        </w:tc>
        <w:tc>
          <w:tcPr>
            <w:tcW w:w="576" w:type="dxa"/>
            <w:tcBorders>
              <w:top w:val="single" w:sz="4" w:space="0" w:color="auto"/>
              <w:bottom w:val="single" w:sz="4" w:space="0" w:color="auto"/>
            </w:tcBorders>
          </w:tcPr>
          <w:p w14:paraId="7DD9CFBE" w14:textId="77777777" w:rsidR="00980D3B" w:rsidRDefault="00980D3B">
            <w:pPr>
              <w:pStyle w:val="ComponentTableBody"/>
            </w:pPr>
            <w:r>
              <w:t>20</w:t>
            </w:r>
          </w:p>
        </w:tc>
        <w:tc>
          <w:tcPr>
            <w:tcW w:w="720" w:type="dxa"/>
            <w:tcBorders>
              <w:top w:val="single" w:sz="4" w:space="0" w:color="auto"/>
              <w:bottom w:val="single" w:sz="4" w:space="0" w:color="auto"/>
            </w:tcBorders>
          </w:tcPr>
          <w:p w14:paraId="2803BA04" w14:textId="77777777" w:rsidR="00980D3B" w:rsidRDefault="00980D3B">
            <w:pPr>
              <w:pStyle w:val="ComponentTableBody"/>
            </w:pPr>
            <w:r>
              <w:t>ST</w:t>
            </w:r>
          </w:p>
        </w:tc>
        <w:tc>
          <w:tcPr>
            <w:tcW w:w="576" w:type="dxa"/>
            <w:tcBorders>
              <w:top w:val="single" w:sz="4" w:space="0" w:color="auto"/>
              <w:bottom w:val="single" w:sz="4" w:space="0" w:color="auto"/>
            </w:tcBorders>
          </w:tcPr>
          <w:p w14:paraId="3203E706" w14:textId="77777777" w:rsidR="00980D3B" w:rsidRDefault="00980D3B">
            <w:pPr>
              <w:pStyle w:val="ComponentTableBody"/>
            </w:pPr>
            <w:r>
              <w:t>O</w:t>
            </w:r>
          </w:p>
        </w:tc>
        <w:tc>
          <w:tcPr>
            <w:tcW w:w="720" w:type="dxa"/>
            <w:tcBorders>
              <w:top w:val="single" w:sz="4" w:space="0" w:color="auto"/>
              <w:bottom w:val="single" w:sz="4" w:space="0" w:color="auto"/>
            </w:tcBorders>
          </w:tcPr>
          <w:p w14:paraId="5AC2942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5BAF7EE" w14:textId="77777777" w:rsidR="00980D3B" w:rsidRDefault="00980D3B">
            <w:pPr>
              <w:pStyle w:val="ComponentTableBody"/>
              <w:jc w:val="left"/>
            </w:pPr>
            <w:r>
              <w:rPr>
                <w:snapToGrid w:val="0"/>
              </w:rPr>
              <w:t>Species</w:t>
            </w:r>
          </w:p>
        </w:tc>
        <w:tc>
          <w:tcPr>
            <w:tcW w:w="1440" w:type="dxa"/>
            <w:tcBorders>
              <w:top w:val="single" w:sz="4" w:space="0" w:color="auto"/>
              <w:bottom w:val="single" w:sz="4" w:space="0" w:color="auto"/>
            </w:tcBorders>
          </w:tcPr>
          <w:p w14:paraId="20C65C2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4C9ECDA" w14:textId="77777777" w:rsidR="00980D3B" w:rsidRDefault="00980D3B">
            <w:pPr>
              <w:pStyle w:val="ComponentTableBody"/>
              <w:rPr>
                <w:rStyle w:val="Hyperlink"/>
              </w:rPr>
            </w:pPr>
            <w:hyperlink w:anchor="ST" w:history="1">
              <w:r>
                <w:rPr>
                  <w:rStyle w:val="Hyperlink"/>
                </w:rPr>
                <w:t>2.</w:t>
              </w:r>
              <w:bookmarkStart w:id="1408" w:name="_Hlt44829108"/>
              <w:r>
                <w:rPr>
                  <w:rStyle w:val="Hyperlink"/>
                </w:rPr>
                <w:t>A</w:t>
              </w:r>
              <w:bookmarkEnd w:id="1408"/>
              <w:r>
                <w:rPr>
                  <w:rStyle w:val="Hyperlink"/>
                </w:rPr>
                <w:t>.</w:t>
              </w:r>
              <w:r>
                <w:rPr>
                  <w:rStyle w:val="Hyperlink"/>
                </w:rPr>
                <w:t>74</w:t>
              </w:r>
            </w:hyperlink>
          </w:p>
        </w:tc>
      </w:tr>
      <w:tr w:rsidR="00980D3B" w14:paraId="0B7F906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9BC3E52" w14:textId="77777777" w:rsidR="00980D3B" w:rsidRDefault="00980D3B">
            <w:pPr>
              <w:pStyle w:val="ComponentTableBody"/>
            </w:pPr>
            <w:r>
              <w:t>6</w:t>
            </w:r>
          </w:p>
        </w:tc>
        <w:tc>
          <w:tcPr>
            <w:tcW w:w="576" w:type="dxa"/>
            <w:tcBorders>
              <w:top w:val="single" w:sz="4" w:space="0" w:color="auto"/>
              <w:bottom w:val="single" w:sz="4" w:space="0" w:color="auto"/>
            </w:tcBorders>
          </w:tcPr>
          <w:p w14:paraId="65AF9C5D" w14:textId="77777777" w:rsidR="00980D3B" w:rsidRDefault="00980D3B">
            <w:pPr>
              <w:pStyle w:val="ComponentTableBody"/>
            </w:pPr>
            <w:r>
              <w:t>20</w:t>
            </w:r>
          </w:p>
        </w:tc>
        <w:tc>
          <w:tcPr>
            <w:tcW w:w="720" w:type="dxa"/>
            <w:tcBorders>
              <w:top w:val="single" w:sz="4" w:space="0" w:color="auto"/>
              <w:bottom w:val="single" w:sz="4" w:space="0" w:color="auto"/>
            </w:tcBorders>
          </w:tcPr>
          <w:p w14:paraId="1D0E998E" w14:textId="77777777" w:rsidR="00980D3B" w:rsidRDefault="00980D3B">
            <w:pPr>
              <w:pStyle w:val="ComponentTableBody"/>
            </w:pPr>
            <w:r>
              <w:t>ST</w:t>
            </w:r>
          </w:p>
        </w:tc>
        <w:tc>
          <w:tcPr>
            <w:tcW w:w="576" w:type="dxa"/>
            <w:tcBorders>
              <w:top w:val="single" w:sz="4" w:space="0" w:color="auto"/>
              <w:bottom w:val="single" w:sz="4" w:space="0" w:color="auto"/>
            </w:tcBorders>
          </w:tcPr>
          <w:p w14:paraId="54259ED2" w14:textId="77777777" w:rsidR="00980D3B" w:rsidRDefault="00980D3B">
            <w:pPr>
              <w:pStyle w:val="ComponentTableBody"/>
            </w:pPr>
            <w:r>
              <w:t>O</w:t>
            </w:r>
          </w:p>
        </w:tc>
        <w:tc>
          <w:tcPr>
            <w:tcW w:w="720" w:type="dxa"/>
            <w:tcBorders>
              <w:top w:val="single" w:sz="4" w:space="0" w:color="auto"/>
              <w:bottom w:val="single" w:sz="4" w:space="0" w:color="auto"/>
            </w:tcBorders>
          </w:tcPr>
          <w:p w14:paraId="424ACE0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ACDF5E6" w14:textId="77777777" w:rsidR="00980D3B" w:rsidRDefault="00980D3B">
            <w:pPr>
              <w:pStyle w:val="ComponentTableBody"/>
              <w:jc w:val="left"/>
            </w:pPr>
            <w:r>
              <w:rPr>
                <w:snapToGrid w:val="0"/>
              </w:rPr>
              <w:t>Race/subspecies</w:t>
            </w:r>
          </w:p>
        </w:tc>
        <w:tc>
          <w:tcPr>
            <w:tcW w:w="1440" w:type="dxa"/>
            <w:tcBorders>
              <w:top w:val="single" w:sz="4" w:space="0" w:color="auto"/>
              <w:bottom w:val="single" w:sz="4" w:space="0" w:color="auto"/>
            </w:tcBorders>
          </w:tcPr>
          <w:p w14:paraId="5A5F43D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3BB1775"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5C236BCD"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7D2F83D" w14:textId="77777777" w:rsidR="00980D3B" w:rsidRDefault="00980D3B">
            <w:pPr>
              <w:pStyle w:val="ComponentTableBody"/>
              <w:rPr>
                <w:lang w:val="it-IT"/>
              </w:rPr>
            </w:pPr>
            <w:r>
              <w:rPr>
                <w:lang w:val="it-IT"/>
              </w:rPr>
              <w:t>7</w:t>
            </w:r>
          </w:p>
        </w:tc>
        <w:tc>
          <w:tcPr>
            <w:tcW w:w="576" w:type="dxa"/>
            <w:tcBorders>
              <w:top w:val="single" w:sz="4" w:space="0" w:color="auto"/>
              <w:bottom w:val="double" w:sz="4" w:space="0" w:color="auto"/>
            </w:tcBorders>
          </w:tcPr>
          <w:p w14:paraId="338A0092" w14:textId="77777777" w:rsidR="00980D3B" w:rsidRDefault="00980D3B">
            <w:pPr>
              <w:pStyle w:val="ComponentTableBody"/>
              <w:rPr>
                <w:lang w:val="it-IT"/>
              </w:rPr>
            </w:pPr>
            <w:r>
              <w:rPr>
                <w:lang w:val="it-IT"/>
              </w:rPr>
              <w:t>199</w:t>
            </w:r>
          </w:p>
        </w:tc>
        <w:tc>
          <w:tcPr>
            <w:tcW w:w="720" w:type="dxa"/>
            <w:tcBorders>
              <w:top w:val="single" w:sz="4" w:space="0" w:color="auto"/>
              <w:bottom w:val="double" w:sz="4" w:space="0" w:color="auto"/>
            </w:tcBorders>
          </w:tcPr>
          <w:p w14:paraId="5044B4A9" w14:textId="77777777" w:rsidR="00980D3B" w:rsidRDefault="00980D3B">
            <w:pPr>
              <w:pStyle w:val="ComponentTableBody"/>
              <w:rPr>
                <w:lang w:val="it-IT"/>
              </w:rPr>
            </w:pPr>
            <w:r>
              <w:rPr>
                <w:lang w:val="it-IT"/>
              </w:rPr>
              <w:t>TX</w:t>
            </w:r>
          </w:p>
        </w:tc>
        <w:tc>
          <w:tcPr>
            <w:tcW w:w="576" w:type="dxa"/>
            <w:tcBorders>
              <w:top w:val="single" w:sz="4" w:space="0" w:color="auto"/>
              <w:bottom w:val="double" w:sz="4" w:space="0" w:color="auto"/>
            </w:tcBorders>
          </w:tcPr>
          <w:p w14:paraId="76D38624"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2BCE0F9C"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1B39A951" w14:textId="77777777" w:rsidR="00980D3B" w:rsidRDefault="00980D3B">
            <w:pPr>
              <w:pStyle w:val="ComponentTableBody"/>
              <w:jc w:val="left"/>
            </w:pPr>
            <w:r>
              <w:rPr>
                <w:snapToGrid w:val="0"/>
              </w:rPr>
              <w:t>Conditions</w:t>
            </w:r>
          </w:p>
        </w:tc>
        <w:tc>
          <w:tcPr>
            <w:tcW w:w="1440" w:type="dxa"/>
            <w:tcBorders>
              <w:top w:val="single" w:sz="4" w:space="0" w:color="auto"/>
              <w:bottom w:val="double" w:sz="4" w:space="0" w:color="auto"/>
            </w:tcBorders>
          </w:tcPr>
          <w:p w14:paraId="0E215382"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2F8D55DA" w14:textId="77777777" w:rsidR="00980D3B" w:rsidRDefault="00980D3B">
            <w:pPr>
              <w:pStyle w:val="ComponentTableBody"/>
              <w:rPr>
                <w:rStyle w:val="Hyperlink"/>
              </w:rPr>
            </w:pPr>
            <w:r>
              <w:rPr>
                <w:rStyle w:val="Hyperlink"/>
              </w:rPr>
              <w:fldChar w:fldCharType="begin"/>
            </w:r>
            <w:r>
              <w:rPr>
                <w:rStyle w:val="Hyperlink"/>
              </w:rPr>
              <w:instrText xml:space="preserve"> REF _Ref358257603 \r \h </w:instrText>
            </w:r>
            <w:r>
              <w:rPr>
                <w:rStyle w:val="Hyperlink"/>
              </w:rPr>
            </w:r>
            <w:r>
              <w:rPr>
                <w:rStyle w:val="Hyperlink"/>
              </w:rPr>
              <w:instrText xml:space="preserve"> \* MERGEFORMAT </w:instrText>
            </w:r>
            <w:r>
              <w:rPr>
                <w:rStyle w:val="Hyperlink"/>
              </w:rPr>
              <w:fldChar w:fldCharType="separate"/>
            </w:r>
            <w:r>
              <w:rPr>
                <w:rStyle w:val="Hyperlink"/>
              </w:rPr>
              <w:t>2.A.78</w:t>
            </w:r>
            <w:r>
              <w:rPr>
                <w:rStyle w:val="Hyperlink"/>
              </w:rPr>
              <w:fldChar w:fldCharType="end"/>
            </w:r>
          </w:p>
        </w:tc>
      </w:tr>
    </w:tbl>
    <w:bookmarkEnd w:id="1407"/>
    <w:p w14:paraId="55EB8EFB" w14:textId="77777777" w:rsidR="00980D3B" w:rsidRDefault="00980D3B">
      <w:pPr>
        <w:pStyle w:val="NormalIndented"/>
      </w:pPr>
      <w:r>
        <w:t>Definition: Describes a reference range and its supporting detail.</w:t>
      </w:r>
    </w:p>
    <w:p w14:paraId="48D92885" w14:textId="77777777" w:rsidR="00980D3B" w:rsidRDefault="00980D3B">
      <w:pPr>
        <w:pStyle w:val="Note"/>
        <w:rPr>
          <w:rStyle w:val="Strong"/>
        </w:rPr>
      </w:pPr>
      <w:r>
        <w:rPr>
          <w:rStyle w:val="Strong"/>
        </w:rPr>
        <w:t>Maximum Length: 352</w:t>
      </w:r>
    </w:p>
    <w:p w14:paraId="4DF46163" w14:textId="77777777" w:rsidR="00980D3B" w:rsidRDefault="00980D3B"/>
    <w:p w14:paraId="33490276" w14:textId="77777777" w:rsidR="00980D3B" w:rsidRDefault="00980D3B">
      <w:pPr>
        <w:pStyle w:val="Note"/>
      </w:pPr>
      <w:r>
        <w:rPr>
          <w:rStyle w:val="Strong"/>
        </w:rPr>
        <w:t xml:space="preserve">Note: </w:t>
      </w:r>
      <w:r>
        <w:t>Replaces the CM data type used in sections 8.8.4.6 - OM2-6, 8.8.4.7 - OM2-7 and8.8.4.8 - OM2-8 as of v 2.5.</w:t>
      </w:r>
    </w:p>
    <w:p w14:paraId="12F02723" w14:textId="77777777" w:rsidR="00980D3B" w:rsidRDefault="00980D3B">
      <w:pPr>
        <w:pStyle w:val="NormalIndented"/>
      </w:pPr>
      <w:r>
        <w:t>Examples:</w:t>
      </w:r>
    </w:p>
    <w:p w14:paraId="221A1B05" w14:textId="77777777" w:rsidR="00980D3B" w:rsidRDefault="00980D3B">
      <w:pPr>
        <w:pStyle w:val="NormalListAlpha"/>
        <w:numPr>
          <w:ilvl w:val="0"/>
          <w:numId w:val="19"/>
        </w:numPr>
      </w:pPr>
      <w:r>
        <w:t>A range that applies unconditionally, such as albumin, is transmitted as:</w:t>
      </w:r>
    </w:p>
    <w:p w14:paraId="5E8B5639" w14:textId="77777777" w:rsidR="00980D3B" w:rsidRDefault="00980D3B">
      <w:pPr>
        <w:pStyle w:val="Example"/>
      </w:pPr>
      <w:r>
        <w:t>|3.0&amp;5.5|</w:t>
      </w:r>
    </w:p>
    <w:p w14:paraId="2277A685" w14:textId="77777777" w:rsidR="00980D3B" w:rsidRDefault="00980D3B">
      <w:pPr>
        <w:pStyle w:val="NormalListAlpha"/>
      </w:pPr>
      <w:r>
        <w:t>A normal range that depends on sex, such as Hgb, is transmitted as:</w:t>
      </w:r>
    </w:p>
    <w:p w14:paraId="633BFFAD" w14:textId="77777777" w:rsidR="00980D3B" w:rsidRDefault="00980D3B">
      <w:pPr>
        <w:pStyle w:val="Example"/>
      </w:pPr>
      <w:r>
        <w:t>|13.5&amp;18^M~12.0 &amp; 16^F|</w:t>
      </w:r>
    </w:p>
    <w:p w14:paraId="0FCC7501" w14:textId="77777777" w:rsidR="00980D3B" w:rsidRDefault="00980D3B">
      <w:pPr>
        <w:pStyle w:val="NormalListAlpha"/>
      </w:pPr>
      <w:r>
        <w:t>A normal range that depends on age, sex, and race (a concocted example) is:</w:t>
      </w:r>
    </w:p>
    <w:p w14:paraId="31B16315" w14:textId="77777777" w:rsidR="00980D3B" w:rsidRDefault="00980D3B">
      <w:pPr>
        <w:pStyle w:val="Example"/>
      </w:pPr>
      <w:r>
        <w:t>|10&amp;13^M^0&amp;2^^^B11&amp;13.5^M^2&amp;20^^^B~12&amp;14.5^M^20&amp;70^^^B~13&amp;16.0^M^70&amp;^^^B|</w:t>
      </w:r>
    </w:p>
    <w:p w14:paraId="7D32ED8C" w14:textId="77777777" w:rsidR="00980D3B" w:rsidRDefault="00980D3B">
      <w:pPr>
        <w:pStyle w:val="NormalListAlpha"/>
      </w:pPr>
      <w:r>
        <w:t xml:space="preserve">When no value is specified for a particular component, the range given applies to all categories of that component. For example, when nothing is specified for race/species, the range should be taken as the human range without regard to race. If no age range is specified, the normal range given is assumed to apply to all ages. </w:t>
      </w:r>
    </w:p>
    <w:p w14:paraId="25D01AA8" w14:textId="77777777" w:rsidR="00980D3B" w:rsidRDefault="00980D3B">
      <w:pPr>
        <w:pStyle w:val="Heading4"/>
        <w:rPr>
          <w:vanish/>
        </w:rPr>
      </w:pPr>
    </w:p>
    <w:p w14:paraId="3B9B702E" w14:textId="77777777" w:rsidR="00980D3B" w:rsidRDefault="00980D3B">
      <w:pPr>
        <w:pStyle w:val="Heading4"/>
      </w:pPr>
      <w:r>
        <w:t>Numeric Range (NR)</w:t>
      </w:r>
    </w:p>
    <w:p w14:paraId="552B63AF" w14:textId="77777777" w:rsidR="00980D3B" w:rsidRDefault="00980D3B">
      <w:pPr>
        <w:pStyle w:val="NormalIndented"/>
      </w:pPr>
      <w:r>
        <w:t>Definition: This component specifies the numeric interval of the reference data. Range is taken to be inclusive (i.e., the range includes the end points). Units are context sensitive and are defined in the usage note for the field where this data type is used.</w:t>
      </w:r>
    </w:p>
    <w:p w14:paraId="7C9C1BA5" w14:textId="77777777" w:rsidR="00980D3B" w:rsidRDefault="00980D3B">
      <w:pPr>
        <w:pStyle w:val="Heading4"/>
      </w:pPr>
      <w:r>
        <w:t>Administrative Sex (IS)</w:t>
      </w:r>
    </w:p>
    <w:p w14:paraId="0BDD7870" w14:textId="77777777" w:rsidR="00980D3B" w:rsidRDefault="00980D3B">
      <w:pPr>
        <w:pStyle w:val="NormalIndented"/>
      </w:pPr>
      <w:r>
        <w:t>Definition: This component specifies which gender for which the reference range is valid. Refer to User-defined Table 0001 – Administrative Sex for suggested va</w:t>
      </w:r>
      <w:r>
        <w:t>l</w:t>
      </w:r>
      <w:r>
        <w:t>ues.</w:t>
      </w:r>
    </w:p>
    <w:p w14:paraId="4A621EF4" w14:textId="77777777" w:rsidR="00980D3B" w:rsidRDefault="00980D3B">
      <w:pPr>
        <w:pStyle w:val="Heading4"/>
      </w:pPr>
      <w:r>
        <w:t>Age Range (NR)</w:t>
      </w:r>
    </w:p>
    <w:p w14:paraId="314A4E4F" w14:textId="77777777" w:rsidR="00980D3B" w:rsidRDefault="00980D3B">
      <w:pPr>
        <w:pStyle w:val="NormalIndented"/>
      </w:pPr>
      <w:r>
        <w:t>Definition: This component specifies the age range for which the reference range is valid. Ages of less than one year should be specified as a fraction (e.g., 1 month = 0.0830, 1 week = 0.01920, 1 day = 0.0027300). However, for most purposes involving infants, the gestational age (measured in weeks) is pr</w:t>
      </w:r>
      <w:r>
        <w:t>e</w:t>
      </w:r>
      <w:r>
        <w:t>ferred. The lower end of the range is not indicated; the upper end is, assuring that series of ranges do not overlap.</w:t>
      </w:r>
    </w:p>
    <w:p w14:paraId="0AAAF41C" w14:textId="77777777" w:rsidR="00980D3B" w:rsidRDefault="00980D3B">
      <w:pPr>
        <w:pStyle w:val="Heading4"/>
      </w:pPr>
      <w:r>
        <w:t>Gestational Age Range (NR)</w:t>
      </w:r>
    </w:p>
    <w:p w14:paraId="5B638D9E" w14:textId="77777777" w:rsidR="00980D3B" w:rsidRDefault="00980D3B">
      <w:pPr>
        <w:pStyle w:val="NormalIndented"/>
      </w:pPr>
      <w:r>
        <w:t>Definition: This component specifies the gestational age range for which the reference range is valid. Gestational age is relevant only when the reference range is influenced by the stage of pregnancy. The ge</w:t>
      </w:r>
      <w:r>
        <w:t>s</w:t>
      </w:r>
      <w:r>
        <w:t>tational age is measured in weeks from conception. For example, |1&amp;4| implies that the normals apply to gestational ages from 1 week to 4 weeks inclusive. The lower end of the range is not included; the upper end is, assuring that series of age ranges do not ove</w:t>
      </w:r>
      <w:r>
        <w:t>r</w:t>
      </w:r>
      <w:r>
        <w:t>lap.</w:t>
      </w:r>
    </w:p>
    <w:p w14:paraId="153CD020" w14:textId="77777777" w:rsidR="00980D3B" w:rsidRDefault="00980D3B">
      <w:pPr>
        <w:pStyle w:val="Heading4"/>
      </w:pPr>
      <w:r>
        <w:lastRenderedPageBreak/>
        <w:t>Species (TX)</w:t>
      </w:r>
    </w:p>
    <w:p w14:paraId="59091A6A" w14:textId="77777777" w:rsidR="00980D3B" w:rsidRDefault="00980D3B">
      <w:pPr>
        <w:pStyle w:val="NormalIndented"/>
      </w:pPr>
      <w:r>
        <w:t>Definition: This component specifies the species for which the reference range is valid. Species is a</w:t>
      </w:r>
      <w:r>
        <w:t>s</w:t>
      </w:r>
      <w:r>
        <w:t>sumed to be human unless otherwise stated. Example values are rabbit, mouse, and rat.</w:t>
      </w:r>
    </w:p>
    <w:p w14:paraId="4D473697" w14:textId="77777777" w:rsidR="00980D3B" w:rsidRDefault="00980D3B">
      <w:pPr>
        <w:pStyle w:val="Heading4"/>
      </w:pPr>
      <w:r>
        <w:t>Race/subspecies (ST)</w:t>
      </w:r>
    </w:p>
    <w:p w14:paraId="40060FC7" w14:textId="77777777" w:rsidR="00980D3B" w:rsidRDefault="00980D3B">
      <w:pPr>
        <w:pStyle w:val="NormalIndented"/>
      </w:pPr>
      <w:r>
        <w:t>Definition: This component specifies the race or subspecies for which the reference range is valid. In the case of humans (the default species), the race is specified when race influences the reference range. When normal ranges for animals are being described, this component can be used to describe subspecies or sp</w:t>
      </w:r>
      <w:r>
        <w:t>e</w:t>
      </w:r>
      <w:r>
        <w:t>cial breeds of an</w:t>
      </w:r>
      <w:r>
        <w:t>i</w:t>
      </w:r>
      <w:r>
        <w:t>mals.</w:t>
      </w:r>
    </w:p>
    <w:p w14:paraId="439825BA" w14:textId="77777777" w:rsidR="00980D3B" w:rsidRDefault="00980D3B">
      <w:pPr>
        <w:pStyle w:val="Heading4"/>
      </w:pPr>
      <w:r>
        <w:t>Conditions (TX)</w:t>
      </w:r>
    </w:p>
    <w:p w14:paraId="3EEC21A5" w14:textId="77777777" w:rsidR="00980D3B" w:rsidRDefault="00980D3B">
      <w:pPr>
        <w:pStyle w:val="NormalIndented"/>
      </w:pPr>
      <w:r>
        <w:t>Definition: This component specifies any arbitrary condition for which the reference range is valid. This may include such conditions as phase of menstrual cycle or dose of a particular drug. It is provided as a way to communicate the normal ranges for special conditions. It does not allow automatic checking of these text cond</w:t>
      </w:r>
      <w:r>
        <w:t>i</w:t>
      </w:r>
      <w:r>
        <w:t>tions.</w:t>
      </w:r>
    </w:p>
    <w:p w14:paraId="03D37EF4" w14:textId="77777777" w:rsidR="00980D3B" w:rsidRDefault="00980D3B">
      <w:pPr>
        <w:pStyle w:val="Heading3"/>
      </w:pPr>
      <w:r>
        <w:fldChar w:fldCharType="begin"/>
      </w:r>
      <w:r>
        <w:instrText xml:space="preserve"> XE "RI" </w:instrText>
      </w:r>
      <w:r>
        <w:fldChar w:fldCharType="end"/>
      </w:r>
      <w:r>
        <w:fldChar w:fldCharType="begin"/>
      </w:r>
      <w:r>
        <w:instrText xml:space="preserve"> XE "Data types: RI" </w:instrText>
      </w:r>
      <w:r>
        <w:fldChar w:fldCharType="end"/>
      </w:r>
      <w:bookmarkStart w:id="1409" w:name="_Ref485535114"/>
      <w:bookmarkStart w:id="1410" w:name="_Toc498146042"/>
      <w:bookmarkStart w:id="1411" w:name="_Toc527864611"/>
      <w:bookmarkStart w:id="1412" w:name="_Toc527866083"/>
      <w:bookmarkStart w:id="1413" w:name="_Toc528481904"/>
      <w:bookmarkStart w:id="1414" w:name="_Toc528482409"/>
      <w:bookmarkStart w:id="1415" w:name="_Toc528482708"/>
      <w:bookmarkStart w:id="1416" w:name="_Toc528482833"/>
      <w:bookmarkStart w:id="1417" w:name="_Toc528486141"/>
      <w:bookmarkStart w:id="1418" w:name="_Toc536689773"/>
      <w:bookmarkStart w:id="1419" w:name="_Toc496518"/>
      <w:bookmarkStart w:id="1420" w:name="_Toc524865"/>
      <w:bookmarkStart w:id="1421" w:name="_Toc1802448"/>
      <w:bookmarkStart w:id="1422" w:name="_Toc22448443"/>
      <w:bookmarkStart w:id="1423" w:name="_Toc22697635"/>
      <w:bookmarkStart w:id="1424" w:name="_Toc24273670"/>
      <w:r>
        <w:t>RI - repeat interval</w:t>
      </w:r>
      <w:bookmarkEnd w:id="139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14:paraId="63B9F91B" w14:textId="77777777" w:rsidR="00980D3B" w:rsidRDefault="00980D3B">
      <w:pPr>
        <w:pStyle w:val="ComponentTableCaption"/>
      </w:pPr>
      <w:bookmarkStart w:id="1425" w:name="RI"/>
      <w:r>
        <w:t xml:space="preserve">HL7 Component Table - RI – Repeat Interval </w:t>
      </w:r>
      <w:r>
        <w:fldChar w:fldCharType="begin"/>
      </w:r>
      <w:r>
        <w:instrText xml:space="preserve"> XE "HL7 Component Table - RI" </w:instrText>
      </w:r>
      <w:r>
        <w:fldChar w:fldCharType="end"/>
      </w:r>
      <w:bookmarkEnd w:id="1425"/>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DD2C83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0966FED"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5650BF3F"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72C5C04E"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276F6A2C"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848DAF2"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E046243"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293A70F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20D9325" w14:textId="77777777" w:rsidR="00980D3B" w:rsidRDefault="00980D3B">
            <w:pPr>
              <w:pStyle w:val="ComponentTableHeader"/>
              <w:rPr>
                <w:b w:val="0"/>
                <w:lang w:val="fr-FR"/>
              </w:rPr>
            </w:pPr>
            <w:r>
              <w:rPr>
                <w:lang w:val="fr-FR"/>
              </w:rPr>
              <w:t>SEC.REF.</w:t>
            </w:r>
          </w:p>
        </w:tc>
      </w:tr>
      <w:tr w:rsidR="00980D3B" w14:paraId="6CDE37F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A587ED0" w14:textId="77777777" w:rsidR="00980D3B" w:rsidRDefault="00980D3B">
            <w:pPr>
              <w:pStyle w:val="ComponentTableBody"/>
            </w:pPr>
            <w:r>
              <w:t>1</w:t>
            </w:r>
          </w:p>
        </w:tc>
        <w:tc>
          <w:tcPr>
            <w:tcW w:w="576" w:type="dxa"/>
            <w:tcBorders>
              <w:top w:val="single" w:sz="4" w:space="0" w:color="auto"/>
              <w:bottom w:val="single" w:sz="4" w:space="0" w:color="auto"/>
            </w:tcBorders>
          </w:tcPr>
          <w:p w14:paraId="7005C34F" w14:textId="77777777" w:rsidR="00980D3B" w:rsidRDefault="00980D3B">
            <w:pPr>
              <w:pStyle w:val="ComponentTableBody"/>
            </w:pPr>
            <w:r>
              <w:t>6</w:t>
            </w:r>
          </w:p>
        </w:tc>
        <w:tc>
          <w:tcPr>
            <w:tcW w:w="720" w:type="dxa"/>
            <w:tcBorders>
              <w:top w:val="single" w:sz="4" w:space="0" w:color="auto"/>
              <w:bottom w:val="single" w:sz="4" w:space="0" w:color="auto"/>
            </w:tcBorders>
          </w:tcPr>
          <w:p w14:paraId="28228E0F" w14:textId="77777777" w:rsidR="00980D3B" w:rsidRDefault="00980D3B">
            <w:pPr>
              <w:pStyle w:val="ComponentTableBody"/>
            </w:pPr>
            <w:r>
              <w:t>IS</w:t>
            </w:r>
          </w:p>
        </w:tc>
        <w:tc>
          <w:tcPr>
            <w:tcW w:w="576" w:type="dxa"/>
            <w:tcBorders>
              <w:top w:val="single" w:sz="4" w:space="0" w:color="auto"/>
              <w:bottom w:val="single" w:sz="4" w:space="0" w:color="auto"/>
            </w:tcBorders>
          </w:tcPr>
          <w:p w14:paraId="50B09FB4" w14:textId="77777777" w:rsidR="00980D3B" w:rsidRDefault="00980D3B">
            <w:pPr>
              <w:pStyle w:val="ComponentTableBody"/>
            </w:pPr>
            <w:r>
              <w:t>O</w:t>
            </w:r>
          </w:p>
        </w:tc>
        <w:tc>
          <w:tcPr>
            <w:tcW w:w="720" w:type="dxa"/>
            <w:tcBorders>
              <w:top w:val="single" w:sz="4" w:space="0" w:color="auto"/>
              <w:bottom w:val="single" w:sz="4" w:space="0" w:color="auto"/>
            </w:tcBorders>
          </w:tcPr>
          <w:p w14:paraId="22EB9675" w14:textId="77777777" w:rsidR="00980D3B" w:rsidRDefault="00980D3B">
            <w:pPr>
              <w:pStyle w:val="ComponentTableBody"/>
            </w:pPr>
            <w:r>
              <w:t>0335</w:t>
            </w:r>
          </w:p>
        </w:tc>
        <w:tc>
          <w:tcPr>
            <w:tcW w:w="2880" w:type="dxa"/>
            <w:tcBorders>
              <w:top w:val="single" w:sz="4" w:space="0" w:color="auto"/>
              <w:bottom w:val="single" w:sz="4" w:space="0" w:color="auto"/>
            </w:tcBorders>
          </w:tcPr>
          <w:p w14:paraId="42F7C6B8" w14:textId="77777777" w:rsidR="00980D3B" w:rsidRDefault="00980D3B">
            <w:pPr>
              <w:pStyle w:val="ComponentTableBody"/>
              <w:jc w:val="left"/>
            </w:pPr>
            <w:r>
              <w:t>Repeat Pattern</w:t>
            </w:r>
          </w:p>
        </w:tc>
        <w:tc>
          <w:tcPr>
            <w:tcW w:w="1440" w:type="dxa"/>
            <w:tcBorders>
              <w:top w:val="single" w:sz="4" w:space="0" w:color="auto"/>
              <w:bottom w:val="single" w:sz="4" w:space="0" w:color="auto"/>
            </w:tcBorders>
          </w:tcPr>
          <w:p w14:paraId="368F4DDF" w14:textId="77777777" w:rsidR="00980D3B" w:rsidRDefault="00980D3B">
            <w:pPr>
              <w:pStyle w:val="ComponentTableBody"/>
              <w:jc w:val="left"/>
            </w:pPr>
          </w:p>
        </w:tc>
        <w:tc>
          <w:tcPr>
            <w:tcW w:w="1008" w:type="dxa"/>
            <w:tcBorders>
              <w:top w:val="single" w:sz="4" w:space="0" w:color="auto"/>
              <w:bottom w:val="single" w:sz="4" w:space="0" w:color="auto"/>
            </w:tcBorders>
          </w:tcPr>
          <w:p w14:paraId="32AB335D"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1214EC6"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4162659" w14:textId="77777777" w:rsidR="00980D3B" w:rsidRDefault="00980D3B">
            <w:pPr>
              <w:pStyle w:val="ComponentTableBody"/>
            </w:pPr>
            <w:r>
              <w:t>2</w:t>
            </w:r>
          </w:p>
        </w:tc>
        <w:tc>
          <w:tcPr>
            <w:tcW w:w="576" w:type="dxa"/>
            <w:tcBorders>
              <w:top w:val="single" w:sz="4" w:space="0" w:color="auto"/>
              <w:bottom w:val="double" w:sz="4" w:space="0" w:color="auto"/>
            </w:tcBorders>
          </w:tcPr>
          <w:p w14:paraId="00C9E48D" w14:textId="77777777" w:rsidR="00980D3B" w:rsidRDefault="00980D3B">
            <w:pPr>
              <w:pStyle w:val="ComponentTableBody"/>
            </w:pPr>
            <w:r>
              <w:t>199</w:t>
            </w:r>
          </w:p>
        </w:tc>
        <w:tc>
          <w:tcPr>
            <w:tcW w:w="720" w:type="dxa"/>
            <w:tcBorders>
              <w:top w:val="single" w:sz="4" w:space="0" w:color="auto"/>
              <w:bottom w:val="double" w:sz="4" w:space="0" w:color="auto"/>
            </w:tcBorders>
          </w:tcPr>
          <w:p w14:paraId="5C519BE2" w14:textId="77777777" w:rsidR="00980D3B" w:rsidRDefault="00980D3B">
            <w:pPr>
              <w:pStyle w:val="ComponentTableBody"/>
            </w:pPr>
            <w:r>
              <w:t>ST</w:t>
            </w:r>
          </w:p>
        </w:tc>
        <w:tc>
          <w:tcPr>
            <w:tcW w:w="576" w:type="dxa"/>
            <w:tcBorders>
              <w:top w:val="single" w:sz="4" w:space="0" w:color="auto"/>
              <w:bottom w:val="double" w:sz="4" w:space="0" w:color="auto"/>
            </w:tcBorders>
          </w:tcPr>
          <w:p w14:paraId="41D622D1" w14:textId="77777777" w:rsidR="00980D3B" w:rsidRDefault="00980D3B">
            <w:pPr>
              <w:pStyle w:val="ComponentTableBody"/>
            </w:pPr>
            <w:r>
              <w:t>O</w:t>
            </w:r>
          </w:p>
        </w:tc>
        <w:tc>
          <w:tcPr>
            <w:tcW w:w="720" w:type="dxa"/>
            <w:tcBorders>
              <w:top w:val="single" w:sz="4" w:space="0" w:color="auto"/>
              <w:bottom w:val="double" w:sz="4" w:space="0" w:color="auto"/>
            </w:tcBorders>
          </w:tcPr>
          <w:p w14:paraId="4F027894" w14:textId="77777777" w:rsidR="00980D3B" w:rsidRDefault="00980D3B">
            <w:pPr>
              <w:pStyle w:val="ComponentTableBody"/>
            </w:pPr>
          </w:p>
        </w:tc>
        <w:tc>
          <w:tcPr>
            <w:tcW w:w="2880" w:type="dxa"/>
            <w:tcBorders>
              <w:top w:val="single" w:sz="4" w:space="0" w:color="auto"/>
              <w:bottom w:val="double" w:sz="4" w:space="0" w:color="auto"/>
            </w:tcBorders>
          </w:tcPr>
          <w:p w14:paraId="2CD898A3" w14:textId="77777777" w:rsidR="00980D3B" w:rsidRDefault="00980D3B">
            <w:pPr>
              <w:pStyle w:val="ComponentTableBody"/>
              <w:jc w:val="left"/>
            </w:pPr>
            <w:r>
              <w:t>Explicit Time Interval</w:t>
            </w:r>
          </w:p>
        </w:tc>
        <w:tc>
          <w:tcPr>
            <w:tcW w:w="1440" w:type="dxa"/>
            <w:tcBorders>
              <w:top w:val="single" w:sz="4" w:space="0" w:color="auto"/>
              <w:bottom w:val="double" w:sz="4" w:space="0" w:color="auto"/>
            </w:tcBorders>
          </w:tcPr>
          <w:p w14:paraId="0C647B03" w14:textId="77777777" w:rsidR="00980D3B" w:rsidRDefault="00980D3B">
            <w:pPr>
              <w:pStyle w:val="ComponentTableBody"/>
              <w:jc w:val="left"/>
            </w:pPr>
          </w:p>
        </w:tc>
        <w:tc>
          <w:tcPr>
            <w:tcW w:w="1008" w:type="dxa"/>
            <w:tcBorders>
              <w:top w:val="single" w:sz="4" w:space="0" w:color="auto"/>
              <w:bottom w:val="double" w:sz="4" w:space="0" w:color="auto"/>
            </w:tcBorders>
          </w:tcPr>
          <w:p w14:paraId="05CFD4BF"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45D7BBED" w14:textId="77777777" w:rsidR="00980D3B" w:rsidRDefault="00980D3B">
      <w:pPr>
        <w:pStyle w:val="NormalIndented"/>
      </w:pPr>
      <w:r>
        <w:rPr>
          <w:b/>
        </w:rPr>
        <w:t>Definition:</w:t>
      </w:r>
      <w:r>
        <w:t xml:space="preserve"> contains the interval between repeated services.</w:t>
      </w:r>
    </w:p>
    <w:p w14:paraId="00513D35" w14:textId="77777777" w:rsidR="00980D3B" w:rsidRDefault="00980D3B">
      <w:pPr>
        <w:pStyle w:val="Note"/>
      </w:pPr>
      <w:r>
        <w:rPr>
          <w:rStyle w:val="Strong"/>
        </w:rPr>
        <w:t xml:space="preserve">Maximum Length: </w:t>
      </w:r>
      <w:r>
        <w:t>206</w:t>
      </w:r>
    </w:p>
    <w:p w14:paraId="47A5C005" w14:textId="77777777" w:rsidR="00980D3B" w:rsidRDefault="00980D3B"/>
    <w:p w14:paraId="3CC44846" w14:textId="77777777" w:rsidR="00980D3B" w:rsidRDefault="00980D3B">
      <w:pPr>
        <w:pStyle w:val="Note"/>
      </w:pPr>
      <w:r>
        <w:t>Note: The reader is referred to the RPT data type, which provides a more rigorous framework for defining repeating time intervals.</w:t>
      </w:r>
    </w:p>
    <w:p w14:paraId="51158018" w14:textId="77777777" w:rsidR="00980D3B" w:rsidRDefault="00980D3B">
      <w:pPr>
        <w:pStyle w:val="Heading4"/>
        <w:rPr>
          <w:vanish/>
        </w:rPr>
      </w:pPr>
      <w:r>
        <w:rPr>
          <w:vanish/>
        </w:rPr>
        <w:t>hiddentext</w:t>
      </w:r>
    </w:p>
    <w:p w14:paraId="40DFEA51" w14:textId="77777777" w:rsidR="00980D3B" w:rsidRDefault="00980D3B">
      <w:pPr>
        <w:pStyle w:val="Heading4"/>
      </w:pPr>
      <w:bookmarkStart w:id="1426" w:name="_Toc498146043"/>
      <w:bookmarkStart w:id="1427" w:name="_Toc527864612"/>
      <w:bookmarkStart w:id="1428" w:name="_Toc527866084"/>
      <w:r>
        <w:t>Repeat Pattern (IS)</w:t>
      </w:r>
      <w:bookmarkEnd w:id="1426"/>
      <w:bookmarkEnd w:id="1427"/>
      <w:bookmarkEnd w:id="1428"/>
    </w:p>
    <w:p w14:paraId="692CF7D8" w14:textId="77777777" w:rsidR="00980D3B" w:rsidRDefault="00980D3B">
      <w:pPr>
        <w:pStyle w:val="NormalIndented"/>
      </w:pPr>
      <w:r>
        <w:t>Definition: The repeating frequency with which the treatment is to be administered. It is similar to the fr</w:t>
      </w:r>
      <w:r>
        <w:t>e</w:t>
      </w:r>
      <w:r>
        <w:t>quency and SIG code tables used in order entry systems.</w:t>
      </w:r>
    </w:p>
    <w:p w14:paraId="7D2D122D" w14:textId="77777777" w:rsidR="00980D3B" w:rsidRDefault="00980D3B">
      <w:pPr>
        <w:pStyle w:val="NormalIndented"/>
      </w:pPr>
      <w:r>
        <w:t xml:space="preserve">Refer to </w:t>
      </w:r>
      <w:hyperlink w:anchor="HL70335" w:history="1">
        <w:r>
          <w:rPr>
            <w:rStyle w:val="HyperlinkText"/>
          </w:rPr>
          <w:t>User-de</w:t>
        </w:r>
        <w:bookmarkStart w:id="1429" w:name="_Hlt148941"/>
        <w:r>
          <w:rPr>
            <w:rStyle w:val="HyperlinkText"/>
          </w:rPr>
          <w:t>f</w:t>
        </w:r>
        <w:bookmarkEnd w:id="1429"/>
        <w:r>
          <w:rPr>
            <w:rStyle w:val="HyperlinkText"/>
          </w:rPr>
          <w:t>ined Table 0335 - Repeat pattern</w:t>
        </w:r>
      </w:hyperlink>
      <w:r>
        <w:t xml:space="preserve"> for suggested values.</w:t>
      </w:r>
    </w:p>
    <w:bookmarkStart w:id="1430" w:name="HL70335"/>
    <w:p w14:paraId="451F3A17" w14:textId="77777777" w:rsidR="00980D3B" w:rsidRDefault="00980D3B">
      <w:pPr>
        <w:pStyle w:val="UserTableCaption"/>
      </w:pPr>
      <w:r>
        <w:fldChar w:fldCharType="begin"/>
      </w:r>
      <w:r>
        <w:instrText xml:space="preserve"> HYPERLINK  \l "HL70335" </w:instrText>
      </w:r>
      <w:r>
        <w:fldChar w:fldCharType="separate"/>
      </w:r>
      <w:r>
        <w:rPr>
          <w:rStyle w:val="Hyperlink"/>
        </w:rPr>
        <w:t xml:space="preserve">User-defined Table 0335 - </w:t>
      </w:r>
      <w:bookmarkStart w:id="1431" w:name="_Hlt148869"/>
      <w:r>
        <w:rPr>
          <w:rStyle w:val="Hyperlink"/>
        </w:rPr>
        <w:t>R</w:t>
      </w:r>
      <w:bookmarkEnd w:id="1431"/>
      <w:r>
        <w:rPr>
          <w:rStyle w:val="Hyperlink"/>
        </w:rPr>
        <w:t>epeat pattern</w:t>
      </w:r>
      <w:r>
        <w:fldChar w:fldCharType="end"/>
      </w:r>
      <w:r>
        <w:fldChar w:fldCharType="begin"/>
      </w:r>
      <w:r>
        <w:instrText>XE “User-defined Table 0335 – Repeat Pattern”</w:instrText>
      </w:r>
      <w:r>
        <w:fldChar w:fldCharType="end"/>
      </w:r>
      <w:bookmarkEnd w:id="1430"/>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641"/>
        <w:gridCol w:w="2970"/>
        <w:gridCol w:w="4073"/>
      </w:tblGrid>
      <w:tr w:rsidR="00980D3B" w14:paraId="3C858713" w14:textId="77777777">
        <w:tblPrEx>
          <w:tblCellMar>
            <w:top w:w="0" w:type="dxa"/>
            <w:bottom w:w="0" w:type="dxa"/>
          </w:tblCellMar>
        </w:tblPrEx>
        <w:trPr>
          <w:tblHeader/>
          <w:jc w:val="center"/>
        </w:trPr>
        <w:tc>
          <w:tcPr>
            <w:tcW w:w="1641" w:type="dxa"/>
            <w:tcBorders>
              <w:top w:val="single" w:sz="12" w:space="0" w:color="auto"/>
              <w:bottom w:val="single" w:sz="6" w:space="0" w:color="auto"/>
            </w:tcBorders>
            <w:shd w:val="pct10" w:color="auto" w:fill="FFFFFF"/>
          </w:tcPr>
          <w:p w14:paraId="5A045401" w14:textId="77777777" w:rsidR="00980D3B" w:rsidRDefault="00980D3B">
            <w:pPr>
              <w:pStyle w:val="UserTableHeader"/>
              <w:jc w:val="center"/>
              <w:rPr>
                <w:lang w:val="fr-FR"/>
              </w:rPr>
            </w:pPr>
            <w:r>
              <w:rPr>
                <w:lang w:val="fr-FR"/>
              </w:rPr>
              <w:t>Value</w:t>
            </w:r>
          </w:p>
        </w:tc>
        <w:tc>
          <w:tcPr>
            <w:tcW w:w="2970" w:type="dxa"/>
            <w:tcBorders>
              <w:top w:val="single" w:sz="12" w:space="0" w:color="auto"/>
              <w:bottom w:val="single" w:sz="6" w:space="0" w:color="auto"/>
            </w:tcBorders>
            <w:shd w:val="pct10" w:color="auto" w:fill="FFFFFF"/>
          </w:tcPr>
          <w:p w14:paraId="7317876C" w14:textId="77777777" w:rsidR="00980D3B" w:rsidRDefault="00980D3B">
            <w:pPr>
              <w:pStyle w:val="UserTableHeader"/>
              <w:rPr>
                <w:lang w:val="fr-FR"/>
              </w:rPr>
            </w:pPr>
            <w:r>
              <w:rPr>
                <w:lang w:val="fr-FR"/>
              </w:rPr>
              <w:t>Description</w:t>
            </w:r>
          </w:p>
        </w:tc>
        <w:tc>
          <w:tcPr>
            <w:tcW w:w="4073" w:type="dxa"/>
            <w:tcBorders>
              <w:top w:val="single" w:sz="12" w:space="0" w:color="auto"/>
              <w:bottom w:val="single" w:sz="6" w:space="0" w:color="auto"/>
            </w:tcBorders>
            <w:shd w:val="pct10" w:color="auto" w:fill="FFFFFF"/>
          </w:tcPr>
          <w:p w14:paraId="68B32B00" w14:textId="77777777" w:rsidR="00980D3B" w:rsidRDefault="00980D3B">
            <w:pPr>
              <w:pStyle w:val="UserTableHeader"/>
              <w:rPr>
                <w:lang w:val="fr-FR"/>
              </w:rPr>
            </w:pPr>
            <w:r>
              <w:rPr>
                <w:lang w:val="fr-FR"/>
              </w:rPr>
              <w:t>Comment</w:t>
            </w:r>
          </w:p>
        </w:tc>
      </w:tr>
      <w:tr w:rsidR="00980D3B" w14:paraId="56AA4F55"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699BC934" w14:textId="77777777" w:rsidR="00980D3B" w:rsidRDefault="00980D3B">
            <w:pPr>
              <w:pStyle w:val="UserTableBody"/>
              <w:jc w:val="center"/>
              <w:rPr>
                <w:iCs/>
                <w:szCs w:val="18"/>
              </w:rPr>
            </w:pPr>
            <w:r>
              <w:rPr>
                <w:iCs/>
                <w:szCs w:val="18"/>
              </w:rPr>
              <w:t>Q&lt;integer&gt;S</w:t>
            </w:r>
          </w:p>
        </w:tc>
        <w:tc>
          <w:tcPr>
            <w:tcW w:w="2970" w:type="dxa"/>
            <w:tcBorders>
              <w:top w:val="single" w:sz="6" w:space="0" w:color="auto"/>
              <w:bottom w:val="single" w:sz="6" w:space="0" w:color="auto"/>
            </w:tcBorders>
          </w:tcPr>
          <w:p w14:paraId="1882BFE9" w14:textId="77777777" w:rsidR="00980D3B" w:rsidRDefault="00980D3B">
            <w:pPr>
              <w:pStyle w:val="UserTableBody"/>
            </w:pPr>
            <w:r>
              <w:t>every &lt;integer&gt; seconds</w:t>
            </w:r>
          </w:p>
        </w:tc>
        <w:tc>
          <w:tcPr>
            <w:tcW w:w="4073" w:type="dxa"/>
            <w:tcBorders>
              <w:top w:val="single" w:sz="6" w:space="0" w:color="auto"/>
              <w:bottom w:val="single" w:sz="6" w:space="0" w:color="auto"/>
            </w:tcBorders>
          </w:tcPr>
          <w:p w14:paraId="6B091653" w14:textId="77777777" w:rsidR="00980D3B" w:rsidRDefault="00980D3B">
            <w:pPr>
              <w:pStyle w:val="UserTableBody"/>
              <w:rPr>
                <w:sz w:val="16"/>
              </w:rPr>
            </w:pPr>
          </w:p>
        </w:tc>
      </w:tr>
      <w:tr w:rsidR="00980D3B" w14:paraId="3FEF0981"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5EB26058" w14:textId="77777777" w:rsidR="00980D3B" w:rsidRDefault="00980D3B">
            <w:pPr>
              <w:pStyle w:val="UserTableBody"/>
              <w:jc w:val="center"/>
              <w:rPr>
                <w:iCs/>
                <w:szCs w:val="18"/>
                <w:lang w:val="de-DE"/>
              </w:rPr>
            </w:pPr>
            <w:r>
              <w:rPr>
                <w:iCs/>
                <w:szCs w:val="18"/>
                <w:lang w:val="de-DE"/>
              </w:rPr>
              <w:t>Q&lt;integer&gt;M</w:t>
            </w:r>
          </w:p>
        </w:tc>
        <w:tc>
          <w:tcPr>
            <w:tcW w:w="2970" w:type="dxa"/>
            <w:tcBorders>
              <w:top w:val="single" w:sz="6" w:space="0" w:color="auto"/>
              <w:bottom w:val="single" w:sz="6" w:space="0" w:color="auto"/>
            </w:tcBorders>
          </w:tcPr>
          <w:p w14:paraId="7C270275" w14:textId="77777777" w:rsidR="00980D3B" w:rsidRDefault="00980D3B">
            <w:pPr>
              <w:pStyle w:val="UserTableBody"/>
            </w:pPr>
            <w:r>
              <w:t>every &lt;integer&gt; minutes</w:t>
            </w:r>
          </w:p>
        </w:tc>
        <w:tc>
          <w:tcPr>
            <w:tcW w:w="4073" w:type="dxa"/>
            <w:tcBorders>
              <w:top w:val="single" w:sz="6" w:space="0" w:color="auto"/>
              <w:bottom w:val="single" w:sz="6" w:space="0" w:color="auto"/>
            </w:tcBorders>
          </w:tcPr>
          <w:p w14:paraId="7F963152" w14:textId="77777777" w:rsidR="00980D3B" w:rsidRDefault="00980D3B">
            <w:pPr>
              <w:pStyle w:val="UserTableBody"/>
              <w:rPr>
                <w:sz w:val="16"/>
              </w:rPr>
            </w:pPr>
          </w:p>
        </w:tc>
      </w:tr>
      <w:tr w:rsidR="00980D3B" w14:paraId="0DBB27DA"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504C774C" w14:textId="77777777" w:rsidR="00980D3B" w:rsidRDefault="00980D3B">
            <w:pPr>
              <w:pStyle w:val="UserTableBody"/>
              <w:jc w:val="center"/>
              <w:rPr>
                <w:iCs/>
                <w:szCs w:val="18"/>
                <w:lang w:val="de-DE"/>
              </w:rPr>
            </w:pPr>
            <w:r>
              <w:rPr>
                <w:iCs/>
                <w:szCs w:val="18"/>
                <w:lang w:val="de-DE"/>
              </w:rPr>
              <w:t>Q&lt;integer&gt;H</w:t>
            </w:r>
          </w:p>
        </w:tc>
        <w:tc>
          <w:tcPr>
            <w:tcW w:w="2970" w:type="dxa"/>
            <w:tcBorders>
              <w:top w:val="single" w:sz="6" w:space="0" w:color="auto"/>
              <w:bottom w:val="single" w:sz="6" w:space="0" w:color="auto"/>
            </w:tcBorders>
          </w:tcPr>
          <w:p w14:paraId="20898BDB" w14:textId="77777777" w:rsidR="00980D3B" w:rsidRDefault="00980D3B">
            <w:pPr>
              <w:pStyle w:val="UserTableBody"/>
            </w:pPr>
            <w:r>
              <w:t>every &lt;integer&gt; hours</w:t>
            </w:r>
          </w:p>
        </w:tc>
        <w:tc>
          <w:tcPr>
            <w:tcW w:w="4073" w:type="dxa"/>
            <w:tcBorders>
              <w:top w:val="single" w:sz="6" w:space="0" w:color="auto"/>
              <w:bottom w:val="single" w:sz="6" w:space="0" w:color="auto"/>
            </w:tcBorders>
          </w:tcPr>
          <w:p w14:paraId="57C723F4" w14:textId="77777777" w:rsidR="00980D3B" w:rsidRDefault="00980D3B">
            <w:pPr>
              <w:pStyle w:val="UserTableBody"/>
              <w:rPr>
                <w:sz w:val="16"/>
              </w:rPr>
            </w:pPr>
          </w:p>
        </w:tc>
      </w:tr>
      <w:tr w:rsidR="00980D3B" w14:paraId="48DAA37B"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5FF4925C" w14:textId="77777777" w:rsidR="00980D3B" w:rsidRDefault="00980D3B">
            <w:pPr>
              <w:pStyle w:val="UserTableBody"/>
              <w:jc w:val="center"/>
              <w:rPr>
                <w:iCs/>
                <w:szCs w:val="18"/>
                <w:lang w:val="de-DE"/>
              </w:rPr>
            </w:pPr>
            <w:r>
              <w:rPr>
                <w:iCs/>
                <w:szCs w:val="18"/>
                <w:lang w:val="de-DE"/>
              </w:rPr>
              <w:t>Q&lt;integer&gt;D</w:t>
            </w:r>
          </w:p>
        </w:tc>
        <w:tc>
          <w:tcPr>
            <w:tcW w:w="2970" w:type="dxa"/>
            <w:tcBorders>
              <w:top w:val="single" w:sz="6" w:space="0" w:color="auto"/>
              <w:bottom w:val="single" w:sz="6" w:space="0" w:color="auto"/>
            </w:tcBorders>
          </w:tcPr>
          <w:p w14:paraId="449FCE28" w14:textId="77777777" w:rsidR="00980D3B" w:rsidRDefault="00980D3B">
            <w:pPr>
              <w:pStyle w:val="UserTableBody"/>
            </w:pPr>
            <w:r>
              <w:t>every &lt;integer&gt; days</w:t>
            </w:r>
          </w:p>
        </w:tc>
        <w:tc>
          <w:tcPr>
            <w:tcW w:w="4073" w:type="dxa"/>
            <w:tcBorders>
              <w:top w:val="single" w:sz="6" w:space="0" w:color="auto"/>
              <w:bottom w:val="single" w:sz="6" w:space="0" w:color="auto"/>
            </w:tcBorders>
          </w:tcPr>
          <w:p w14:paraId="41B49C3D" w14:textId="77777777" w:rsidR="00980D3B" w:rsidRDefault="00980D3B">
            <w:pPr>
              <w:pStyle w:val="UserTableBody"/>
              <w:rPr>
                <w:sz w:val="16"/>
              </w:rPr>
            </w:pPr>
          </w:p>
        </w:tc>
      </w:tr>
      <w:tr w:rsidR="00980D3B" w14:paraId="1495E799"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06BE7EED" w14:textId="77777777" w:rsidR="00980D3B" w:rsidRDefault="00980D3B">
            <w:pPr>
              <w:pStyle w:val="UserTableBody"/>
              <w:jc w:val="center"/>
              <w:rPr>
                <w:iCs/>
                <w:szCs w:val="18"/>
                <w:lang w:val="de-DE"/>
              </w:rPr>
            </w:pPr>
            <w:r>
              <w:rPr>
                <w:iCs/>
                <w:szCs w:val="18"/>
                <w:lang w:val="de-DE"/>
              </w:rPr>
              <w:t>Q&lt;integer&gt;W</w:t>
            </w:r>
          </w:p>
        </w:tc>
        <w:tc>
          <w:tcPr>
            <w:tcW w:w="2970" w:type="dxa"/>
            <w:tcBorders>
              <w:top w:val="single" w:sz="6" w:space="0" w:color="auto"/>
              <w:bottom w:val="single" w:sz="6" w:space="0" w:color="auto"/>
            </w:tcBorders>
          </w:tcPr>
          <w:p w14:paraId="55180A63" w14:textId="77777777" w:rsidR="00980D3B" w:rsidRDefault="00980D3B">
            <w:pPr>
              <w:pStyle w:val="UserTableBody"/>
            </w:pPr>
            <w:r>
              <w:t>every &lt;integer&gt; weeks</w:t>
            </w:r>
          </w:p>
        </w:tc>
        <w:tc>
          <w:tcPr>
            <w:tcW w:w="4073" w:type="dxa"/>
            <w:tcBorders>
              <w:top w:val="single" w:sz="6" w:space="0" w:color="auto"/>
              <w:bottom w:val="single" w:sz="6" w:space="0" w:color="auto"/>
            </w:tcBorders>
          </w:tcPr>
          <w:p w14:paraId="16534BF6" w14:textId="77777777" w:rsidR="00980D3B" w:rsidRDefault="00980D3B">
            <w:pPr>
              <w:pStyle w:val="UserTableBody"/>
              <w:rPr>
                <w:sz w:val="16"/>
              </w:rPr>
            </w:pPr>
          </w:p>
        </w:tc>
      </w:tr>
      <w:tr w:rsidR="00980D3B" w14:paraId="116D9617"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55E29A25" w14:textId="77777777" w:rsidR="00980D3B" w:rsidRDefault="00980D3B">
            <w:pPr>
              <w:pStyle w:val="UserTableBody"/>
              <w:jc w:val="center"/>
              <w:rPr>
                <w:iCs/>
                <w:szCs w:val="18"/>
                <w:lang w:val="de-DE"/>
              </w:rPr>
            </w:pPr>
            <w:r>
              <w:rPr>
                <w:iCs/>
                <w:szCs w:val="18"/>
                <w:lang w:val="de-DE"/>
              </w:rPr>
              <w:t>Q&lt;integer&gt;L</w:t>
            </w:r>
          </w:p>
        </w:tc>
        <w:tc>
          <w:tcPr>
            <w:tcW w:w="2970" w:type="dxa"/>
            <w:tcBorders>
              <w:top w:val="single" w:sz="6" w:space="0" w:color="auto"/>
              <w:bottom w:val="single" w:sz="6" w:space="0" w:color="auto"/>
            </w:tcBorders>
          </w:tcPr>
          <w:p w14:paraId="714054CE" w14:textId="77777777" w:rsidR="00980D3B" w:rsidRDefault="00980D3B">
            <w:pPr>
              <w:pStyle w:val="UserTableBody"/>
            </w:pPr>
            <w:r>
              <w:t>every &lt;integer&gt; months (Lunar cycle)</w:t>
            </w:r>
          </w:p>
        </w:tc>
        <w:tc>
          <w:tcPr>
            <w:tcW w:w="4073" w:type="dxa"/>
            <w:tcBorders>
              <w:top w:val="single" w:sz="6" w:space="0" w:color="auto"/>
              <w:bottom w:val="single" w:sz="6" w:space="0" w:color="auto"/>
            </w:tcBorders>
          </w:tcPr>
          <w:p w14:paraId="4C025B18" w14:textId="77777777" w:rsidR="00980D3B" w:rsidRDefault="00980D3B">
            <w:pPr>
              <w:pStyle w:val="UserTableBody"/>
              <w:rPr>
                <w:sz w:val="16"/>
              </w:rPr>
            </w:pPr>
          </w:p>
        </w:tc>
      </w:tr>
      <w:tr w:rsidR="00980D3B" w14:paraId="6362208C"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3423B930" w14:textId="77777777" w:rsidR="00980D3B" w:rsidRDefault="00980D3B">
            <w:pPr>
              <w:pStyle w:val="UserTableBody"/>
              <w:jc w:val="center"/>
              <w:rPr>
                <w:iCs/>
                <w:szCs w:val="18"/>
              </w:rPr>
            </w:pPr>
            <w:r>
              <w:rPr>
                <w:iCs/>
                <w:szCs w:val="18"/>
              </w:rPr>
              <w:t>Q&lt;integer&gt;J&lt;day#&gt;</w:t>
            </w:r>
          </w:p>
        </w:tc>
        <w:tc>
          <w:tcPr>
            <w:tcW w:w="2970" w:type="dxa"/>
            <w:tcBorders>
              <w:top w:val="single" w:sz="6" w:space="0" w:color="auto"/>
              <w:bottom w:val="single" w:sz="6" w:space="0" w:color="auto"/>
            </w:tcBorders>
          </w:tcPr>
          <w:p w14:paraId="59842F31" w14:textId="77777777" w:rsidR="00980D3B" w:rsidRDefault="00980D3B">
            <w:pPr>
              <w:pStyle w:val="UserTableBody"/>
            </w:pPr>
            <w:r>
              <w:t>repeats on a particular day of the week,</w:t>
            </w:r>
          </w:p>
        </w:tc>
        <w:tc>
          <w:tcPr>
            <w:tcW w:w="4073" w:type="dxa"/>
            <w:tcBorders>
              <w:top w:val="single" w:sz="6" w:space="0" w:color="auto"/>
              <w:bottom w:val="single" w:sz="6" w:space="0" w:color="auto"/>
            </w:tcBorders>
          </w:tcPr>
          <w:p w14:paraId="3F1352F4" w14:textId="77777777" w:rsidR="00980D3B" w:rsidRDefault="00980D3B">
            <w:pPr>
              <w:pStyle w:val="UserTableBody"/>
              <w:rPr>
                <w:sz w:val="16"/>
              </w:rPr>
            </w:pPr>
            <w:r>
              <w:t xml:space="preserve">From the French </w:t>
            </w:r>
            <w:r>
              <w:rPr>
                <w:i/>
              </w:rPr>
              <w:t>jour</w:t>
            </w:r>
            <w:r>
              <w:t xml:space="preserve"> (day). If &lt;integer&gt; is missing, the repeat rate is assumed to be 1. Day numbers are counted from 1=Monday to 7=Sunday. So Q2J2 means every second Tuesday; Q1J6 means every Saturday.</w:t>
            </w:r>
          </w:p>
        </w:tc>
      </w:tr>
      <w:tr w:rsidR="00980D3B" w14:paraId="385EDBF7"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468786C2" w14:textId="77777777" w:rsidR="00980D3B" w:rsidRDefault="00980D3B">
            <w:pPr>
              <w:pStyle w:val="UserTableBody"/>
              <w:jc w:val="center"/>
              <w:rPr>
                <w:iCs/>
                <w:szCs w:val="18"/>
              </w:rPr>
            </w:pPr>
            <w:r>
              <w:rPr>
                <w:iCs/>
                <w:szCs w:val="18"/>
              </w:rPr>
              <w:lastRenderedPageBreak/>
              <w:t>BID</w:t>
            </w:r>
          </w:p>
        </w:tc>
        <w:tc>
          <w:tcPr>
            <w:tcW w:w="2970" w:type="dxa"/>
            <w:tcBorders>
              <w:top w:val="single" w:sz="6" w:space="0" w:color="auto"/>
              <w:bottom w:val="single" w:sz="6" w:space="0" w:color="auto"/>
            </w:tcBorders>
          </w:tcPr>
          <w:p w14:paraId="58498988" w14:textId="77777777" w:rsidR="00980D3B" w:rsidRDefault="00980D3B">
            <w:pPr>
              <w:pStyle w:val="UserTableBody"/>
            </w:pPr>
            <w:r>
              <w:t>twice a day at institution-specified times</w:t>
            </w:r>
          </w:p>
        </w:tc>
        <w:tc>
          <w:tcPr>
            <w:tcW w:w="4073" w:type="dxa"/>
            <w:tcBorders>
              <w:top w:val="single" w:sz="6" w:space="0" w:color="auto"/>
              <w:bottom w:val="single" w:sz="6" w:space="0" w:color="auto"/>
            </w:tcBorders>
          </w:tcPr>
          <w:p w14:paraId="182E0412" w14:textId="77777777" w:rsidR="00980D3B" w:rsidRDefault="00980D3B">
            <w:pPr>
              <w:pStyle w:val="UserTableBody"/>
              <w:rPr>
                <w:lang w:val="de-DE"/>
              </w:rPr>
            </w:pPr>
            <w:r>
              <w:rPr>
                <w:lang w:val="de-DE"/>
              </w:rPr>
              <w:t>(e.g., 9AM-4PM)</w:t>
            </w:r>
          </w:p>
        </w:tc>
      </w:tr>
      <w:tr w:rsidR="00980D3B" w14:paraId="1E51C78F"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2A2959C4" w14:textId="77777777" w:rsidR="00980D3B" w:rsidRDefault="00980D3B">
            <w:pPr>
              <w:pStyle w:val="UserTableBody"/>
              <w:jc w:val="center"/>
              <w:rPr>
                <w:iCs/>
                <w:szCs w:val="18"/>
              </w:rPr>
            </w:pPr>
            <w:r>
              <w:rPr>
                <w:iCs/>
                <w:szCs w:val="18"/>
              </w:rPr>
              <w:t>TID</w:t>
            </w:r>
          </w:p>
        </w:tc>
        <w:tc>
          <w:tcPr>
            <w:tcW w:w="2970" w:type="dxa"/>
            <w:tcBorders>
              <w:top w:val="single" w:sz="6" w:space="0" w:color="auto"/>
              <w:bottom w:val="single" w:sz="6" w:space="0" w:color="auto"/>
            </w:tcBorders>
          </w:tcPr>
          <w:p w14:paraId="0F656F2D" w14:textId="77777777" w:rsidR="00980D3B" w:rsidRDefault="00980D3B">
            <w:pPr>
              <w:pStyle w:val="UserTableBody"/>
            </w:pPr>
            <w:r>
              <w:t xml:space="preserve">three times a day at institution-specified times </w:t>
            </w:r>
          </w:p>
        </w:tc>
        <w:tc>
          <w:tcPr>
            <w:tcW w:w="4073" w:type="dxa"/>
            <w:tcBorders>
              <w:top w:val="single" w:sz="6" w:space="0" w:color="auto"/>
              <w:bottom w:val="single" w:sz="6" w:space="0" w:color="auto"/>
            </w:tcBorders>
          </w:tcPr>
          <w:p w14:paraId="4166C2F3" w14:textId="77777777" w:rsidR="00980D3B" w:rsidRDefault="00980D3B">
            <w:pPr>
              <w:pStyle w:val="UserTableBody"/>
              <w:rPr>
                <w:lang w:val="de-DE"/>
              </w:rPr>
            </w:pPr>
            <w:r>
              <w:rPr>
                <w:lang w:val="de-DE"/>
              </w:rPr>
              <w:t>(e.g., 9AM-4PM-9PM)</w:t>
            </w:r>
          </w:p>
        </w:tc>
      </w:tr>
      <w:tr w:rsidR="00980D3B" w14:paraId="2A7897AF"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42618647" w14:textId="77777777" w:rsidR="00980D3B" w:rsidRDefault="00980D3B">
            <w:pPr>
              <w:pStyle w:val="UserTableBody"/>
              <w:jc w:val="center"/>
              <w:rPr>
                <w:iCs/>
                <w:szCs w:val="18"/>
              </w:rPr>
            </w:pPr>
            <w:r>
              <w:rPr>
                <w:iCs/>
                <w:szCs w:val="18"/>
              </w:rPr>
              <w:t>QID</w:t>
            </w:r>
          </w:p>
        </w:tc>
        <w:tc>
          <w:tcPr>
            <w:tcW w:w="2970" w:type="dxa"/>
            <w:tcBorders>
              <w:top w:val="single" w:sz="6" w:space="0" w:color="auto"/>
              <w:bottom w:val="single" w:sz="6" w:space="0" w:color="auto"/>
            </w:tcBorders>
          </w:tcPr>
          <w:p w14:paraId="326916A7" w14:textId="77777777" w:rsidR="00980D3B" w:rsidRDefault="00980D3B">
            <w:pPr>
              <w:pStyle w:val="UserTableBody"/>
            </w:pPr>
            <w:r>
              <w:t xml:space="preserve">four times a day at institution-specified times </w:t>
            </w:r>
          </w:p>
        </w:tc>
        <w:tc>
          <w:tcPr>
            <w:tcW w:w="4073" w:type="dxa"/>
            <w:tcBorders>
              <w:top w:val="single" w:sz="6" w:space="0" w:color="auto"/>
              <w:bottom w:val="single" w:sz="6" w:space="0" w:color="auto"/>
            </w:tcBorders>
          </w:tcPr>
          <w:p w14:paraId="0496DBBD" w14:textId="77777777" w:rsidR="00980D3B" w:rsidRDefault="00980D3B">
            <w:pPr>
              <w:pStyle w:val="UserTableBody"/>
              <w:rPr>
                <w:lang w:val="de-DE"/>
              </w:rPr>
            </w:pPr>
            <w:r>
              <w:rPr>
                <w:lang w:val="de-DE"/>
              </w:rPr>
              <w:t>(e.g., 9AM-11AM-4PM-9PM)</w:t>
            </w:r>
          </w:p>
        </w:tc>
      </w:tr>
      <w:tr w:rsidR="00980D3B" w14:paraId="30069FB1"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6F5FECFD" w14:textId="77777777" w:rsidR="00980D3B" w:rsidRDefault="00980D3B">
            <w:pPr>
              <w:pStyle w:val="UserTableBody"/>
              <w:jc w:val="center"/>
              <w:rPr>
                <w:iCs/>
                <w:szCs w:val="18"/>
              </w:rPr>
            </w:pPr>
            <w:r>
              <w:rPr>
                <w:iCs/>
                <w:szCs w:val="18"/>
              </w:rPr>
              <w:t>xID</w:t>
            </w:r>
          </w:p>
        </w:tc>
        <w:tc>
          <w:tcPr>
            <w:tcW w:w="2970" w:type="dxa"/>
            <w:tcBorders>
              <w:top w:val="single" w:sz="6" w:space="0" w:color="auto"/>
              <w:bottom w:val="single" w:sz="6" w:space="0" w:color="auto"/>
            </w:tcBorders>
          </w:tcPr>
          <w:p w14:paraId="4E138CA3" w14:textId="77777777" w:rsidR="00980D3B" w:rsidRDefault="00980D3B">
            <w:pPr>
              <w:pStyle w:val="UserTableBody"/>
            </w:pPr>
            <w:r>
              <w:t>“X” times per day at institution-specified times, where X is a numeral 5 or greater.</w:t>
            </w:r>
          </w:p>
        </w:tc>
        <w:tc>
          <w:tcPr>
            <w:tcW w:w="4073" w:type="dxa"/>
            <w:tcBorders>
              <w:top w:val="single" w:sz="6" w:space="0" w:color="auto"/>
              <w:bottom w:val="single" w:sz="6" w:space="0" w:color="auto"/>
            </w:tcBorders>
          </w:tcPr>
          <w:p w14:paraId="5F072440" w14:textId="77777777" w:rsidR="00980D3B" w:rsidRDefault="00980D3B">
            <w:pPr>
              <w:pStyle w:val="UserTableBody"/>
            </w:pPr>
            <w:r>
              <w:t>(e.g., 5ID=five times per day; 8ID=8 times per day)</w:t>
            </w:r>
          </w:p>
        </w:tc>
      </w:tr>
      <w:tr w:rsidR="00980D3B" w14:paraId="7C9DDF77"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0929071F" w14:textId="77777777" w:rsidR="00980D3B" w:rsidRDefault="00980D3B">
            <w:pPr>
              <w:pStyle w:val="UserTableBody"/>
              <w:jc w:val="center"/>
              <w:rPr>
                <w:iCs/>
                <w:szCs w:val="18"/>
              </w:rPr>
            </w:pPr>
            <w:r>
              <w:rPr>
                <w:iCs/>
                <w:szCs w:val="18"/>
              </w:rPr>
              <w:t>QAM</w:t>
            </w:r>
          </w:p>
        </w:tc>
        <w:tc>
          <w:tcPr>
            <w:tcW w:w="2970" w:type="dxa"/>
            <w:tcBorders>
              <w:top w:val="single" w:sz="6" w:space="0" w:color="auto"/>
              <w:bottom w:val="single" w:sz="6" w:space="0" w:color="auto"/>
            </w:tcBorders>
          </w:tcPr>
          <w:p w14:paraId="0602DE1F" w14:textId="77777777" w:rsidR="00980D3B" w:rsidRDefault="00980D3B">
            <w:pPr>
              <w:pStyle w:val="UserTableBody"/>
            </w:pPr>
            <w:r>
              <w:t>in the morning at institution-specified time</w:t>
            </w:r>
          </w:p>
        </w:tc>
        <w:tc>
          <w:tcPr>
            <w:tcW w:w="4073" w:type="dxa"/>
            <w:tcBorders>
              <w:top w:val="single" w:sz="6" w:space="0" w:color="auto"/>
              <w:bottom w:val="single" w:sz="6" w:space="0" w:color="auto"/>
            </w:tcBorders>
          </w:tcPr>
          <w:p w14:paraId="37100508" w14:textId="77777777" w:rsidR="00980D3B" w:rsidRDefault="00980D3B">
            <w:pPr>
              <w:pStyle w:val="UserTableBody"/>
              <w:rPr>
                <w:sz w:val="16"/>
              </w:rPr>
            </w:pPr>
          </w:p>
        </w:tc>
      </w:tr>
      <w:tr w:rsidR="00980D3B" w14:paraId="6787F402"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4F92D715" w14:textId="77777777" w:rsidR="00980D3B" w:rsidRDefault="00980D3B">
            <w:pPr>
              <w:pStyle w:val="UserTableBody"/>
              <w:jc w:val="center"/>
              <w:rPr>
                <w:iCs/>
                <w:szCs w:val="18"/>
              </w:rPr>
            </w:pPr>
            <w:r>
              <w:rPr>
                <w:iCs/>
                <w:szCs w:val="18"/>
              </w:rPr>
              <w:t>QSHIFT</w:t>
            </w:r>
          </w:p>
        </w:tc>
        <w:tc>
          <w:tcPr>
            <w:tcW w:w="2970" w:type="dxa"/>
            <w:tcBorders>
              <w:top w:val="single" w:sz="6" w:space="0" w:color="auto"/>
              <w:bottom w:val="single" w:sz="6" w:space="0" w:color="auto"/>
            </w:tcBorders>
          </w:tcPr>
          <w:p w14:paraId="4F522E66" w14:textId="77777777" w:rsidR="00980D3B" w:rsidRDefault="00980D3B">
            <w:pPr>
              <w:pStyle w:val="UserTableBody"/>
            </w:pPr>
            <w:r>
              <w:t>during each of three eight-hour shifts at institution-specified times</w:t>
            </w:r>
          </w:p>
        </w:tc>
        <w:tc>
          <w:tcPr>
            <w:tcW w:w="4073" w:type="dxa"/>
            <w:tcBorders>
              <w:top w:val="single" w:sz="6" w:space="0" w:color="auto"/>
              <w:bottom w:val="single" w:sz="6" w:space="0" w:color="auto"/>
            </w:tcBorders>
          </w:tcPr>
          <w:p w14:paraId="1ECADCDE" w14:textId="77777777" w:rsidR="00980D3B" w:rsidRDefault="00980D3B">
            <w:pPr>
              <w:pStyle w:val="UserTableBody"/>
              <w:rPr>
                <w:sz w:val="16"/>
              </w:rPr>
            </w:pPr>
          </w:p>
        </w:tc>
      </w:tr>
      <w:tr w:rsidR="00980D3B" w14:paraId="6440C70C"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65A8D5E1" w14:textId="77777777" w:rsidR="00980D3B" w:rsidRDefault="00980D3B">
            <w:pPr>
              <w:pStyle w:val="UserTableBody"/>
              <w:jc w:val="center"/>
              <w:rPr>
                <w:iCs/>
                <w:szCs w:val="18"/>
              </w:rPr>
            </w:pPr>
            <w:r>
              <w:rPr>
                <w:iCs/>
                <w:szCs w:val="18"/>
              </w:rPr>
              <w:t>QOD</w:t>
            </w:r>
          </w:p>
        </w:tc>
        <w:tc>
          <w:tcPr>
            <w:tcW w:w="2970" w:type="dxa"/>
            <w:tcBorders>
              <w:top w:val="single" w:sz="6" w:space="0" w:color="auto"/>
              <w:bottom w:val="single" w:sz="6" w:space="0" w:color="auto"/>
            </w:tcBorders>
          </w:tcPr>
          <w:p w14:paraId="1921FAD2" w14:textId="77777777" w:rsidR="00980D3B" w:rsidRDefault="00980D3B">
            <w:pPr>
              <w:pStyle w:val="UserTableBody"/>
            </w:pPr>
            <w:r>
              <w:t xml:space="preserve">every other day </w:t>
            </w:r>
          </w:p>
        </w:tc>
        <w:tc>
          <w:tcPr>
            <w:tcW w:w="4073" w:type="dxa"/>
            <w:tcBorders>
              <w:top w:val="single" w:sz="6" w:space="0" w:color="auto"/>
              <w:bottom w:val="single" w:sz="6" w:space="0" w:color="auto"/>
            </w:tcBorders>
          </w:tcPr>
          <w:p w14:paraId="47A01B36" w14:textId="77777777" w:rsidR="00980D3B" w:rsidRDefault="00980D3B">
            <w:pPr>
              <w:pStyle w:val="UserTableBody"/>
            </w:pPr>
            <w:r>
              <w:t>(same as Q2D)</w:t>
            </w:r>
          </w:p>
        </w:tc>
      </w:tr>
      <w:tr w:rsidR="00980D3B" w14:paraId="0F0A89B1"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24210ECC" w14:textId="77777777" w:rsidR="00980D3B" w:rsidRDefault="00980D3B">
            <w:pPr>
              <w:pStyle w:val="UserTableBody"/>
              <w:jc w:val="center"/>
              <w:rPr>
                <w:iCs/>
                <w:szCs w:val="18"/>
              </w:rPr>
            </w:pPr>
            <w:r>
              <w:rPr>
                <w:iCs/>
                <w:szCs w:val="18"/>
              </w:rPr>
              <w:t>QHS</w:t>
            </w:r>
          </w:p>
        </w:tc>
        <w:tc>
          <w:tcPr>
            <w:tcW w:w="2970" w:type="dxa"/>
            <w:tcBorders>
              <w:top w:val="single" w:sz="6" w:space="0" w:color="auto"/>
              <w:bottom w:val="single" w:sz="6" w:space="0" w:color="auto"/>
            </w:tcBorders>
          </w:tcPr>
          <w:p w14:paraId="2341701E" w14:textId="77777777" w:rsidR="00980D3B" w:rsidRDefault="00980D3B">
            <w:pPr>
              <w:pStyle w:val="UserTableBody"/>
            </w:pPr>
            <w:r>
              <w:t>every day before the hour of sleep</w:t>
            </w:r>
          </w:p>
        </w:tc>
        <w:tc>
          <w:tcPr>
            <w:tcW w:w="4073" w:type="dxa"/>
            <w:tcBorders>
              <w:top w:val="single" w:sz="6" w:space="0" w:color="auto"/>
              <w:bottom w:val="single" w:sz="6" w:space="0" w:color="auto"/>
            </w:tcBorders>
          </w:tcPr>
          <w:p w14:paraId="2076F7BB" w14:textId="77777777" w:rsidR="00980D3B" w:rsidRDefault="00980D3B">
            <w:pPr>
              <w:pStyle w:val="UserTableBody"/>
              <w:rPr>
                <w:sz w:val="16"/>
              </w:rPr>
            </w:pPr>
          </w:p>
        </w:tc>
      </w:tr>
      <w:tr w:rsidR="00980D3B" w14:paraId="10C28438"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22510D17" w14:textId="77777777" w:rsidR="00980D3B" w:rsidRDefault="00980D3B">
            <w:pPr>
              <w:pStyle w:val="UserTableBody"/>
              <w:jc w:val="center"/>
              <w:rPr>
                <w:iCs/>
                <w:szCs w:val="18"/>
              </w:rPr>
            </w:pPr>
            <w:r>
              <w:rPr>
                <w:iCs/>
                <w:szCs w:val="18"/>
              </w:rPr>
              <w:t>QPM</w:t>
            </w:r>
          </w:p>
        </w:tc>
        <w:tc>
          <w:tcPr>
            <w:tcW w:w="2970" w:type="dxa"/>
            <w:tcBorders>
              <w:top w:val="single" w:sz="6" w:space="0" w:color="auto"/>
              <w:bottom w:val="single" w:sz="6" w:space="0" w:color="auto"/>
            </w:tcBorders>
          </w:tcPr>
          <w:p w14:paraId="1A6FF144" w14:textId="77777777" w:rsidR="00980D3B" w:rsidRDefault="00980D3B">
            <w:pPr>
              <w:pStyle w:val="UserTableBody"/>
            </w:pPr>
            <w:r>
              <w:t>in the evening at institution-specified time</w:t>
            </w:r>
          </w:p>
        </w:tc>
        <w:tc>
          <w:tcPr>
            <w:tcW w:w="4073" w:type="dxa"/>
            <w:tcBorders>
              <w:top w:val="single" w:sz="6" w:space="0" w:color="auto"/>
              <w:bottom w:val="single" w:sz="6" w:space="0" w:color="auto"/>
            </w:tcBorders>
          </w:tcPr>
          <w:p w14:paraId="5387833C" w14:textId="77777777" w:rsidR="00980D3B" w:rsidRDefault="00980D3B">
            <w:pPr>
              <w:pStyle w:val="UserTableBody"/>
              <w:rPr>
                <w:sz w:val="16"/>
              </w:rPr>
            </w:pPr>
          </w:p>
        </w:tc>
      </w:tr>
      <w:tr w:rsidR="00980D3B" w14:paraId="6C66810A"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11570FA5" w14:textId="77777777" w:rsidR="00980D3B" w:rsidRDefault="00980D3B">
            <w:pPr>
              <w:pStyle w:val="UserTableBody"/>
              <w:jc w:val="center"/>
              <w:rPr>
                <w:iCs/>
                <w:szCs w:val="18"/>
              </w:rPr>
            </w:pPr>
            <w:r>
              <w:rPr>
                <w:iCs/>
                <w:szCs w:val="18"/>
              </w:rPr>
              <w:t>C</w:t>
            </w:r>
          </w:p>
        </w:tc>
        <w:tc>
          <w:tcPr>
            <w:tcW w:w="2970" w:type="dxa"/>
            <w:tcBorders>
              <w:top w:val="single" w:sz="6" w:space="0" w:color="auto"/>
              <w:bottom w:val="single" w:sz="6" w:space="0" w:color="auto"/>
            </w:tcBorders>
          </w:tcPr>
          <w:p w14:paraId="53FFE25D" w14:textId="77777777" w:rsidR="00980D3B" w:rsidRDefault="00980D3B">
            <w:pPr>
              <w:pStyle w:val="UserTableBody"/>
            </w:pPr>
            <w:r>
              <w:t>service is provided continuously between start time and stop time</w:t>
            </w:r>
          </w:p>
        </w:tc>
        <w:tc>
          <w:tcPr>
            <w:tcW w:w="4073" w:type="dxa"/>
            <w:tcBorders>
              <w:top w:val="single" w:sz="6" w:space="0" w:color="auto"/>
              <w:bottom w:val="single" w:sz="6" w:space="0" w:color="auto"/>
            </w:tcBorders>
          </w:tcPr>
          <w:p w14:paraId="1A9BF72F" w14:textId="77777777" w:rsidR="00980D3B" w:rsidRDefault="00980D3B">
            <w:pPr>
              <w:pStyle w:val="UserTableBody"/>
              <w:rPr>
                <w:sz w:val="16"/>
              </w:rPr>
            </w:pPr>
          </w:p>
        </w:tc>
      </w:tr>
      <w:tr w:rsidR="00980D3B" w14:paraId="7E663A7D"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33715AF7" w14:textId="77777777" w:rsidR="00980D3B" w:rsidRDefault="00980D3B">
            <w:pPr>
              <w:pStyle w:val="UserTableBody"/>
              <w:jc w:val="center"/>
              <w:rPr>
                <w:iCs/>
                <w:szCs w:val="18"/>
              </w:rPr>
            </w:pPr>
            <w:r>
              <w:rPr>
                <w:iCs/>
                <w:szCs w:val="18"/>
              </w:rPr>
              <w:t>U &lt;spec&gt;</w:t>
            </w:r>
          </w:p>
        </w:tc>
        <w:tc>
          <w:tcPr>
            <w:tcW w:w="2970" w:type="dxa"/>
            <w:tcBorders>
              <w:top w:val="single" w:sz="6" w:space="0" w:color="auto"/>
              <w:bottom w:val="single" w:sz="6" w:space="0" w:color="auto"/>
            </w:tcBorders>
          </w:tcPr>
          <w:p w14:paraId="1EBB72CD" w14:textId="77777777" w:rsidR="00980D3B" w:rsidRDefault="00980D3B">
            <w:pPr>
              <w:pStyle w:val="UserTableBody"/>
            </w:pPr>
            <w:r>
              <w:t>for future use, where &lt;spec&gt; is an interval specification as defined by the UNIX cron specif</w:t>
            </w:r>
            <w:r>
              <w:t>i</w:t>
            </w:r>
            <w:r>
              <w:t>cation.</w:t>
            </w:r>
          </w:p>
        </w:tc>
        <w:tc>
          <w:tcPr>
            <w:tcW w:w="4073" w:type="dxa"/>
            <w:tcBorders>
              <w:top w:val="single" w:sz="6" w:space="0" w:color="auto"/>
              <w:bottom w:val="single" w:sz="6" w:space="0" w:color="auto"/>
            </w:tcBorders>
          </w:tcPr>
          <w:p w14:paraId="182FD760" w14:textId="77777777" w:rsidR="00980D3B" w:rsidRDefault="00980D3B">
            <w:pPr>
              <w:pStyle w:val="UserTableBody"/>
              <w:rPr>
                <w:sz w:val="16"/>
              </w:rPr>
            </w:pPr>
          </w:p>
        </w:tc>
      </w:tr>
      <w:tr w:rsidR="00980D3B" w14:paraId="60847231"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32DECB97" w14:textId="77777777" w:rsidR="00980D3B" w:rsidRDefault="00980D3B">
            <w:pPr>
              <w:pStyle w:val="UserTableBody"/>
              <w:jc w:val="center"/>
              <w:rPr>
                <w:iCs/>
                <w:szCs w:val="18"/>
              </w:rPr>
            </w:pPr>
            <w:r>
              <w:rPr>
                <w:iCs/>
                <w:szCs w:val="18"/>
              </w:rPr>
              <w:t>PRN</w:t>
            </w:r>
          </w:p>
        </w:tc>
        <w:tc>
          <w:tcPr>
            <w:tcW w:w="2970" w:type="dxa"/>
            <w:tcBorders>
              <w:top w:val="single" w:sz="6" w:space="0" w:color="auto"/>
              <w:bottom w:val="single" w:sz="6" w:space="0" w:color="auto"/>
            </w:tcBorders>
          </w:tcPr>
          <w:p w14:paraId="28353533" w14:textId="77777777" w:rsidR="00980D3B" w:rsidRDefault="00980D3B">
            <w:pPr>
              <w:pStyle w:val="UserTableBody"/>
            </w:pPr>
            <w:r>
              <w:t>given as needed</w:t>
            </w:r>
          </w:p>
        </w:tc>
        <w:tc>
          <w:tcPr>
            <w:tcW w:w="4073" w:type="dxa"/>
            <w:tcBorders>
              <w:top w:val="single" w:sz="6" w:space="0" w:color="auto"/>
              <w:bottom w:val="single" w:sz="6" w:space="0" w:color="auto"/>
            </w:tcBorders>
          </w:tcPr>
          <w:p w14:paraId="1C46BB19" w14:textId="77777777" w:rsidR="00980D3B" w:rsidRDefault="00980D3B">
            <w:pPr>
              <w:pStyle w:val="UserTableBody"/>
              <w:rPr>
                <w:sz w:val="16"/>
              </w:rPr>
            </w:pPr>
          </w:p>
        </w:tc>
      </w:tr>
      <w:tr w:rsidR="00980D3B" w14:paraId="5083415C"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541D9FE9" w14:textId="77777777" w:rsidR="00980D3B" w:rsidRDefault="00980D3B">
            <w:pPr>
              <w:pStyle w:val="UserTableBody"/>
              <w:jc w:val="center"/>
              <w:rPr>
                <w:iCs/>
                <w:szCs w:val="18"/>
              </w:rPr>
            </w:pPr>
            <w:r>
              <w:rPr>
                <w:iCs/>
                <w:szCs w:val="18"/>
              </w:rPr>
              <w:t>PRNxxx</w:t>
            </w:r>
          </w:p>
        </w:tc>
        <w:tc>
          <w:tcPr>
            <w:tcW w:w="2970" w:type="dxa"/>
            <w:tcBorders>
              <w:top w:val="single" w:sz="6" w:space="0" w:color="auto"/>
              <w:bottom w:val="single" w:sz="6" w:space="0" w:color="auto"/>
            </w:tcBorders>
          </w:tcPr>
          <w:p w14:paraId="0F8C8CE2" w14:textId="77777777" w:rsidR="00980D3B" w:rsidRDefault="00980D3B">
            <w:pPr>
              <w:pStyle w:val="UserTableBody"/>
            </w:pPr>
            <w:r>
              <w:t xml:space="preserve">where xxx is some frequency code </w:t>
            </w:r>
          </w:p>
        </w:tc>
        <w:tc>
          <w:tcPr>
            <w:tcW w:w="4073" w:type="dxa"/>
            <w:tcBorders>
              <w:top w:val="single" w:sz="6" w:space="0" w:color="auto"/>
              <w:bottom w:val="single" w:sz="6" w:space="0" w:color="auto"/>
            </w:tcBorders>
          </w:tcPr>
          <w:p w14:paraId="1E056869" w14:textId="77777777" w:rsidR="00980D3B" w:rsidRDefault="00980D3B">
            <w:pPr>
              <w:pStyle w:val="UserTableBody"/>
            </w:pPr>
            <w:r>
              <w:t>(e.g., PRNQ6H); given as needed over the frequency period.</w:t>
            </w:r>
          </w:p>
        </w:tc>
      </w:tr>
      <w:tr w:rsidR="00980D3B" w14:paraId="2FE30E7A"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566F4F9F" w14:textId="77777777" w:rsidR="00980D3B" w:rsidRDefault="00980D3B">
            <w:pPr>
              <w:pStyle w:val="UserTableBody"/>
              <w:jc w:val="center"/>
              <w:rPr>
                <w:iCs/>
                <w:szCs w:val="18"/>
              </w:rPr>
            </w:pPr>
            <w:r>
              <w:rPr>
                <w:iCs/>
                <w:szCs w:val="18"/>
              </w:rPr>
              <w:t>Once</w:t>
            </w:r>
          </w:p>
        </w:tc>
        <w:tc>
          <w:tcPr>
            <w:tcW w:w="2970" w:type="dxa"/>
            <w:tcBorders>
              <w:top w:val="single" w:sz="6" w:space="0" w:color="auto"/>
              <w:bottom w:val="single" w:sz="6" w:space="0" w:color="auto"/>
            </w:tcBorders>
          </w:tcPr>
          <w:p w14:paraId="074E6181" w14:textId="77777777" w:rsidR="00980D3B" w:rsidRDefault="00980D3B">
            <w:pPr>
              <w:pStyle w:val="UserTableBody"/>
            </w:pPr>
            <w:r>
              <w:t>one time only.</w:t>
            </w:r>
          </w:p>
        </w:tc>
        <w:tc>
          <w:tcPr>
            <w:tcW w:w="4073" w:type="dxa"/>
            <w:tcBorders>
              <w:top w:val="single" w:sz="6" w:space="0" w:color="auto"/>
              <w:bottom w:val="single" w:sz="6" w:space="0" w:color="auto"/>
            </w:tcBorders>
          </w:tcPr>
          <w:p w14:paraId="64FF4410" w14:textId="77777777" w:rsidR="00980D3B" w:rsidRDefault="00980D3B">
            <w:pPr>
              <w:pStyle w:val="UserTableBody"/>
            </w:pPr>
            <w:r>
              <w:t>This is also the default when this component is null.</w:t>
            </w:r>
          </w:p>
        </w:tc>
      </w:tr>
      <w:tr w:rsidR="00980D3B" w14:paraId="3DF29923"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34AF310B" w14:textId="77777777" w:rsidR="00980D3B" w:rsidRDefault="00980D3B">
            <w:pPr>
              <w:pStyle w:val="UserTableBody"/>
              <w:jc w:val="center"/>
              <w:rPr>
                <w:iCs/>
                <w:szCs w:val="18"/>
              </w:rPr>
            </w:pPr>
            <w:r>
              <w:rPr>
                <w:iCs/>
                <w:szCs w:val="18"/>
              </w:rPr>
              <w:t>Meal Related Timings</w:t>
            </w:r>
          </w:p>
        </w:tc>
        <w:tc>
          <w:tcPr>
            <w:tcW w:w="2970" w:type="dxa"/>
            <w:tcBorders>
              <w:top w:val="single" w:sz="6" w:space="0" w:color="auto"/>
              <w:bottom w:val="single" w:sz="6" w:space="0" w:color="auto"/>
            </w:tcBorders>
          </w:tcPr>
          <w:p w14:paraId="3FF93ADA" w14:textId="77777777" w:rsidR="00980D3B" w:rsidRDefault="00980D3B">
            <w:pPr>
              <w:pStyle w:val="UserTableBody"/>
            </w:pPr>
            <w:r>
              <w:t>&lt;timing&gt;C (“cum”)&lt;meal&gt;</w:t>
            </w:r>
          </w:p>
        </w:tc>
        <w:tc>
          <w:tcPr>
            <w:tcW w:w="4073" w:type="dxa"/>
            <w:tcBorders>
              <w:top w:val="single" w:sz="6" w:space="0" w:color="auto"/>
              <w:bottom w:val="single" w:sz="6" w:space="0" w:color="auto"/>
            </w:tcBorders>
          </w:tcPr>
          <w:p w14:paraId="57539E73" w14:textId="77777777" w:rsidR="00980D3B" w:rsidRDefault="00980D3B">
            <w:pPr>
              <w:pStyle w:val="UserTableBody"/>
              <w:rPr>
                <w:sz w:val="16"/>
              </w:rPr>
            </w:pPr>
          </w:p>
        </w:tc>
      </w:tr>
      <w:tr w:rsidR="00980D3B" w14:paraId="09534414"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1EE9BB1E" w14:textId="77777777" w:rsidR="00980D3B" w:rsidRDefault="00980D3B">
            <w:pPr>
              <w:pStyle w:val="UserTableBody"/>
              <w:jc w:val="center"/>
              <w:rPr>
                <w:iCs/>
                <w:szCs w:val="18"/>
              </w:rPr>
            </w:pPr>
            <w:r>
              <w:rPr>
                <w:iCs/>
                <w:szCs w:val="18"/>
              </w:rPr>
              <w:t>A</w:t>
            </w:r>
          </w:p>
        </w:tc>
        <w:tc>
          <w:tcPr>
            <w:tcW w:w="2970" w:type="dxa"/>
            <w:tcBorders>
              <w:top w:val="single" w:sz="6" w:space="0" w:color="auto"/>
              <w:bottom w:val="single" w:sz="6" w:space="0" w:color="auto"/>
            </w:tcBorders>
          </w:tcPr>
          <w:p w14:paraId="07BC3ADB" w14:textId="77777777" w:rsidR="00980D3B" w:rsidRDefault="00980D3B">
            <w:pPr>
              <w:pStyle w:val="UserTableBody"/>
            </w:pPr>
            <w:r>
              <w:t>Ante (before)</w:t>
            </w:r>
          </w:p>
        </w:tc>
        <w:tc>
          <w:tcPr>
            <w:tcW w:w="4073" w:type="dxa"/>
            <w:tcBorders>
              <w:top w:val="single" w:sz="6" w:space="0" w:color="auto"/>
              <w:bottom w:val="single" w:sz="6" w:space="0" w:color="auto"/>
            </w:tcBorders>
          </w:tcPr>
          <w:p w14:paraId="5B2A8593" w14:textId="77777777" w:rsidR="00980D3B" w:rsidRDefault="00980D3B">
            <w:pPr>
              <w:pStyle w:val="UserTableBody"/>
              <w:rPr>
                <w:sz w:val="16"/>
              </w:rPr>
            </w:pPr>
          </w:p>
        </w:tc>
      </w:tr>
      <w:tr w:rsidR="00980D3B" w14:paraId="16BF7F24"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5A67676A" w14:textId="77777777" w:rsidR="00980D3B" w:rsidRDefault="00980D3B">
            <w:pPr>
              <w:pStyle w:val="UserTableBody"/>
              <w:jc w:val="center"/>
              <w:rPr>
                <w:iCs/>
                <w:szCs w:val="18"/>
              </w:rPr>
            </w:pPr>
            <w:r>
              <w:rPr>
                <w:iCs/>
                <w:szCs w:val="18"/>
              </w:rPr>
              <w:t>P</w:t>
            </w:r>
          </w:p>
        </w:tc>
        <w:tc>
          <w:tcPr>
            <w:tcW w:w="2970" w:type="dxa"/>
            <w:tcBorders>
              <w:top w:val="single" w:sz="6" w:space="0" w:color="auto"/>
              <w:bottom w:val="single" w:sz="6" w:space="0" w:color="auto"/>
            </w:tcBorders>
          </w:tcPr>
          <w:p w14:paraId="4BF73788" w14:textId="77777777" w:rsidR="00980D3B" w:rsidRDefault="00980D3B">
            <w:pPr>
              <w:pStyle w:val="UserTableBody"/>
            </w:pPr>
            <w:r>
              <w:t>Post (after)</w:t>
            </w:r>
          </w:p>
        </w:tc>
        <w:tc>
          <w:tcPr>
            <w:tcW w:w="4073" w:type="dxa"/>
            <w:tcBorders>
              <w:top w:val="single" w:sz="6" w:space="0" w:color="auto"/>
              <w:bottom w:val="single" w:sz="6" w:space="0" w:color="auto"/>
            </w:tcBorders>
          </w:tcPr>
          <w:p w14:paraId="661A3711" w14:textId="77777777" w:rsidR="00980D3B" w:rsidRDefault="00980D3B">
            <w:pPr>
              <w:pStyle w:val="UserTableBody"/>
              <w:rPr>
                <w:sz w:val="16"/>
              </w:rPr>
            </w:pPr>
          </w:p>
        </w:tc>
      </w:tr>
      <w:tr w:rsidR="00980D3B" w14:paraId="1DAD514D"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4B7D3423" w14:textId="77777777" w:rsidR="00980D3B" w:rsidRDefault="00980D3B">
            <w:pPr>
              <w:pStyle w:val="UserTableBody"/>
              <w:jc w:val="center"/>
              <w:rPr>
                <w:iCs/>
                <w:szCs w:val="18"/>
              </w:rPr>
            </w:pPr>
            <w:r>
              <w:rPr>
                <w:iCs/>
                <w:szCs w:val="18"/>
              </w:rPr>
              <w:t>I</w:t>
            </w:r>
          </w:p>
        </w:tc>
        <w:tc>
          <w:tcPr>
            <w:tcW w:w="2970" w:type="dxa"/>
            <w:tcBorders>
              <w:top w:val="single" w:sz="6" w:space="0" w:color="auto"/>
              <w:bottom w:val="single" w:sz="6" w:space="0" w:color="auto"/>
            </w:tcBorders>
          </w:tcPr>
          <w:p w14:paraId="1D45F510" w14:textId="77777777" w:rsidR="00980D3B" w:rsidRDefault="00980D3B">
            <w:pPr>
              <w:pStyle w:val="UserTableBody"/>
            </w:pPr>
            <w:r>
              <w:t xml:space="preserve">Inter </w:t>
            </w:r>
          </w:p>
        </w:tc>
        <w:tc>
          <w:tcPr>
            <w:tcW w:w="4073" w:type="dxa"/>
            <w:tcBorders>
              <w:top w:val="single" w:sz="6" w:space="0" w:color="auto"/>
              <w:bottom w:val="single" w:sz="6" w:space="0" w:color="auto"/>
            </w:tcBorders>
          </w:tcPr>
          <w:p w14:paraId="1FD73231" w14:textId="77777777" w:rsidR="00980D3B" w:rsidRDefault="00980D3B">
            <w:pPr>
              <w:pStyle w:val="UserTableBody"/>
            </w:pPr>
            <w:r>
              <w:t>(e.g., between this meal and the next, between dinner and sleep</w:t>
            </w:r>
          </w:p>
        </w:tc>
      </w:tr>
      <w:tr w:rsidR="00980D3B" w14:paraId="2E8702AB"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1D14C619" w14:textId="77777777" w:rsidR="00980D3B" w:rsidRDefault="00980D3B">
            <w:pPr>
              <w:pStyle w:val="UserTableBody"/>
              <w:jc w:val="center"/>
              <w:rPr>
                <w:iCs/>
                <w:szCs w:val="18"/>
              </w:rPr>
            </w:pPr>
            <w:r>
              <w:rPr>
                <w:iCs/>
                <w:szCs w:val="18"/>
              </w:rPr>
              <w:t>M</w:t>
            </w:r>
          </w:p>
        </w:tc>
        <w:tc>
          <w:tcPr>
            <w:tcW w:w="2970" w:type="dxa"/>
            <w:tcBorders>
              <w:top w:val="single" w:sz="6" w:space="0" w:color="auto"/>
              <w:bottom w:val="single" w:sz="6" w:space="0" w:color="auto"/>
            </w:tcBorders>
          </w:tcPr>
          <w:p w14:paraId="41007FBA" w14:textId="77777777" w:rsidR="00980D3B" w:rsidRDefault="00980D3B">
            <w:pPr>
              <w:pStyle w:val="UserTableBody"/>
            </w:pPr>
            <w:r>
              <w:t>Cibus Matutinus (brea</w:t>
            </w:r>
            <w:r>
              <w:t>k</w:t>
            </w:r>
            <w:r>
              <w:t>fast)</w:t>
            </w:r>
          </w:p>
        </w:tc>
        <w:tc>
          <w:tcPr>
            <w:tcW w:w="4073" w:type="dxa"/>
            <w:tcBorders>
              <w:top w:val="single" w:sz="6" w:space="0" w:color="auto"/>
              <w:bottom w:val="single" w:sz="6" w:space="0" w:color="auto"/>
            </w:tcBorders>
          </w:tcPr>
          <w:p w14:paraId="4B30E9D2" w14:textId="77777777" w:rsidR="00980D3B" w:rsidRDefault="00980D3B">
            <w:pPr>
              <w:pStyle w:val="UserTableBody"/>
              <w:rPr>
                <w:sz w:val="16"/>
              </w:rPr>
            </w:pPr>
          </w:p>
        </w:tc>
      </w:tr>
      <w:tr w:rsidR="00980D3B" w14:paraId="7353E676" w14:textId="77777777">
        <w:tblPrEx>
          <w:tblCellMar>
            <w:top w:w="0" w:type="dxa"/>
            <w:bottom w:w="0" w:type="dxa"/>
          </w:tblCellMar>
        </w:tblPrEx>
        <w:trPr>
          <w:jc w:val="center"/>
        </w:trPr>
        <w:tc>
          <w:tcPr>
            <w:tcW w:w="1641" w:type="dxa"/>
            <w:tcBorders>
              <w:top w:val="single" w:sz="6" w:space="0" w:color="auto"/>
              <w:bottom w:val="single" w:sz="6" w:space="0" w:color="auto"/>
            </w:tcBorders>
          </w:tcPr>
          <w:p w14:paraId="0C7E2ABF" w14:textId="77777777" w:rsidR="00980D3B" w:rsidRDefault="00980D3B">
            <w:pPr>
              <w:pStyle w:val="UserTableBody"/>
              <w:jc w:val="center"/>
              <w:rPr>
                <w:iCs/>
                <w:szCs w:val="18"/>
              </w:rPr>
            </w:pPr>
            <w:r>
              <w:rPr>
                <w:iCs/>
                <w:szCs w:val="18"/>
              </w:rPr>
              <w:t>D</w:t>
            </w:r>
          </w:p>
        </w:tc>
        <w:tc>
          <w:tcPr>
            <w:tcW w:w="2970" w:type="dxa"/>
            <w:tcBorders>
              <w:top w:val="single" w:sz="6" w:space="0" w:color="auto"/>
              <w:bottom w:val="single" w:sz="6" w:space="0" w:color="auto"/>
            </w:tcBorders>
          </w:tcPr>
          <w:p w14:paraId="5F3AA5F2" w14:textId="77777777" w:rsidR="00980D3B" w:rsidRDefault="00980D3B">
            <w:pPr>
              <w:pStyle w:val="UserTableBody"/>
            </w:pPr>
            <w:r>
              <w:t>Cibus Diurnus (lunch)</w:t>
            </w:r>
          </w:p>
        </w:tc>
        <w:tc>
          <w:tcPr>
            <w:tcW w:w="4073" w:type="dxa"/>
            <w:tcBorders>
              <w:top w:val="single" w:sz="6" w:space="0" w:color="auto"/>
              <w:bottom w:val="single" w:sz="6" w:space="0" w:color="auto"/>
            </w:tcBorders>
          </w:tcPr>
          <w:p w14:paraId="67FD1678" w14:textId="77777777" w:rsidR="00980D3B" w:rsidRDefault="00980D3B">
            <w:pPr>
              <w:pStyle w:val="UserTableBody"/>
              <w:rPr>
                <w:sz w:val="16"/>
              </w:rPr>
            </w:pPr>
          </w:p>
        </w:tc>
      </w:tr>
      <w:tr w:rsidR="00980D3B" w14:paraId="22CE24EB" w14:textId="77777777">
        <w:tblPrEx>
          <w:tblCellMar>
            <w:top w:w="0" w:type="dxa"/>
            <w:bottom w:w="0" w:type="dxa"/>
          </w:tblCellMar>
        </w:tblPrEx>
        <w:trPr>
          <w:jc w:val="center"/>
        </w:trPr>
        <w:tc>
          <w:tcPr>
            <w:tcW w:w="1641" w:type="dxa"/>
            <w:tcBorders>
              <w:top w:val="single" w:sz="6" w:space="0" w:color="auto"/>
              <w:bottom w:val="single" w:sz="12" w:space="0" w:color="auto"/>
            </w:tcBorders>
          </w:tcPr>
          <w:p w14:paraId="74BD3A25" w14:textId="77777777" w:rsidR="00980D3B" w:rsidRDefault="00980D3B">
            <w:pPr>
              <w:pStyle w:val="UserTableBody"/>
              <w:jc w:val="center"/>
              <w:rPr>
                <w:iCs/>
                <w:szCs w:val="18"/>
              </w:rPr>
            </w:pPr>
            <w:r>
              <w:rPr>
                <w:iCs/>
                <w:szCs w:val="18"/>
              </w:rPr>
              <w:t>V</w:t>
            </w:r>
          </w:p>
        </w:tc>
        <w:tc>
          <w:tcPr>
            <w:tcW w:w="2970" w:type="dxa"/>
            <w:tcBorders>
              <w:top w:val="single" w:sz="6" w:space="0" w:color="auto"/>
              <w:bottom w:val="single" w:sz="12" w:space="0" w:color="auto"/>
            </w:tcBorders>
          </w:tcPr>
          <w:p w14:paraId="1A6C9242" w14:textId="77777777" w:rsidR="00980D3B" w:rsidRDefault="00980D3B">
            <w:pPr>
              <w:pStyle w:val="UserTableBody"/>
            </w:pPr>
            <w:r>
              <w:t>Cibus Vespertinus (dinner)</w:t>
            </w:r>
          </w:p>
        </w:tc>
        <w:tc>
          <w:tcPr>
            <w:tcW w:w="4073" w:type="dxa"/>
            <w:tcBorders>
              <w:top w:val="single" w:sz="6" w:space="0" w:color="auto"/>
              <w:bottom w:val="single" w:sz="12" w:space="0" w:color="auto"/>
            </w:tcBorders>
          </w:tcPr>
          <w:p w14:paraId="5233A858" w14:textId="77777777" w:rsidR="00980D3B" w:rsidRDefault="00980D3B">
            <w:pPr>
              <w:pStyle w:val="UserTableBody"/>
              <w:rPr>
                <w:sz w:val="16"/>
              </w:rPr>
            </w:pPr>
          </w:p>
        </w:tc>
      </w:tr>
    </w:tbl>
    <w:p w14:paraId="596B02E4" w14:textId="77777777" w:rsidR="00980D3B" w:rsidRDefault="00980D3B">
      <w:pPr>
        <w:pStyle w:val="NormalIndented"/>
      </w:pPr>
      <w:r>
        <w:t>The first component may repeat, with repeat values separated by a space. The repeats are interpreted as co</w:t>
      </w:r>
      <w:r>
        <w:t>n</w:t>
      </w:r>
      <w:r>
        <w:t>nected by logical ANDs.</w:t>
      </w:r>
    </w:p>
    <w:p w14:paraId="795AD584" w14:textId="77777777" w:rsidR="00980D3B" w:rsidRDefault="00980D3B">
      <w:pPr>
        <w:pStyle w:val="NormalIndented"/>
        <w:keepNext/>
      </w:pPr>
      <w:r>
        <w:t>Example:</w:t>
      </w:r>
    </w:p>
    <w:p w14:paraId="2CBE305A" w14:textId="77777777" w:rsidR="00980D3B" w:rsidRDefault="00980D3B">
      <w:pPr>
        <w:pStyle w:val="NormalIndented"/>
      </w:pPr>
      <w:r>
        <w:tab/>
        <w:t>Twice per day, every other day: BID QOD</w:t>
      </w:r>
    </w:p>
    <w:p w14:paraId="1751A8DE" w14:textId="77777777" w:rsidR="00980D3B" w:rsidRDefault="00980D3B">
      <w:pPr>
        <w:pStyle w:val="NormalIndented"/>
      </w:pPr>
      <w:r>
        <w:tab/>
        <w:t xml:space="preserve">Three times per day, Monday Wednesday and Friday: TID QJ135 </w:t>
      </w:r>
    </w:p>
    <w:p w14:paraId="32C7FAA8" w14:textId="77777777" w:rsidR="00980D3B" w:rsidRDefault="00980D3B">
      <w:pPr>
        <w:pStyle w:val="NormalIndented"/>
      </w:pPr>
      <w:r>
        <w:t>Because of this syntax, repeat values should never contain blanks.</w:t>
      </w:r>
    </w:p>
    <w:p w14:paraId="3CE7C6BD" w14:textId="77777777" w:rsidR="00980D3B" w:rsidRDefault="00980D3B">
      <w:pPr>
        <w:pStyle w:val="Heading4"/>
      </w:pPr>
      <w:bookmarkStart w:id="1432" w:name="_Toc498146044"/>
      <w:bookmarkStart w:id="1433" w:name="_Toc527864613"/>
      <w:bookmarkStart w:id="1434" w:name="_Toc527866085"/>
      <w:r>
        <w:t>Explicit Time Interval (ST)</w:t>
      </w:r>
      <w:bookmarkEnd w:id="1432"/>
      <w:bookmarkEnd w:id="1433"/>
      <w:bookmarkEnd w:id="1434"/>
    </w:p>
    <w:p w14:paraId="22C013FC" w14:textId="77777777" w:rsidR="00980D3B" w:rsidRDefault="00980D3B">
      <w:pPr>
        <w:pStyle w:val="NormalIndented"/>
      </w:pPr>
      <w:r>
        <w:t>Definition: This component explicitly lists the actual times referenced by the code in the first comp</w:t>
      </w:r>
      <w:r>
        <w:t>o</w:t>
      </w:r>
      <w:r>
        <w:t xml:space="preserve">nent, in the following format: HHMM,HHMM,HHMM,.… This second component will be used to clarify the first component in cases where the actual times vary within an institution. If the time of the order spans more than a single day, this new component is only practical if the same times of administration occur for each day of the order. If the actual start time of the order (as given by the fourth component of the </w:t>
      </w:r>
      <w:r>
        <w:lastRenderedPageBreak/>
        <w:t>quantity/timing field) is after the first explicit time, the first administration is taken to be the first explicit time after the start time. In the case where the patient moves to a location having a different set of explicit times, the existing order may be updated with a new quantity/timing field showing the changed e</w:t>
      </w:r>
      <w:r>
        <w:t>x</w:t>
      </w:r>
      <w:r>
        <w:t>plicit times.</w:t>
      </w:r>
    </w:p>
    <w:p w14:paraId="3DCB5D6C" w14:textId="77777777" w:rsidR="00980D3B" w:rsidRDefault="00980D3B">
      <w:pPr>
        <w:pStyle w:val="NormalIndented"/>
        <w:keepNext/>
      </w:pPr>
      <w:r>
        <w:t>Example: 2nd component of quantity/timing field:</w:t>
      </w:r>
    </w:p>
    <w:p w14:paraId="3DCBDEE3" w14:textId="77777777" w:rsidR="00980D3B" w:rsidRDefault="00980D3B">
      <w:pPr>
        <w:pStyle w:val="Example"/>
        <w:rPr>
          <w:noProof w:val="0"/>
        </w:rPr>
      </w:pPr>
      <w:r>
        <w:rPr>
          <w:noProof w:val="0"/>
        </w:rPr>
        <w:t>|QID^0230,0830,1430,2030|</w:t>
      </w:r>
    </w:p>
    <w:p w14:paraId="51327E75" w14:textId="77777777" w:rsidR="00980D3B" w:rsidRDefault="00980D3B">
      <w:pPr>
        <w:pStyle w:val="Heading3"/>
      </w:pPr>
      <w:r>
        <w:fldChar w:fldCharType="begin"/>
      </w:r>
      <w:r>
        <w:instrText xml:space="preserve"> XE "RMC" </w:instrText>
      </w:r>
      <w:r>
        <w:fldChar w:fldCharType="end"/>
      </w:r>
      <w:r>
        <w:fldChar w:fldCharType="begin"/>
      </w:r>
      <w:r>
        <w:instrText xml:space="preserve"> XE "Data types: RMC" </w:instrText>
      </w:r>
      <w:r>
        <w:fldChar w:fldCharType="end"/>
      </w:r>
      <w:r>
        <w:t xml:space="preserve"> </w:t>
      </w:r>
      <w:bookmarkStart w:id="1435" w:name="_Ref174440"/>
      <w:bookmarkStart w:id="1436" w:name="_Toc496519"/>
      <w:bookmarkStart w:id="1437" w:name="_Toc524866"/>
      <w:bookmarkStart w:id="1438" w:name="_Toc1802449"/>
      <w:bookmarkStart w:id="1439" w:name="_Toc22448444"/>
      <w:bookmarkStart w:id="1440" w:name="_Toc22697636"/>
      <w:bookmarkStart w:id="1441" w:name="_Toc24273671"/>
      <w:r>
        <w:t xml:space="preserve">RMC - </w:t>
      </w:r>
      <w:r>
        <w:rPr>
          <w:snapToGrid w:val="0"/>
        </w:rPr>
        <w:t>room coverage</w:t>
      </w:r>
      <w:bookmarkEnd w:id="1435"/>
      <w:bookmarkEnd w:id="1436"/>
      <w:bookmarkEnd w:id="1437"/>
      <w:bookmarkEnd w:id="1438"/>
      <w:bookmarkEnd w:id="1439"/>
      <w:bookmarkEnd w:id="1440"/>
      <w:bookmarkEnd w:id="1441"/>
    </w:p>
    <w:p w14:paraId="192A4019" w14:textId="77777777" w:rsidR="00980D3B" w:rsidRDefault="00980D3B">
      <w:pPr>
        <w:pStyle w:val="ComponentTableCaption"/>
      </w:pPr>
      <w:bookmarkStart w:id="1442" w:name="RMC"/>
      <w:r>
        <w:t xml:space="preserve">HL7 Component Table - RMC – Room Coverage </w:t>
      </w:r>
      <w:r>
        <w:fldChar w:fldCharType="begin"/>
      </w:r>
      <w:r>
        <w:instrText xml:space="preserve"> XE "HL7 Component Table - RMC" </w:instrText>
      </w:r>
      <w:r>
        <w:fldChar w:fldCharType="end"/>
      </w:r>
      <w:bookmarkEnd w:id="144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C9C7A59"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4E9C0A6"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16905150"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398C1599"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4E255683"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974C7D2"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02269C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2341C540"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2D38F1AE" w14:textId="77777777" w:rsidR="00980D3B" w:rsidRDefault="00980D3B">
            <w:pPr>
              <w:pStyle w:val="ComponentTableHeader"/>
              <w:rPr>
                <w:lang w:val="fr-FR"/>
              </w:rPr>
            </w:pPr>
            <w:r>
              <w:rPr>
                <w:lang w:val="fr-FR"/>
              </w:rPr>
              <w:t>SEC.REF.</w:t>
            </w:r>
          </w:p>
        </w:tc>
      </w:tr>
      <w:tr w:rsidR="00980D3B" w14:paraId="41DB30C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A0E95E1" w14:textId="77777777" w:rsidR="00980D3B" w:rsidRDefault="00980D3B">
            <w:pPr>
              <w:pStyle w:val="ComponentTableBody"/>
            </w:pPr>
            <w:r>
              <w:t>1</w:t>
            </w:r>
          </w:p>
        </w:tc>
        <w:tc>
          <w:tcPr>
            <w:tcW w:w="576" w:type="dxa"/>
            <w:tcBorders>
              <w:top w:val="single" w:sz="4" w:space="0" w:color="auto"/>
              <w:bottom w:val="single" w:sz="4" w:space="0" w:color="auto"/>
            </w:tcBorders>
          </w:tcPr>
          <w:p w14:paraId="3C98A1CB" w14:textId="77777777" w:rsidR="00980D3B" w:rsidRDefault="00980D3B">
            <w:pPr>
              <w:pStyle w:val="ComponentTableBody"/>
            </w:pPr>
            <w:r>
              <w:t>20</w:t>
            </w:r>
          </w:p>
        </w:tc>
        <w:tc>
          <w:tcPr>
            <w:tcW w:w="720" w:type="dxa"/>
            <w:tcBorders>
              <w:top w:val="single" w:sz="4" w:space="0" w:color="auto"/>
              <w:bottom w:val="single" w:sz="4" w:space="0" w:color="auto"/>
            </w:tcBorders>
          </w:tcPr>
          <w:p w14:paraId="4683C668" w14:textId="77777777" w:rsidR="00980D3B" w:rsidRDefault="00980D3B">
            <w:pPr>
              <w:pStyle w:val="ComponentTableBody"/>
            </w:pPr>
            <w:r>
              <w:t>IS</w:t>
            </w:r>
          </w:p>
        </w:tc>
        <w:tc>
          <w:tcPr>
            <w:tcW w:w="576" w:type="dxa"/>
            <w:tcBorders>
              <w:top w:val="single" w:sz="4" w:space="0" w:color="auto"/>
              <w:bottom w:val="single" w:sz="4" w:space="0" w:color="auto"/>
            </w:tcBorders>
          </w:tcPr>
          <w:p w14:paraId="485F5F91" w14:textId="77777777" w:rsidR="00980D3B" w:rsidRDefault="00980D3B">
            <w:pPr>
              <w:pStyle w:val="ComponentTableBody"/>
            </w:pPr>
            <w:r>
              <w:t>R</w:t>
            </w:r>
          </w:p>
        </w:tc>
        <w:tc>
          <w:tcPr>
            <w:tcW w:w="720" w:type="dxa"/>
            <w:tcBorders>
              <w:top w:val="single" w:sz="4" w:space="0" w:color="auto"/>
              <w:bottom w:val="single" w:sz="4" w:space="0" w:color="auto"/>
            </w:tcBorders>
          </w:tcPr>
          <w:p w14:paraId="0DE22B13" w14:textId="77777777" w:rsidR="00980D3B" w:rsidRDefault="00980D3B">
            <w:pPr>
              <w:pStyle w:val="ComponentTableBody"/>
            </w:pPr>
            <w:r>
              <w:t>0145</w:t>
            </w:r>
          </w:p>
        </w:tc>
        <w:tc>
          <w:tcPr>
            <w:tcW w:w="2880" w:type="dxa"/>
            <w:tcBorders>
              <w:top w:val="single" w:sz="4" w:space="0" w:color="auto"/>
              <w:bottom w:val="single" w:sz="4" w:space="0" w:color="auto"/>
            </w:tcBorders>
          </w:tcPr>
          <w:p w14:paraId="389B32DF" w14:textId="77777777" w:rsidR="00980D3B" w:rsidRDefault="00980D3B">
            <w:pPr>
              <w:pStyle w:val="ComponentTableBody"/>
              <w:jc w:val="left"/>
            </w:pPr>
            <w:r>
              <w:rPr>
                <w:snapToGrid w:val="0"/>
              </w:rPr>
              <w:t>Room Type</w:t>
            </w:r>
          </w:p>
        </w:tc>
        <w:tc>
          <w:tcPr>
            <w:tcW w:w="1440" w:type="dxa"/>
            <w:tcBorders>
              <w:top w:val="single" w:sz="4" w:space="0" w:color="auto"/>
              <w:bottom w:val="single" w:sz="4" w:space="0" w:color="auto"/>
            </w:tcBorders>
          </w:tcPr>
          <w:p w14:paraId="34FB6CF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C90961A"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7B6145D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0EAE0CB" w14:textId="77777777" w:rsidR="00980D3B" w:rsidRDefault="00980D3B">
            <w:pPr>
              <w:pStyle w:val="ComponentTableBody"/>
            </w:pPr>
            <w:r>
              <w:t>2</w:t>
            </w:r>
          </w:p>
        </w:tc>
        <w:tc>
          <w:tcPr>
            <w:tcW w:w="576" w:type="dxa"/>
            <w:tcBorders>
              <w:top w:val="single" w:sz="4" w:space="0" w:color="auto"/>
              <w:bottom w:val="single" w:sz="4" w:space="0" w:color="auto"/>
            </w:tcBorders>
          </w:tcPr>
          <w:p w14:paraId="1DBE7C74" w14:textId="77777777" w:rsidR="00980D3B" w:rsidRDefault="00980D3B">
            <w:pPr>
              <w:pStyle w:val="ComponentTableBody"/>
            </w:pPr>
            <w:r>
              <w:t>20</w:t>
            </w:r>
          </w:p>
        </w:tc>
        <w:tc>
          <w:tcPr>
            <w:tcW w:w="720" w:type="dxa"/>
            <w:tcBorders>
              <w:top w:val="single" w:sz="4" w:space="0" w:color="auto"/>
              <w:bottom w:val="single" w:sz="4" w:space="0" w:color="auto"/>
            </w:tcBorders>
          </w:tcPr>
          <w:p w14:paraId="2FB9242A" w14:textId="77777777" w:rsidR="00980D3B" w:rsidRDefault="00980D3B">
            <w:pPr>
              <w:pStyle w:val="ComponentTableBody"/>
            </w:pPr>
            <w:r>
              <w:t>IS</w:t>
            </w:r>
          </w:p>
        </w:tc>
        <w:tc>
          <w:tcPr>
            <w:tcW w:w="576" w:type="dxa"/>
            <w:tcBorders>
              <w:top w:val="single" w:sz="4" w:space="0" w:color="auto"/>
              <w:bottom w:val="single" w:sz="4" w:space="0" w:color="auto"/>
            </w:tcBorders>
          </w:tcPr>
          <w:p w14:paraId="6CAD37AC" w14:textId="77777777" w:rsidR="00980D3B" w:rsidRDefault="00980D3B">
            <w:pPr>
              <w:pStyle w:val="ComponentTableBody"/>
            </w:pPr>
            <w:r>
              <w:t>O</w:t>
            </w:r>
          </w:p>
        </w:tc>
        <w:tc>
          <w:tcPr>
            <w:tcW w:w="720" w:type="dxa"/>
            <w:tcBorders>
              <w:top w:val="single" w:sz="4" w:space="0" w:color="auto"/>
              <w:bottom w:val="single" w:sz="4" w:space="0" w:color="auto"/>
            </w:tcBorders>
          </w:tcPr>
          <w:p w14:paraId="4C3DA836" w14:textId="77777777" w:rsidR="00980D3B" w:rsidRDefault="00980D3B">
            <w:pPr>
              <w:pStyle w:val="ComponentTableBody"/>
            </w:pPr>
            <w:r>
              <w:t>0146</w:t>
            </w:r>
          </w:p>
        </w:tc>
        <w:tc>
          <w:tcPr>
            <w:tcW w:w="2880" w:type="dxa"/>
            <w:tcBorders>
              <w:top w:val="single" w:sz="4" w:space="0" w:color="auto"/>
              <w:bottom w:val="single" w:sz="4" w:space="0" w:color="auto"/>
            </w:tcBorders>
          </w:tcPr>
          <w:p w14:paraId="746AFAA7" w14:textId="77777777" w:rsidR="00980D3B" w:rsidRDefault="00980D3B">
            <w:pPr>
              <w:pStyle w:val="ComponentTableBody"/>
              <w:jc w:val="left"/>
            </w:pPr>
            <w:r>
              <w:rPr>
                <w:snapToGrid w:val="0"/>
              </w:rPr>
              <w:t>Amount Type</w:t>
            </w:r>
          </w:p>
        </w:tc>
        <w:tc>
          <w:tcPr>
            <w:tcW w:w="1440" w:type="dxa"/>
            <w:tcBorders>
              <w:top w:val="single" w:sz="4" w:space="0" w:color="auto"/>
              <w:bottom w:val="single" w:sz="4" w:space="0" w:color="auto"/>
            </w:tcBorders>
          </w:tcPr>
          <w:p w14:paraId="471ECD1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3AF6924"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07B7F30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DC253E7" w14:textId="77777777" w:rsidR="00980D3B" w:rsidRDefault="00980D3B">
            <w:pPr>
              <w:pStyle w:val="ComponentTableBody"/>
            </w:pPr>
            <w:r>
              <w:t>3</w:t>
            </w:r>
          </w:p>
        </w:tc>
        <w:tc>
          <w:tcPr>
            <w:tcW w:w="576" w:type="dxa"/>
            <w:tcBorders>
              <w:top w:val="single" w:sz="4" w:space="0" w:color="auto"/>
              <w:bottom w:val="single" w:sz="4" w:space="0" w:color="auto"/>
            </w:tcBorders>
          </w:tcPr>
          <w:p w14:paraId="0319A14F" w14:textId="77777777" w:rsidR="00980D3B" w:rsidRDefault="00980D3B">
            <w:pPr>
              <w:pStyle w:val="ComponentTableBody"/>
            </w:pPr>
            <w:r>
              <w:t>16</w:t>
            </w:r>
          </w:p>
        </w:tc>
        <w:tc>
          <w:tcPr>
            <w:tcW w:w="720" w:type="dxa"/>
            <w:tcBorders>
              <w:top w:val="single" w:sz="4" w:space="0" w:color="auto"/>
              <w:bottom w:val="single" w:sz="4" w:space="0" w:color="auto"/>
            </w:tcBorders>
          </w:tcPr>
          <w:p w14:paraId="094E05C1" w14:textId="77777777" w:rsidR="00980D3B" w:rsidRDefault="00980D3B">
            <w:pPr>
              <w:pStyle w:val="ComponentTableBody"/>
            </w:pPr>
            <w:r>
              <w:t>NM</w:t>
            </w:r>
          </w:p>
        </w:tc>
        <w:tc>
          <w:tcPr>
            <w:tcW w:w="576" w:type="dxa"/>
            <w:tcBorders>
              <w:top w:val="single" w:sz="4" w:space="0" w:color="auto"/>
              <w:bottom w:val="single" w:sz="4" w:space="0" w:color="auto"/>
            </w:tcBorders>
          </w:tcPr>
          <w:p w14:paraId="113F7D7B" w14:textId="77777777" w:rsidR="00980D3B" w:rsidRDefault="00980D3B">
            <w:pPr>
              <w:pStyle w:val="ComponentTableBody"/>
            </w:pPr>
            <w:r>
              <w:t>B</w:t>
            </w:r>
          </w:p>
        </w:tc>
        <w:tc>
          <w:tcPr>
            <w:tcW w:w="720" w:type="dxa"/>
            <w:tcBorders>
              <w:top w:val="single" w:sz="4" w:space="0" w:color="auto"/>
              <w:bottom w:val="single" w:sz="4" w:space="0" w:color="auto"/>
            </w:tcBorders>
          </w:tcPr>
          <w:p w14:paraId="4BBDA34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52DAFF3" w14:textId="77777777" w:rsidR="00980D3B" w:rsidRDefault="00980D3B">
            <w:pPr>
              <w:pStyle w:val="ComponentTableBody"/>
              <w:jc w:val="left"/>
            </w:pPr>
            <w:r>
              <w:rPr>
                <w:snapToGrid w:val="0"/>
              </w:rPr>
              <w:t>Coverage Amount</w:t>
            </w:r>
          </w:p>
        </w:tc>
        <w:tc>
          <w:tcPr>
            <w:tcW w:w="1440" w:type="dxa"/>
            <w:tcBorders>
              <w:top w:val="single" w:sz="4" w:space="0" w:color="auto"/>
              <w:bottom w:val="single" w:sz="4" w:space="0" w:color="auto"/>
            </w:tcBorders>
          </w:tcPr>
          <w:p w14:paraId="04C3D4A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7C18FD6"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099D692B"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6F3887F" w14:textId="77777777" w:rsidR="00980D3B" w:rsidRDefault="00980D3B">
            <w:pPr>
              <w:pStyle w:val="ComponentTableBody"/>
            </w:pPr>
            <w:r>
              <w:t>4</w:t>
            </w:r>
          </w:p>
        </w:tc>
        <w:tc>
          <w:tcPr>
            <w:tcW w:w="576" w:type="dxa"/>
            <w:tcBorders>
              <w:top w:val="single" w:sz="4" w:space="0" w:color="auto"/>
              <w:bottom w:val="double" w:sz="4" w:space="0" w:color="auto"/>
            </w:tcBorders>
          </w:tcPr>
          <w:p w14:paraId="37C83D04" w14:textId="77777777" w:rsidR="00980D3B" w:rsidRDefault="00980D3B">
            <w:pPr>
              <w:pStyle w:val="ComponentTableBody"/>
            </w:pPr>
            <w:r>
              <w:t>23</w:t>
            </w:r>
          </w:p>
        </w:tc>
        <w:tc>
          <w:tcPr>
            <w:tcW w:w="720" w:type="dxa"/>
            <w:tcBorders>
              <w:top w:val="single" w:sz="4" w:space="0" w:color="auto"/>
              <w:bottom w:val="double" w:sz="4" w:space="0" w:color="auto"/>
            </w:tcBorders>
          </w:tcPr>
          <w:p w14:paraId="17D983DE" w14:textId="77777777" w:rsidR="00980D3B" w:rsidRDefault="00980D3B">
            <w:pPr>
              <w:pStyle w:val="ComponentTableBody"/>
            </w:pPr>
            <w:r>
              <w:t>MOP</w:t>
            </w:r>
          </w:p>
        </w:tc>
        <w:tc>
          <w:tcPr>
            <w:tcW w:w="576" w:type="dxa"/>
            <w:tcBorders>
              <w:top w:val="single" w:sz="4" w:space="0" w:color="auto"/>
              <w:bottom w:val="double" w:sz="4" w:space="0" w:color="auto"/>
            </w:tcBorders>
          </w:tcPr>
          <w:p w14:paraId="0EA4A515" w14:textId="77777777" w:rsidR="00980D3B" w:rsidRDefault="00980D3B">
            <w:pPr>
              <w:pStyle w:val="ComponentTableBody"/>
            </w:pPr>
            <w:r>
              <w:t>R</w:t>
            </w:r>
          </w:p>
        </w:tc>
        <w:tc>
          <w:tcPr>
            <w:tcW w:w="720" w:type="dxa"/>
            <w:tcBorders>
              <w:top w:val="single" w:sz="4" w:space="0" w:color="auto"/>
              <w:bottom w:val="double" w:sz="4" w:space="0" w:color="auto"/>
            </w:tcBorders>
          </w:tcPr>
          <w:p w14:paraId="5D5DCA67" w14:textId="77777777" w:rsidR="00980D3B" w:rsidRDefault="00980D3B">
            <w:pPr>
              <w:pStyle w:val="ComponentTableBody"/>
              <w:rPr>
                <w:sz w:val="16"/>
              </w:rPr>
            </w:pPr>
          </w:p>
        </w:tc>
        <w:tc>
          <w:tcPr>
            <w:tcW w:w="2880" w:type="dxa"/>
            <w:tcBorders>
              <w:top w:val="single" w:sz="4" w:space="0" w:color="auto"/>
              <w:bottom w:val="double" w:sz="4" w:space="0" w:color="auto"/>
            </w:tcBorders>
          </w:tcPr>
          <w:p w14:paraId="722ABEF6" w14:textId="77777777" w:rsidR="00980D3B" w:rsidRDefault="00980D3B">
            <w:pPr>
              <w:pStyle w:val="ComponentTableBody"/>
              <w:jc w:val="left"/>
              <w:rPr>
                <w:snapToGrid w:val="0"/>
              </w:rPr>
            </w:pPr>
            <w:r>
              <w:rPr>
                <w:snapToGrid w:val="0"/>
              </w:rPr>
              <w:t>Money or Percentage</w:t>
            </w:r>
          </w:p>
        </w:tc>
        <w:tc>
          <w:tcPr>
            <w:tcW w:w="1440" w:type="dxa"/>
            <w:tcBorders>
              <w:top w:val="single" w:sz="4" w:space="0" w:color="auto"/>
              <w:bottom w:val="double" w:sz="4" w:space="0" w:color="auto"/>
            </w:tcBorders>
          </w:tcPr>
          <w:p w14:paraId="6CECD2A2"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4598703" w14:textId="77777777" w:rsidR="00980D3B" w:rsidRDefault="00980D3B">
            <w:pPr>
              <w:pStyle w:val="ComponentTableBody"/>
              <w:rPr>
                <w:rStyle w:val="Hyperlink"/>
              </w:rPr>
            </w:pPr>
            <w:r>
              <w:rPr>
                <w:rStyle w:val="Hyperlink"/>
              </w:rPr>
              <w:fldChar w:fldCharType="begin"/>
            </w:r>
            <w:r>
              <w:rPr>
                <w:rStyle w:val="Hyperlink"/>
              </w:rPr>
              <w:instrText xml:space="preserve"> REF _Ref536853859 \r \h </w:instrText>
            </w:r>
            <w:r>
              <w:rPr>
                <w:rStyle w:val="Hyperlink"/>
              </w:rPr>
            </w:r>
            <w:r>
              <w:rPr>
                <w:rStyle w:val="Hyperlink"/>
              </w:rPr>
              <w:instrText xml:space="preserve"> \* MERGEFORMAT </w:instrText>
            </w:r>
            <w:r>
              <w:rPr>
                <w:rStyle w:val="Hyperlink"/>
              </w:rPr>
              <w:fldChar w:fldCharType="separate"/>
            </w:r>
            <w:r>
              <w:rPr>
                <w:rStyle w:val="Hyperlink"/>
              </w:rPr>
              <w:t>2.A.43</w:t>
            </w:r>
            <w:r>
              <w:rPr>
                <w:rStyle w:val="Hyperlink"/>
              </w:rPr>
              <w:fldChar w:fldCharType="end"/>
            </w:r>
          </w:p>
        </w:tc>
      </w:tr>
    </w:tbl>
    <w:p w14:paraId="76D83963" w14:textId="77777777" w:rsidR="00980D3B" w:rsidRDefault="00980D3B">
      <w:pPr>
        <w:pStyle w:val="NormalIndented"/>
      </w:pPr>
      <w:r>
        <w:t>Definition: This data type specifies insurance coverage detail for a room.</w:t>
      </w:r>
    </w:p>
    <w:p w14:paraId="601E6F98" w14:textId="77777777" w:rsidR="00980D3B" w:rsidRDefault="00980D3B">
      <w:pPr>
        <w:pStyle w:val="Note"/>
        <w:tabs>
          <w:tab w:val="left" w:pos="1440"/>
        </w:tabs>
        <w:rPr>
          <w:snapToGrid w:val="0"/>
        </w:rPr>
      </w:pPr>
      <w:r>
        <w:rPr>
          <w:rStyle w:val="Strong"/>
        </w:rPr>
        <w:t>Maximum Length:</w:t>
      </w:r>
      <w:r>
        <w:t xml:space="preserve"> 82</w:t>
      </w:r>
    </w:p>
    <w:p w14:paraId="0AABF1F7" w14:textId="77777777" w:rsidR="00980D3B" w:rsidRDefault="00980D3B"/>
    <w:p w14:paraId="016E38BF" w14:textId="77777777" w:rsidR="00980D3B" w:rsidRDefault="00980D3B">
      <w:pPr>
        <w:pStyle w:val="Note"/>
        <w:tabs>
          <w:tab w:val="left" w:pos="1440"/>
        </w:tabs>
        <w:rPr>
          <w:snapToGrid w:val="0"/>
        </w:rPr>
      </w:pPr>
      <w:r>
        <w:rPr>
          <w:rStyle w:val="Strong"/>
        </w:rPr>
        <w:t>Note:</w:t>
      </w:r>
      <w:r>
        <w:t xml:space="preserve"> Replaces the CM data type used in section 6.5.7.28 IN2-28, as of v 2.5.</w:t>
      </w:r>
    </w:p>
    <w:p w14:paraId="7C83AAB6" w14:textId="77777777" w:rsidR="00980D3B" w:rsidRDefault="00980D3B">
      <w:pPr>
        <w:pStyle w:val="Heading4"/>
        <w:rPr>
          <w:vanish/>
        </w:rPr>
      </w:pPr>
    </w:p>
    <w:p w14:paraId="6238F237" w14:textId="77777777" w:rsidR="00980D3B" w:rsidRDefault="00980D3B">
      <w:pPr>
        <w:pStyle w:val="Heading4"/>
      </w:pPr>
      <w:r>
        <w:rPr>
          <w:snapToGrid w:val="0"/>
        </w:rPr>
        <w:t>Room Type</w:t>
      </w:r>
      <w:r>
        <w:t xml:space="preserve"> (IS)</w:t>
      </w:r>
    </w:p>
    <w:p w14:paraId="3DB11527" w14:textId="77777777" w:rsidR="00980D3B" w:rsidRDefault="00980D3B">
      <w:pPr>
        <w:pStyle w:val="NormalIndented"/>
      </w:pPr>
      <w:r>
        <w:t>Definition: Specifies the room type.</w:t>
      </w:r>
    </w:p>
    <w:p w14:paraId="4D854598" w14:textId="77777777" w:rsidR="00980D3B" w:rsidRDefault="00980D3B">
      <w:pPr>
        <w:pStyle w:val="NormalIndented"/>
      </w:pPr>
      <w:r>
        <w:t xml:space="preserve">Refer to </w:t>
      </w:r>
      <w:hyperlink w:anchor="HL70145" w:history="1">
        <w:r>
          <w:rPr>
            <w:rStyle w:val="HyperlinkText"/>
          </w:rPr>
          <w:t>User-defined Table 0145 - Room type</w:t>
        </w:r>
      </w:hyperlink>
      <w:r>
        <w:t xml:space="preserve"> for suggested values.</w:t>
      </w:r>
    </w:p>
    <w:p w14:paraId="0CCBBC8D" w14:textId="77777777" w:rsidR="00980D3B" w:rsidRDefault="00980D3B">
      <w:pPr>
        <w:pStyle w:val="UserTableCaption"/>
      </w:pPr>
      <w:bookmarkStart w:id="1443" w:name="HL70145"/>
      <w:r>
        <w:t>User-defined Table 0145 - Room type</w:t>
      </w:r>
      <w:bookmarkEnd w:id="1443"/>
      <w:r>
        <w:fldChar w:fldCharType="begin"/>
      </w:r>
      <w:r>
        <w:instrText>XE “User-defined Table 0145 - Room type”</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203"/>
        <w:gridCol w:w="2726"/>
        <w:gridCol w:w="2726"/>
      </w:tblGrid>
      <w:tr w:rsidR="00980D3B" w14:paraId="589D5D79" w14:textId="77777777">
        <w:tblPrEx>
          <w:tblCellMar>
            <w:top w:w="0" w:type="dxa"/>
            <w:bottom w:w="0" w:type="dxa"/>
          </w:tblCellMar>
        </w:tblPrEx>
        <w:trPr>
          <w:cantSplit/>
          <w:tblHeader/>
          <w:jc w:val="center"/>
        </w:trPr>
        <w:tc>
          <w:tcPr>
            <w:tcW w:w="1203" w:type="dxa"/>
            <w:tcBorders>
              <w:top w:val="single" w:sz="12" w:space="0" w:color="auto"/>
              <w:bottom w:val="single" w:sz="6" w:space="0" w:color="auto"/>
            </w:tcBorders>
            <w:shd w:val="pct10" w:color="auto" w:fill="FFFFFF"/>
          </w:tcPr>
          <w:p w14:paraId="7F0D2903" w14:textId="77777777" w:rsidR="00980D3B" w:rsidRDefault="00980D3B">
            <w:pPr>
              <w:pStyle w:val="UserTableHeader"/>
              <w:jc w:val="center"/>
              <w:rPr>
                <w:lang w:val="fr-FR"/>
              </w:rPr>
            </w:pPr>
            <w:r>
              <w:rPr>
                <w:lang w:val="fr-FR"/>
              </w:rPr>
              <w:t>Value</w:t>
            </w:r>
          </w:p>
        </w:tc>
        <w:tc>
          <w:tcPr>
            <w:tcW w:w="2726" w:type="dxa"/>
            <w:tcBorders>
              <w:top w:val="single" w:sz="12" w:space="0" w:color="auto"/>
              <w:bottom w:val="single" w:sz="6" w:space="0" w:color="auto"/>
            </w:tcBorders>
            <w:shd w:val="pct10" w:color="auto" w:fill="FFFFFF"/>
          </w:tcPr>
          <w:p w14:paraId="36EB5658" w14:textId="77777777" w:rsidR="00980D3B" w:rsidRDefault="00980D3B">
            <w:pPr>
              <w:pStyle w:val="UserTableHeader"/>
              <w:rPr>
                <w:lang w:val="fr-FR"/>
              </w:rPr>
            </w:pPr>
            <w:r>
              <w:rPr>
                <w:lang w:val="fr-FR"/>
              </w:rPr>
              <w:t>Description</w:t>
            </w:r>
          </w:p>
        </w:tc>
        <w:tc>
          <w:tcPr>
            <w:tcW w:w="2726" w:type="dxa"/>
            <w:tcBorders>
              <w:top w:val="single" w:sz="12" w:space="0" w:color="auto"/>
              <w:bottom w:val="single" w:sz="6" w:space="0" w:color="auto"/>
            </w:tcBorders>
            <w:shd w:val="pct10" w:color="auto" w:fill="FFFFFF"/>
          </w:tcPr>
          <w:p w14:paraId="7D5C4A5A" w14:textId="77777777" w:rsidR="00980D3B" w:rsidRDefault="00980D3B">
            <w:pPr>
              <w:pStyle w:val="UserTableHeader"/>
              <w:rPr>
                <w:lang w:val="fr-FR"/>
              </w:rPr>
            </w:pPr>
            <w:r>
              <w:rPr>
                <w:lang w:val="fr-FR"/>
              </w:rPr>
              <w:t>Comment</w:t>
            </w:r>
          </w:p>
        </w:tc>
      </w:tr>
      <w:tr w:rsidR="00980D3B" w14:paraId="2BCD5676" w14:textId="77777777">
        <w:tblPrEx>
          <w:tblCellMar>
            <w:top w:w="0" w:type="dxa"/>
            <w:bottom w:w="0" w:type="dxa"/>
          </w:tblCellMar>
        </w:tblPrEx>
        <w:trPr>
          <w:cantSplit/>
          <w:jc w:val="center"/>
        </w:trPr>
        <w:tc>
          <w:tcPr>
            <w:tcW w:w="1203" w:type="dxa"/>
            <w:tcBorders>
              <w:top w:val="single" w:sz="6" w:space="0" w:color="auto"/>
              <w:bottom w:val="single" w:sz="4" w:space="0" w:color="auto"/>
            </w:tcBorders>
          </w:tcPr>
          <w:p w14:paraId="2817D1AF" w14:textId="77777777" w:rsidR="00980D3B" w:rsidRDefault="00980D3B">
            <w:pPr>
              <w:pStyle w:val="UserTableBody"/>
              <w:jc w:val="center"/>
              <w:rPr>
                <w:iCs/>
                <w:szCs w:val="18"/>
              </w:rPr>
            </w:pPr>
            <w:r>
              <w:rPr>
                <w:iCs/>
                <w:szCs w:val="18"/>
              </w:rPr>
              <w:t>PRI</w:t>
            </w:r>
          </w:p>
        </w:tc>
        <w:tc>
          <w:tcPr>
            <w:tcW w:w="2726" w:type="dxa"/>
            <w:tcBorders>
              <w:top w:val="single" w:sz="6" w:space="0" w:color="auto"/>
              <w:bottom w:val="single" w:sz="4" w:space="0" w:color="auto"/>
            </w:tcBorders>
          </w:tcPr>
          <w:p w14:paraId="34D4018A" w14:textId="77777777" w:rsidR="00980D3B" w:rsidRDefault="00980D3B">
            <w:pPr>
              <w:pStyle w:val="UserTableBody"/>
            </w:pPr>
            <w:r>
              <w:t>Private room</w:t>
            </w:r>
          </w:p>
        </w:tc>
        <w:tc>
          <w:tcPr>
            <w:tcW w:w="2726" w:type="dxa"/>
            <w:tcBorders>
              <w:top w:val="single" w:sz="6" w:space="0" w:color="auto"/>
              <w:bottom w:val="single" w:sz="4" w:space="0" w:color="auto"/>
            </w:tcBorders>
          </w:tcPr>
          <w:p w14:paraId="444BD23D" w14:textId="77777777" w:rsidR="00980D3B" w:rsidRDefault="00980D3B">
            <w:pPr>
              <w:pStyle w:val="UserTableBody"/>
              <w:rPr>
                <w:sz w:val="16"/>
              </w:rPr>
            </w:pPr>
          </w:p>
        </w:tc>
      </w:tr>
      <w:tr w:rsidR="00980D3B" w14:paraId="7A2C34A7" w14:textId="77777777">
        <w:tblPrEx>
          <w:tblCellMar>
            <w:top w:w="0" w:type="dxa"/>
            <w:bottom w:w="0" w:type="dxa"/>
          </w:tblCellMar>
        </w:tblPrEx>
        <w:trPr>
          <w:cantSplit/>
          <w:jc w:val="center"/>
        </w:trPr>
        <w:tc>
          <w:tcPr>
            <w:tcW w:w="1203" w:type="dxa"/>
            <w:tcBorders>
              <w:top w:val="single" w:sz="4" w:space="0" w:color="auto"/>
              <w:bottom w:val="single" w:sz="4" w:space="0" w:color="auto"/>
            </w:tcBorders>
          </w:tcPr>
          <w:p w14:paraId="7F7AC0B5" w14:textId="77777777" w:rsidR="00980D3B" w:rsidRDefault="00980D3B">
            <w:pPr>
              <w:pStyle w:val="UserTableBody"/>
              <w:jc w:val="center"/>
              <w:rPr>
                <w:iCs/>
                <w:szCs w:val="18"/>
              </w:rPr>
            </w:pPr>
            <w:r>
              <w:rPr>
                <w:iCs/>
                <w:szCs w:val="18"/>
              </w:rPr>
              <w:t>2PRI</w:t>
            </w:r>
          </w:p>
        </w:tc>
        <w:tc>
          <w:tcPr>
            <w:tcW w:w="2726" w:type="dxa"/>
            <w:tcBorders>
              <w:top w:val="single" w:sz="4" w:space="0" w:color="auto"/>
              <w:bottom w:val="single" w:sz="4" w:space="0" w:color="auto"/>
            </w:tcBorders>
          </w:tcPr>
          <w:p w14:paraId="233FE9C6" w14:textId="77777777" w:rsidR="00980D3B" w:rsidRDefault="00980D3B">
            <w:pPr>
              <w:pStyle w:val="UserTableBody"/>
            </w:pPr>
            <w:r>
              <w:t>Second private room</w:t>
            </w:r>
          </w:p>
        </w:tc>
        <w:tc>
          <w:tcPr>
            <w:tcW w:w="2726" w:type="dxa"/>
            <w:tcBorders>
              <w:top w:val="single" w:sz="4" w:space="0" w:color="auto"/>
              <w:bottom w:val="single" w:sz="4" w:space="0" w:color="auto"/>
            </w:tcBorders>
          </w:tcPr>
          <w:p w14:paraId="65F81AE2" w14:textId="77777777" w:rsidR="00980D3B" w:rsidRDefault="00980D3B">
            <w:pPr>
              <w:pStyle w:val="UserTableBody"/>
              <w:rPr>
                <w:sz w:val="16"/>
              </w:rPr>
            </w:pPr>
          </w:p>
        </w:tc>
      </w:tr>
      <w:tr w:rsidR="00980D3B" w14:paraId="14013B1D" w14:textId="77777777">
        <w:tblPrEx>
          <w:tblCellMar>
            <w:top w:w="0" w:type="dxa"/>
            <w:bottom w:w="0" w:type="dxa"/>
          </w:tblCellMar>
        </w:tblPrEx>
        <w:trPr>
          <w:cantSplit/>
          <w:jc w:val="center"/>
        </w:trPr>
        <w:tc>
          <w:tcPr>
            <w:tcW w:w="1203" w:type="dxa"/>
            <w:tcBorders>
              <w:top w:val="single" w:sz="4" w:space="0" w:color="auto"/>
              <w:bottom w:val="single" w:sz="4" w:space="0" w:color="auto"/>
            </w:tcBorders>
          </w:tcPr>
          <w:p w14:paraId="0CECE1BC" w14:textId="77777777" w:rsidR="00980D3B" w:rsidRDefault="00980D3B">
            <w:pPr>
              <w:pStyle w:val="UserTableBody"/>
              <w:jc w:val="center"/>
              <w:rPr>
                <w:iCs/>
                <w:szCs w:val="18"/>
              </w:rPr>
            </w:pPr>
            <w:r>
              <w:rPr>
                <w:iCs/>
                <w:szCs w:val="18"/>
              </w:rPr>
              <w:t>SPR</w:t>
            </w:r>
          </w:p>
        </w:tc>
        <w:tc>
          <w:tcPr>
            <w:tcW w:w="2726" w:type="dxa"/>
            <w:tcBorders>
              <w:top w:val="single" w:sz="4" w:space="0" w:color="auto"/>
              <w:bottom w:val="single" w:sz="4" w:space="0" w:color="auto"/>
            </w:tcBorders>
          </w:tcPr>
          <w:p w14:paraId="769C8E89" w14:textId="77777777" w:rsidR="00980D3B" w:rsidRDefault="00980D3B">
            <w:pPr>
              <w:pStyle w:val="UserTableBody"/>
              <w:rPr>
                <w:lang w:val="it-IT"/>
              </w:rPr>
            </w:pPr>
            <w:r>
              <w:rPr>
                <w:lang w:val="it-IT"/>
              </w:rPr>
              <w:t>Semi-private room</w:t>
            </w:r>
          </w:p>
        </w:tc>
        <w:tc>
          <w:tcPr>
            <w:tcW w:w="2726" w:type="dxa"/>
            <w:tcBorders>
              <w:top w:val="single" w:sz="4" w:space="0" w:color="auto"/>
              <w:bottom w:val="single" w:sz="4" w:space="0" w:color="auto"/>
            </w:tcBorders>
          </w:tcPr>
          <w:p w14:paraId="6F15022C" w14:textId="77777777" w:rsidR="00980D3B" w:rsidRDefault="00980D3B">
            <w:pPr>
              <w:pStyle w:val="UserTableBody"/>
              <w:rPr>
                <w:sz w:val="16"/>
                <w:lang w:val="it-IT"/>
              </w:rPr>
            </w:pPr>
          </w:p>
        </w:tc>
      </w:tr>
      <w:tr w:rsidR="00980D3B" w14:paraId="6542EA6F" w14:textId="77777777">
        <w:tblPrEx>
          <w:tblCellMar>
            <w:top w:w="0" w:type="dxa"/>
            <w:bottom w:w="0" w:type="dxa"/>
          </w:tblCellMar>
        </w:tblPrEx>
        <w:trPr>
          <w:cantSplit/>
          <w:jc w:val="center"/>
        </w:trPr>
        <w:tc>
          <w:tcPr>
            <w:tcW w:w="1203" w:type="dxa"/>
            <w:tcBorders>
              <w:top w:val="single" w:sz="4" w:space="0" w:color="auto"/>
              <w:bottom w:val="single" w:sz="4" w:space="0" w:color="auto"/>
            </w:tcBorders>
          </w:tcPr>
          <w:p w14:paraId="0E457505" w14:textId="77777777" w:rsidR="00980D3B" w:rsidRDefault="00980D3B">
            <w:pPr>
              <w:pStyle w:val="UserTableBody"/>
              <w:jc w:val="center"/>
              <w:rPr>
                <w:iCs/>
                <w:szCs w:val="18"/>
              </w:rPr>
            </w:pPr>
            <w:r>
              <w:rPr>
                <w:iCs/>
                <w:szCs w:val="18"/>
              </w:rPr>
              <w:t>2SPR</w:t>
            </w:r>
          </w:p>
        </w:tc>
        <w:tc>
          <w:tcPr>
            <w:tcW w:w="2726" w:type="dxa"/>
            <w:tcBorders>
              <w:top w:val="single" w:sz="4" w:space="0" w:color="auto"/>
              <w:bottom w:val="single" w:sz="4" w:space="0" w:color="auto"/>
            </w:tcBorders>
          </w:tcPr>
          <w:p w14:paraId="19A6FE1C" w14:textId="77777777" w:rsidR="00980D3B" w:rsidRDefault="00980D3B">
            <w:pPr>
              <w:pStyle w:val="UserTableBody"/>
            </w:pPr>
            <w:r>
              <w:t>Second semi-private room</w:t>
            </w:r>
          </w:p>
        </w:tc>
        <w:tc>
          <w:tcPr>
            <w:tcW w:w="2726" w:type="dxa"/>
            <w:tcBorders>
              <w:top w:val="single" w:sz="4" w:space="0" w:color="auto"/>
              <w:bottom w:val="single" w:sz="4" w:space="0" w:color="auto"/>
            </w:tcBorders>
          </w:tcPr>
          <w:p w14:paraId="366F41FA" w14:textId="77777777" w:rsidR="00980D3B" w:rsidRDefault="00980D3B">
            <w:pPr>
              <w:pStyle w:val="UserTableBody"/>
              <w:rPr>
                <w:sz w:val="16"/>
              </w:rPr>
            </w:pPr>
          </w:p>
        </w:tc>
      </w:tr>
      <w:tr w:rsidR="00980D3B" w14:paraId="7E3327CD" w14:textId="77777777">
        <w:tblPrEx>
          <w:tblCellMar>
            <w:top w:w="0" w:type="dxa"/>
            <w:bottom w:w="0" w:type="dxa"/>
          </w:tblCellMar>
        </w:tblPrEx>
        <w:trPr>
          <w:cantSplit/>
          <w:jc w:val="center"/>
        </w:trPr>
        <w:tc>
          <w:tcPr>
            <w:tcW w:w="1203" w:type="dxa"/>
            <w:tcBorders>
              <w:top w:val="single" w:sz="4" w:space="0" w:color="auto"/>
              <w:bottom w:val="single" w:sz="4" w:space="0" w:color="auto"/>
            </w:tcBorders>
          </w:tcPr>
          <w:p w14:paraId="5328A3A0" w14:textId="77777777" w:rsidR="00980D3B" w:rsidRDefault="00980D3B">
            <w:pPr>
              <w:pStyle w:val="UserTableBody"/>
              <w:jc w:val="center"/>
              <w:rPr>
                <w:iCs/>
                <w:szCs w:val="18"/>
              </w:rPr>
            </w:pPr>
            <w:r>
              <w:rPr>
                <w:iCs/>
                <w:szCs w:val="18"/>
              </w:rPr>
              <w:t>ICU</w:t>
            </w:r>
          </w:p>
        </w:tc>
        <w:tc>
          <w:tcPr>
            <w:tcW w:w="2726" w:type="dxa"/>
            <w:tcBorders>
              <w:top w:val="single" w:sz="4" w:space="0" w:color="auto"/>
              <w:bottom w:val="single" w:sz="4" w:space="0" w:color="auto"/>
            </w:tcBorders>
          </w:tcPr>
          <w:p w14:paraId="591A2244" w14:textId="77777777" w:rsidR="00980D3B" w:rsidRDefault="00980D3B">
            <w:pPr>
              <w:pStyle w:val="UserTableBody"/>
            </w:pPr>
            <w:r>
              <w:t>Intensive care unit</w:t>
            </w:r>
          </w:p>
        </w:tc>
        <w:tc>
          <w:tcPr>
            <w:tcW w:w="2726" w:type="dxa"/>
            <w:tcBorders>
              <w:top w:val="single" w:sz="4" w:space="0" w:color="auto"/>
              <w:bottom w:val="single" w:sz="4" w:space="0" w:color="auto"/>
            </w:tcBorders>
          </w:tcPr>
          <w:p w14:paraId="5AA16F2E" w14:textId="77777777" w:rsidR="00980D3B" w:rsidRDefault="00980D3B">
            <w:pPr>
              <w:pStyle w:val="UserTableBody"/>
              <w:rPr>
                <w:sz w:val="16"/>
              </w:rPr>
            </w:pPr>
          </w:p>
        </w:tc>
      </w:tr>
      <w:tr w:rsidR="00980D3B" w14:paraId="0315A44C" w14:textId="77777777">
        <w:tblPrEx>
          <w:tblCellMar>
            <w:top w:w="0" w:type="dxa"/>
            <w:bottom w:w="0" w:type="dxa"/>
          </w:tblCellMar>
        </w:tblPrEx>
        <w:trPr>
          <w:cantSplit/>
          <w:jc w:val="center"/>
        </w:trPr>
        <w:tc>
          <w:tcPr>
            <w:tcW w:w="1203" w:type="dxa"/>
            <w:tcBorders>
              <w:top w:val="single" w:sz="4" w:space="0" w:color="auto"/>
              <w:bottom w:val="single" w:sz="12" w:space="0" w:color="auto"/>
            </w:tcBorders>
          </w:tcPr>
          <w:p w14:paraId="0B8AD97D" w14:textId="77777777" w:rsidR="00980D3B" w:rsidRDefault="00980D3B">
            <w:pPr>
              <w:pStyle w:val="UserTableBody"/>
              <w:jc w:val="center"/>
              <w:rPr>
                <w:iCs/>
                <w:szCs w:val="18"/>
              </w:rPr>
            </w:pPr>
            <w:r>
              <w:rPr>
                <w:iCs/>
                <w:szCs w:val="18"/>
              </w:rPr>
              <w:t>2ICU</w:t>
            </w:r>
          </w:p>
        </w:tc>
        <w:tc>
          <w:tcPr>
            <w:tcW w:w="2726" w:type="dxa"/>
            <w:tcBorders>
              <w:top w:val="single" w:sz="4" w:space="0" w:color="auto"/>
              <w:bottom w:val="single" w:sz="12" w:space="0" w:color="auto"/>
            </w:tcBorders>
          </w:tcPr>
          <w:p w14:paraId="68C6472E" w14:textId="77777777" w:rsidR="00980D3B" w:rsidRDefault="00980D3B">
            <w:pPr>
              <w:pStyle w:val="UserTableBody"/>
            </w:pPr>
            <w:r>
              <w:t>Second intensive care unit</w:t>
            </w:r>
          </w:p>
        </w:tc>
        <w:tc>
          <w:tcPr>
            <w:tcW w:w="2726" w:type="dxa"/>
            <w:tcBorders>
              <w:top w:val="single" w:sz="4" w:space="0" w:color="auto"/>
              <w:bottom w:val="single" w:sz="12" w:space="0" w:color="auto"/>
            </w:tcBorders>
          </w:tcPr>
          <w:p w14:paraId="19A5A773" w14:textId="77777777" w:rsidR="00980D3B" w:rsidRDefault="00980D3B">
            <w:pPr>
              <w:pStyle w:val="UserTableBody"/>
              <w:rPr>
                <w:sz w:val="16"/>
              </w:rPr>
            </w:pPr>
          </w:p>
        </w:tc>
      </w:tr>
    </w:tbl>
    <w:p w14:paraId="704CAFF4" w14:textId="77777777" w:rsidR="00980D3B" w:rsidRDefault="00980D3B">
      <w:pPr>
        <w:pStyle w:val="Heading4"/>
      </w:pPr>
      <w:r>
        <w:rPr>
          <w:snapToGrid w:val="0"/>
        </w:rPr>
        <w:t>Amount Type</w:t>
      </w:r>
      <w:r>
        <w:t xml:space="preserve"> (IS)</w:t>
      </w:r>
    </w:p>
    <w:p w14:paraId="49071443" w14:textId="77777777" w:rsidR="00980D3B" w:rsidRDefault="00980D3B">
      <w:pPr>
        <w:pStyle w:val="NormalIndented"/>
      </w:pPr>
      <w:r>
        <w:t>Definition: Specifies amount quantity type</w:t>
      </w:r>
    </w:p>
    <w:p w14:paraId="2FA1190B" w14:textId="77777777" w:rsidR="00980D3B" w:rsidRDefault="00980D3B">
      <w:pPr>
        <w:pStyle w:val="NormalIndented"/>
      </w:pPr>
      <w:r>
        <w:t xml:space="preserve">Refer to </w:t>
      </w:r>
      <w:hyperlink w:anchor="HL70146" w:history="1">
        <w:r>
          <w:rPr>
            <w:rStyle w:val="HyperlinkText"/>
          </w:rPr>
          <w:t>User-defined Table 0146 - Amount type</w:t>
        </w:r>
      </w:hyperlink>
      <w:r>
        <w:t xml:space="preserve"> for suggested values.</w:t>
      </w:r>
    </w:p>
    <w:p w14:paraId="524A9881" w14:textId="77777777" w:rsidR="00980D3B" w:rsidRDefault="00980D3B">
      <w:pPr>
        <w:pStyle w:val="UserTableCaption"/>
      </w:pPr>
      <w:bookmarkStart w:id="1444" w:name="HL70146"/>
      <w:r>
        <w:t>User-defined Table 0146 - Amount type</w:t>
      </w:r>
      <w:bookmarkEnd w:id="1444"/>
      <w:r>
        <w:fldChar w:fldCharType="begin"/>
      </w:r>
      <w:r>
        <w:instrText>XE “User-defined Table 0146 - Amount type”</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898"/>
        <w:gridCol w:w="2410"/>
        <w:gridCol w:w="2410"/>
      </w:tblGrid>
      <w:tr w:rsidR="00980D3B" w14:paraId="2BA3247E" w14:textId="77777777">
        <w:tblPrEx>
          <w:tblCellMar>
            <w:top w:w="0" w:type="dxa"/>
            <w:bottom w:w="0" w:type="dxa"/>
          </w:tblCellMar>
        </w:tblPrEx>
        <w:trPr>
          <w:cantSplit/>
          <w:tblHeader/>
          <w:jc w:val="center"/>
        </w:trPr>
        <w:tc>
          <w:tcPr>
            <w:tcW w:w="898" w:type="dxa"/>
            <w:tcBorders>
              <w:top w:val="single" w:sz="12" w:space="0" w:color="auto"/>
              <w:bottom w:val="single" w:sz="6" w:space="0" w:color="auto"/>
            </w:tcBorders>
            <w:shd w:val="pct10" w:color="auto" w:fill="FFFFFF"/>
          </w:tcPr>
          <w:p w14:paraId="12C98115" w14:textId="77777777" w:rsidR="00980D3B" w:rsidRDefault="00980D3B">
            <w:pPr>
              <w:pStyle w:val="UserTableHeader"/>
              <w:jc w:val="center"/>
              <w:rPr>
                <w:lang w:val="fr-FR"/>
              </w:rPr>
            </w:pPr>
            <w:r>
              <w:rPr>
                <w:lang w:val="fr-FR"/>
              </w:rPr>
              <w:t>Value</w:t>
            </w:r>
          </w:p>
        </w:tc>
        <w:tc>
          <w:tcPr>
            <w:tcW w:w="2410" w:type="dxa"/>
            <w:tcBorders>
              <w:top w:val="single" w:sz="12" w:space="0" w:color="auto"/>
              <w:bottom w:val="single" w:sz="6" w:space="0" w:color="auto"/>
            </w:tcBorders>
            <w:shd w:val="pct10" w:color="auto" w:fill="FFFFFF"/>
          </w:tcPr>
          <w:p w14:paraId="5769AB8A" w14:textId="77777777" w:rsidR="00980D3B" w:rsidRDefault="00980D3B">
            <w:pPr>
              <w:pStyle w:val="UserTableHeader"/>
              <w:rPr>
                <w:lang w:val="fr-FR"/>
              </w:rPr>
            </w:pPr>
            <w:r>
              <w:rPr>
                <w:lang w:val="fr-FR"/>
              </w:rPr>
              <w:t>Description</w:t>
            </w:r>
          </w:p>
        </w:tc>
        <w:tc>
          <w:tcPr>
            <w:tcW w:w="2410" w:type="dxa"/>
            <w:tcBorders>
              <w:top w:val="single" w:sz="12" w:space="0" w:color="auto"/>
              <w:bottom w:val="single" w:sz="6" w:space="0" w:color="auto"/>
            </w:tcBorders>
            <w:shd w:val="pct10" w:color="auto" w:fill="FFFFFF"/>
          </w:tcPr>
          <w:p w14:paraId="0BE6ADB8" w14:textId="77777777" w:rsidR="00980D3B" w:rsidRDefault="00980D3B">
            <w:pPr>
              <w:pStyle w:val="UserTableHeader"/>
              <w:rPr>
                <w:lang w:val="fr-FR"/>
              </w:rPr>
            </w:pPr>
            <w:r>
              <w:rPr>
                <w:lang w:val="fr-FR"/>
              </w:rPr>
              <w:t>Comment</w:t>
            </w:r>
          </w:p>
        </w:tc>
      </w:tr>
      <w:tr w:rsidR="00980D3B" w14:paraId="6EB4EB1A" w14:textId="77777777">
        <w:tblPrEx>
          <w:tblCellMar>
            <w:top w:w="0" w:type="dxa"/>
            <w:bottom w:w="0" w:type="dxa"/>
          </w:tblCellMar>
        </w:tblPrEx>
        <w:trPr>
          <w:cantSplit/>
          <w:jc w:val="center"/>
        </w:trPr>
        <w:tc>
          <w:tcPr>
            <w:tcW w:w="898" w:type="dxa"/>
            <w:tcBorders>
              <w:top w:val="single" w:sz="6" w:space="0" w:color="auto"/>
              <w:bottom w:val="single" w:sz="4" w:space="0" w:color="auto"/>
            </w:tcBorders>
          </w:tcPr>
          <w:p w14:paraId="2CBBB58A" w14:textId="77777777" w:rsidR="00980D3B" w:rsidRDefault="00980D3B">
            <w:pPr>
              <w:pStyle w:val="UserTableBody"/>
              <w:jc w:val="center"/>
              <w:rPr>
                <w:iCs/>
                <w:szCs w:val="18"/>
              </w:rPr>
            </w:pPr>
            <w:r>
              <w:rPr>
                <w:iCs/>
                <w:szCs w:val="18"/>
              </w:rPr>
              <w:t>DF</w:t>
            </w:r>
          </w:p>
        </w:tc>
        <w:tc>
          <w:tcPr>
            <w:tcW w:w="2410" w:type="dxa"/>
            <w:tcBorders>
              <w:top w:val="single" w:sz="6" w:space="0" w:color="auto"/>
              <w:bottom w:val="single" w:sz="4" w:space="0" w:color="auto"/>
            </w:tcBorders>
          </w:tcPr>
          <w:p w14:paraId="383038B7" w14:textId="77777777" w:rsidR="00980D3B" w:rsidRDefault="00980D3B">
            <w:pPr>
              <w:pStyle w:val="UserTableBody"/>
            </w:pPr>
            <w:r>
              <w:t>Differential</w:t>
            </w:r>
          </w:p>
        </w:tc>
        <w:tc>
          <w:tcPr>
            <w:tcW w:w="2410" w:type="dxa"/>
            <w:tcBorders>
              <w:top w:val="single" w:sz="6" w:space="0" w:color="auto"/>
              <w:bottom w:val="single" w:sz="4" w:space="0" w:color="auto"/>
            </w:tcBorders>
          </w:tcPr>
          <w:p w14:paraId="2CFC8632" w14:textId="77777777" w:rsidR="00980D3B" w:rsidRDefault="00980D3B">
            <w:pPr>
              <w:pStyle w:val="UserTableBody"/>
              <w:rPr>
                <w:sz w:val="16"/>
              </w:rPr>
            </w:pPr>
          </w:p>
        </w:tc>
      </w:tr>
      <w:tr w:rsidR="00980D3B" w14:paraId="52E100EF" w14:textId="77777777">
        <w:tblPrEx>
          <w:tblCellMar>
            <w:top w:w="0" w:type="dxa"/>
            <w:bottom w:w="0" w:type="dxa"/>
          </w:tblCellMar>
        </w:tblPrEx>
        <w:trPr>
          <w:cantSplit/>
          <w:jc w:val="center"/>
        </w:trPr>
        <w:tc>
          <w:tcPr>
            <w:tcW w:w="898" w:type="dxa"/>
            <w:tcBorders>
              <w:top w:val="single" w:sz="4" w:space="0" w:color="auto"/>
              <w:bottom w:val="single" w:sz="4" w:space="0" w:color="auto"/>
            </w:tcBorders>
          </w:tcPr>
          <w:p w14:paraId="2DAC3477" w14:textId="77777777" w:rsidR="00980D3B" w:rsidRDefault="00980D3B">
            <w:pPr>
              <w:pStyle w:val="UserTableBody"/>
              <w:jc w:val="center"/>
              <w:rPr>
                <w:iCs/>
                <w:szCs w:val="18"/>
              </w:rPr>
            </w:pPr>
            <w:r>
              <w:rPr>
                <w:iCs/>
                <w:szCs w:val="18"/>
              </w:rPr>
              <w:t>LM</w:t>
            </w:r>
          </w:p>
        </w:tc>
        <w:tc>
          <w:tcPr>
            <w:tcW w:w="2410" w:type="dxa"/>
            <w:tcBorders>
              <w:top w:val="single" w:sz="4" w:space="0" w:color="auto"/>
              <w:bottom w:val="single" w:sz="4" w:space="0" w:color="auto"/>
            </w:tcBorders>
          </w:tcPr>
          <w:p w14:paraId="426581FC" w14:textId="77777777" w:rsidR="00980D3B" w:rsidRDefault="00980D3B">
            <w:pPr>
              <w:pStyle w:val="UserTableBody"/>
              <w:rPr>
                <w:lang w:val="fr-FR"/>
              </w:rPr>
            </w:pPr>
            <w:r>
              <w:rPr>
                <w:lang w:val="fr-FR"/>
              </w:rPr>
              <w:t>Limit</w:t>
            </w:r>
          </w:p>
        </w:tc>
        <w:tc>
          <w:tcPr>
            <w:tcW w:w="2410" w:type="dxa"/>
            <w:tcBorders>
              <w:top w:val="single" w:sz="4" w:space="0" w:color="auto"/>
              <w:bottom w:val="single" w:sz="4" w:space="0" w:color="auto"/>
            </w:tcBorders>
          </w:tcPr>
          <w:p w14:paraId="4B3888B2" w14:textId="77777777" w:rsidR="00980D3B" w:rsidRDefault="00980D3B">
            <w:pPr>
              <w:pStyle w:val="UserTableBody"/>
              <w:rPr>
                <w:sz w:val="16"/>
                <w:lang w:val="fr-FR"/>
              </w:rPr>
            </w:pPr>
          </w:p>
        </w:tc>
      </w:tr>
      <w:tr w:rsidR="00980D3B" w14:paraId="511BE1C9" w14:textId="77777777">
        <w:tblPrEx>
          <w:tblCellMar>
            <w:top w:w="0" w:type="dxa"/>
            <w:bottom w:w="0" w:type="dxa"/>
          </w:tblCellMar>
        </w:tblPrEx>
        <w:trPr>
          <w:cantSplit/>
          <w:jc w:val="center"/>
        </w:trPr>
        <w:tc>
          <w:tcPr>
            <w:tcW w:w="898" w:type="dxa"/>
            <w:tcBorders>
              <w:top w:val="single" w:sz="4" w:space="0" w:color="auto"/>
              <w:bottom w:val="single" w:sz="4" w:space="0" w:color="auto"/>
            </w:tcBorders>
          </w:tcPr>
          <w:p w14:paraId="1CEDBCB9" w14:textId="77777777" w:rsidR="00980D3B" w:rsidRDefault="00980D3B">
            <w:pPr>
              <w:pStyle w:val="UserTableBody"/>
              <w:jc w:val="center"/>
              <w:rPr>
                <w:iCs/>
                <w:szCs w:val="18"/>
                <w:lang w:val="fr-FR"/>
              </w:rPr>
            </w:pPr>
            <w:r>
              <w:rPr>
                <w:iCs/>
                <w:szCs w:val="18"/>
                <w:lang w:val="fr-FR"/>
              </w:rPr>
              <w:t>PC</w:t>
            </w:r>
          </w:p>
        </w:tc>
        <w:tc>
          <w:tcPr>
            <w:tcW w:w="2410" w:type="dxa"/>
            <w:tcBorders>
              <w:top w:val="single" w:sz="4" w:space="0" w:color="auto"/>
              <w:bottom w:val="single" w:sz="4" w:space="0" w:color="auto"/>
            </w:tcBorders>
          </w:tcPr>
          <w:p w14:paraId="676DCE43" w14:textId="77777777" w:rsidR="00980D3B" w:rsidRDefault="00980D3B">
            <w:pPr>
              <w:pStyle w:val="UserTableBody"/>
              <w:rPr>
                <w:lang w:val="fr-FR"/>
              </w:rPr>
            </w:pPr>
            <w:r>
              <w:rPr>
                <w:lang w:val="fr-FR"/>
              </w:rPr>
              <w:t>Percentage</w:t>
            </w:r>
          </w:p>
        </w:tc>
        <w:tc>
          <w:tcPr>
            <w:tcW w:w="2410" w:type="dxa"/>
            <w:tcBorders>
              <w:top w:val="single" w:sz="4" w:space="0" w:color="auto"/>
              <w:bottom w:val="single" w:sz="4" w:space="0" w:color="auto"/>
            </w:tcBorders>
          </w:tcPr>
          <w:p w14:paraId="7A8EBDFF" w14:textId="77777777" w:rsidR="00980D3B" w:rsidRDefault="00980D3B">
            <w:pPr>
              <w:pStyle w:val="UserTableBody"/>
            </w:pPr>
            <w:r>
              <w:t>Retained for backward compatibility only as of v 2.5</w:t>
            </w:r>
          </w:p>
        </w:tc>
      </w:tr>
      <w:tr w:rsidR="00980D3B" w14:paraId="4D27BE06" w14:textId="77777777">
        <w:tblPrEx>
          <w:tblCellMar>
            <w:top w:w="0" w:type="dxa"/>
            <w:bottom w:w="0" w:type="dxa"/>
          </w:tblCellMar>
        </w:tblPrEx>
        <w:trPr>
          <w:cantSplit/>
          <w:jc w:val="center"/>
        </w:trPr>
        <w:tc>
          <w:tcPr>
            <w:tcW w:w="898" w:type="dxa"/>
            <w:tcBorders>
              <w:top w:val="single" w:sz="4" w:space="0" w:color="auto"/>
              <w:bottom w:val="single" w:sz="4" w:space="0" w:color="auto"/>
            </w:tcBorders>
          </w:tcPr>
          <w:p w14:paraId="35B1C97E" w14:textId="77777777" w:rsidR="00980D3B" w:rsidRDefault="00980D3B">
            <w:pPr>
              <w:pStyle w:val="UserTableBody"/>
              <w:jc w:val="center"/>
              <w:rPr>
                <w:iCs/>
                <w:szCs w:val="18"/>
              </w:rPr>
            </w:pPr>
            <w:r>
              <w:rPr>
                <w:iCs/>
                <w:szCs w:val="18"/>
              </w:rPr>
              <w:t>RT</w:t>
            </w:r>
          </w:p>
        </w:tc>
        <w:tc>
          <w:tcPr>
            <w:tcW w:w="2410" w:type="dxa"/>
            <w:tcBorders>
              <w:top w:val="single" w:sz="4" w:space="0" w:color="auto"/>
              <w:bottom w:val="single" w:sz="4" w:space="0" w:color="auto"/>
            </w:tcBorders>
          </w:tcPr>
          <w:p w14:paraId="008BA8B7" w14:textId="77777777" w:rsidR="00980D3B" w:rsidRDefault="00980D3B">
            <w:pPr>
              <w:pStyle w:val="UserTableBody"/>
            </w:pPr>
            <w:r>
              <w:t>Rate</w:t>
            </w:r>
          </w:p>
        </w:tc>
        <w:tc>
          <w:tcPr>
            <w:tcW w:w="2410" w:type="dxa"/>
            <w:tcBorders>
              <w:top w:val="single" w:sz="4" w:space="0" w:color="auto"/>
              <w:bottom w:val="single" w:sz="4" w:space="0" w:color="auto"/>
            </w:tcBorders>
          </w:tcPr>
          <w:p w14:paraId="08D421F7" w14:textId="77777777" w:rsidR="00980D3B" w:rsidRDefault="00980D3B">
            <w:pPr>
              <w:pStyle w:val="UserTableBody"/>
              <w:rPr>
                <w:sz w:val="16"/>
              </w:rPr>
            </w:pPr>
          </w:p>
        </w:tc>
      </w:tr>
      <w:tr w:rsidR="00980D3B" w14:paraId="06134261" w14:textId="77777777">
        <w:tblPrEx>
          <w:tblCellMar>
            <w:top w:w="0" w:type="dxa"/>
            <w:bottom w:w="0" w:type="dxa"/>
          </w:tblCellMar>
        </w:tblPrEx>
        <w:trPr>
          <w:cantSplit/>
          <w:jc w:val="center"/>
        </w:trPr>
        <w:tc>
          <w:tcPr>
            <w:tcW w:w="898" w:type="dxa"/>
            <w:tcBorders>
              <w:top w:val="single" w:sz="4" w:space="0" w:color="auto"/>
              <w:bottom w:val="single" w:sz="12" w:space="0" w:color="auto"/>
            </w:tcBorders>
          </w:tcPr>
          <w:p w14:paraId="08B1C17D" w14:textId="77777777" w:rsidR="00980D3B" w:rsidRDefault="00980D3B">
            <w:pPr>
              <w:pStyle w:val="UserTableBody"/>
              <w:jc w:val="center"/>
              <w:rPr>
                <w:iCs/>
                <w:szCs w:val="18"/>
              </w:rPr>
            </w:pPr>
            <w:r>
              <w:rPr>
                <w:iCs/>
                <w:szCs w:val="18"/>
              </w:rPr>
              <w:t>UL</w:t>
            </w:r>
          </w:p>
        </w:tc>
        <w:tc>
          <w:tcPr>
            <w:tcW w:w="2410" w:type="dxa"/>
            <w:tcBorders>
              <w:top w:val="single" w:sz="4" w:space="0" w:color="auto"/>
              <w:bottom w:val="single" w:sz="12" w:space="0" w:color="auto"/>
            </w:tcBorders>
          </w:tcPr>
          <w:p w14:paraId="2658975A" w14:textId="77777777" w:rsidR="00980D3B" w:rsidRDefault="00980D3B">
            <w:pPr>
              <w:pStyle w:val="UserTableBody"/>
            </w:pPr>
            <w:r>
              <w:t>Unlimited</w:t>
            </w:r>
          </w:p>
        </w:tc>
        <w:tc>
          <w:tcPr>
            <w:tcW w:w="2410" w:type="dxa"/>
            <w:tcBorders>
              <w:top w:val="single" w:sz="4" w:space="0" w:color="auto"/>
              <w:bottom w:val="single" w:sz="12" w:space="0" w:color="auto"/>
            </w:tcBorders>
          </w:tcPr>
          <w:p w14:paraId="2FB3215A" w14:textId="77777777" w:rsidR="00980D3B" w:rsidRDefault="00980D3B">
            <w:pPr>
              <w:pStyle w:val="UserTableBody"/>
              <w:rPr>
                <w:sz w:val="16"/>
              </w:rPr>
            </w:pPr>
          </w:p>
        </w:tc>
      </w:tr>
    </w:tbl>
    <w:p w14:paraId="2BE63E0F" w14:textId="77777777" w:rsidR="00980D3B" w:rsidRDefault="00980D3B">
      <w:pPr>
        <w:pStyle w:val="Heading4"/>
      </w:pPr>
      <w:r>
        <w:rPr>
          <w:snapToGrid w:val="0"/>
        </w:rPr>
        <w:lastRenderedPageBreak/>
        <w:t>Coverage Amount</w:t>
      </w:r>
      <w:r>
        <w:t xml:space="preserve"> Quantity (NM)</w:t>
      </w:r>
    </w:p>
    <w:p w14:paraId="3AE78F7B" w14:textId="77777777" w:rsidR="00980D3B" w:rsidRDefault="00980D3B">
      <w:pPr>
        <w:pStyle w:val="NormalIndented"/>
      </w:pPr>
      <w:r>
        <w:t>Definition: Specifies amount covered by the insurance as a currency or percentage qua</w:t>
      </w:r>
      <w:r>
        <w:t>n</w:t>
      </w:r>
      <w:r>
        <w:t>tity.</w:t>
      </w:r>
    </w:p>
    <w:p w14:paraId="607826D7" w14:textId="77777777" w:rsidR="00980D3B" w:rsidRDefault="00980D3B">
      <w:pPr>
        <w:pStyle w:val="NormalIndented"/>
      </w:pPr>
      <w:r>
        <w:t>Retained for backward compatibility only as of v 2.5. Refer to 2.9.69.4 – Money or Percentage.</w:t>
      </w:r>
    </w:p>
    <w:p w14:paraId="7C76F90B" w14:textId="77777777" w:rsidR="00980D3B" w:rsidRDefault="00980D3B">
      <w:pPr>
        <w:pStyle w:val="Heading4"/>
      </w:pPr>
      <w:r>
        <w:rPr>
          <w:snapToGrid w:val="0"/>
        </w:rPr>
        <w:t>Money or Percentage (MOP)</w:t>
      </w:r>
    </w:p>
    <w:p w14:paraId="7B3D0D42" w14:textId="77777777" w:rsidR="00980D3B" w:rsidRDefault="00980D3B">
      <w:pPr>
        <w:pStyle w:val="NormalIndented"/>
      </w:pPr>
      <w:r>
        <w:t>Definition: specifies an amount that may be either currency or a percentage.</w:t>
      </w:r>
    </w:p>
    <w:p w14:paraId="70329D53" w14:textId="77777777" w:rsidR="00980D3B" w:rsidRDefault="00980D3B">
      <w:pPr>
        <w:pStyle w:val="Heading3"/>
      </w:pPr>
      <w:r>
        <w:fldChar w:fldCharType="begin"/>
      </w:r>
      <w:r>
        <w:instrText xml:space="preserve"> XE "RP" </w:instrText>
      </w:r>
      <w:r>
        <w:fldChar w:fldCharType="end"/>
      </w:r>
      <w:r>
        <w:fldChar w:fldCharType="begin"/>
      </w:r>
      <w:r>
        <w:instrText xml:space="preserve"> XE "Data types: RP" </w:instrText>
      </w:r>
      <w:r>
        <w:fldChar w:fldCharType="end"/>
      </w:r>
      <w:bookmarkStart w:id="1445" w:name="_Ref358257826"/>
      <w:bookmarkStart w:id="1446" w:name="_Toc359236029"/>
      <w:bookmarkStart w:id="1447" w:name="_Toc498146045"/>
      <w:bookmarkStart w:id="1448" w:name="_Toc527864614"/>
      <w:bookmarkStart w:id="1449" w:name="_Toc527866086"/>
      <w:bookmarkStart w:id="1450" w:name="_Toc528481905"/>
      <w:bookmarkStart w:id="1451" w:name="_Toc528482410"/>
      <w:bookmarkStart w:id="1452" w:name="_Toc528482709"/>
      <w:bookmarkStart w:id="1453" w:name="_Toc528482834"/>
      <w:bookmarkStart w:id="1454" w:name="_Toc528486142"/>
      <w:bookmarkStart w:id="1455" w:name="_Toc536689775"/>
      <w:bookmarkStart w:id="1456" w:name="_Toc496520"/>
      <w:bookmarkStart w:id="1457" w:name="_Toc524867"/>
      <w:bookmarkStart w:id="1458" w:name="_Toc1802450"/>
      <w:bookmarkStart w:id="1459" w:name="_Toc22448445"/>
      <w:bookmarkStart w:id="1460" w:name="_Toc22697637"/>
      <w:bookmarkStart w:id="1461" w:name="_Toc24273672"/>
      <w:r>
        <w:t>RP - reference pointer</w:t>
      </w:r>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p>
    <w:p w14:paraId="60CA7F33" w14:textId="77777777" w:rsidR="00980D3B" w:rsidRDefault="00980D3B">
      <w:pPr>
        <w:pStyle w:val="ComponentTableCaption"/>
      </w:pPr>
      <w:bookmarkStart w:id="1462" w:name="RP"/>
      <w:r>
        <w:t xml:space="preserve">HL7 Component Table - RP – Reference Pointer </w:t>
      </w:r>
      <w:r>
        <w:fldChar w:fldCharType="begin"/>
      </w:r>
      <w:r>
        <w:instrText xml:space="preserve"> XE "HL7 Component Table - RP" </w:instrText>
      </w:r>
      <w:r>
        <w:fldChar w:fldCharType="end"/>
      </w:r>
      <w:bookmarkEnd w:id="146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C8AB0D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537E9FB8"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3BC227AB"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22788C16"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05A2EDFB"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6905C52"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B32A115"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05AA707"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10C68FE3" w14:textId="77777777" w:rsidR="00980D3B" w:rsidRDefault="00980D3B">
            <w:pPr>
              <w:pStyle w:val="ComponentTableHeader"/>
              <w:rPr>
                <w:b w:val="0"/>
                <w:lang w:val="fr-FR"/>
              </w:rPr>
            </w:pPr>
            <w:r>
              <w:rPr>
                <w:lang w:val="fr-FR"/>
              </w:rPr>
              <w:t>SEC.REF.</w:t>
            </w:r>
          </w:p>
        </w:tc>
      </w:tr>
      <w:tr w:rsidR="00980D3B" w14:paraId="52A840D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FAFC701" w14:textId="77777777" w:rsidR="00980D3B" w:rsidRDefault="00980D3B">
            <w:pPr>
              <w:pStyle w:val="ComponentTableBody"/>
            </w:pPr>
            <w:r>
              <w:t>1</w:t>
            </w:r>
          </w:p>
        </w:tc>
        <w:tc>
          <w:tcPr>
            <w:tcW w:w="576" w:type="dxa"/>
            <w:tcBorders>
              <w:top w:val="single" w:sz="4" w:space="0" w:color="auto"/>
              <w:bottom w:val="single" w:sz="4" w:space="0" w:color="auto"/>
            </w:tcBorders>
          </w:tcPr>
          <w:p w14:paraId="75725E75" w14:textId="77777777" w:rsidR="00980D3B" w:rsidRDefault="00980D3B">
            <w:pPr>
              <w:pStyle w:val="ComponentTableBody"/>
            </w:pPr>
            <w:r>
              <w:t>15</w:t>
            </w:r>
          </w:p>
        </w:tc>
        <w:tc>
          <w:tcPr>
            <w:tcW w:w="720" w:type="dxa"/>
            <w:tcBorders>
              <w:top w:val="single" w:sz="4" w:space="0" w:color="auto"/>
              <w:bottom w:val="single" w:sz="4" w:space="0" w:color="auto"/>
            </w:tcBorders>
          </w:tcPr>
          <w:p w14:paraId="3F9E9A53" w14:textId="77777777" w:rsidR="00980D3B" w:rsidRDefault="00980D3B">
            <w:pPr>
              <w:pStyle w:val="ComponentTableBody"/>
            </w:pPr>
            <w:r>
              <w:t>ST</w:t>
            </w:r>
          </w:p>
        </w:tc>
        <w:tc>
          <w:tcPr>
            <w:tcW w:w="576" w:type="dxa"/>
            <w:tcBorders>
              <w:top w:val="single" w:sz="4" w:space="0" w:color="auto"/>
              <w:bottom w:val="single" w:sz="4" w:space="0" w:color="auto"/>
            </w:tcBorders>
          </w:tcPr>
          <w:p w14:paraId="42934AAD" w14:textId="77777777" w:rsidR="00980D3B" w:rsidRDefault="00980D3B">
            <w:pPr>
              <w:pStyle w:val="ComponentTableBody"/>
            </w:pPr>
            <w:r>
              <w:t>O</w:t>
            </w:r>
          </w:p>
        </w:tc>
        <w:tc>
          <w:tcPr>
            <w:tcW w:w="720" w:type="dxa"/>
            <w:tcBorders>
              <w:top w:val="single" w:sz="4" w:space="0" w:color="auto"/>
              <w:bottom w:val="single" w:sz="4" w:space="0" w:color="auto"/>
            </w:tcBorders>
          </w:tcPr>
          <w:p w14:paraId="27A4B79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5243FDF" w14:textId="77777777" w:rsidR="00980D3B" w:rsidRDefault="00980D3B">
            <w:pPr>
              <w:pStyle w:val="ComponentTableBody"/>
              <w:jc w:val="left"/>
            </w:pPr>
            <w:r>
              <w:t>Pointer</w:t>
            </w:r>
          </w:p>
        </w:tc>
        <w:tc>
          <w:tcPr>
            <w:tcW w:w="1440" w:type="dxa"/>
            <w:tcBorders>
              <w:top w:val="single" w:sz="4" w:space="0" w:color="auto"/>
              <w:bottom w:val="single" w:sz="4" w:space="0" w:color="auto"/>
            </w:tcBorders>
          </w:tcPr>
          <w:p w14:paraId="0AB33F4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9905F64"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4151D02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BCB6254"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6487E02B"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4BAFBF8A"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3053FCE2"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1192539"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5CB5BB3F" w14:textId="77777777" w:rsidR="00980D3B" w:rsidRDefault="00980D3B">
            <w:pPr>
              <w:pStyle w:val="ComponentTableBody"/>
              <w:jc w:val="left"/>
            </w:pPr>
            <w:r>
              <w:t>Application ID</w:t>
            </w:r>
          </w:p>
        </w:tc>
        <w:tc>
          <w:tcPr>
            <w:tcW w:w="1440" w:type="dxa"/>
            <w:tcBorders>
              <w:top w:val="single" w:sz="4" w:space="0" w:color="auto"/>
              <w:bottom w:val="single" w:sz="4" w:space="0" w:color="auto"/>
            </w:tcBorders>
          </w:tcPr>
          <w:p w14:paraId="42DD3AE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C2A642C"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49632E7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AABAF79" w14:textId="77777777" w:rsidR="00980D3B" w:rsidRDefault="00980D3B">
            <w:pPr>
              <w:pStyle w:val="ComponentTableBody"/>
            </w:pPr>
            <w:r>
              <w:t>3</w:t>
            </w:r>
          </w:p>
        </w:tc>
        <w:tc>
          <w:tcPr>
            <w:tcW w:w="576" w:type="dxa"/>
            <w:tcBorders>
              <w:top w:val="single" w:sz="4" w:space="0" w:color="auto"/>
              <w:bottom w:val="single" w:sz="4" w:space="0" w:color="auto"/>
            </w:tcBorders>
          </w:tcPr>
          <w:p w14:paraId="2777BB75" w14:textId="77777777" w:rsidR="00980D3B" w:rsidRDefault="00980D3B">
            <w:pPr>
              <w:pStyle w:val="ComponentTableBody"/>
            </w:pPr>
            <w:r>
              <w:t>9</w:t>
            </w:r>
          </w:p>
        </w:tc>
        <w:tc>
          <w:tcPr>
            <w:tcW w:w="720" w:type="dxa"/>
            <w:tcBorders>
              <w:top w:val="single" w:sz="4" w:space="0" w:color="auto"/>
              <w:bottom w:val="single" w:sz="4" w:space="0" w:color="auto"/>
            </w:tcBorders>
          </w:tcPr>
          <w:p w14:paraId="375F2CC7" w14:textId="77777777" w:rsidR="00980D3B" w:rsidRDefault="00980D3B">
            <w:pPr>
              <w:pStyle w:val="ComponentTableBody"/>
            </w:pPr>
            <w:r>
              <w:t>ID</w:t>
            </w:r>
          </w:p>
        </w:tc>
        <w:tc>
          <w:tcPr>
            <w:tcW w:w="576" w:type="dxa"/>
            <w:tcBorders>
              <w:top w:val="single" w:sz="4" w:space="0" w:color="auto"/>
              <w:bottom w:val="single" w:sz="4" w:space="0" w:color="auto"/>
            </w:tcBorders>
          </w:tcPr>
          <w:p w14:paraId="5945ADC0" w14:textId="77777777" w:rsidR="00980D3B" w:rsidRDefault="00980D3B">
            <w:pPr>
              <w:pStyle w:val="ComponentTableBody"/>
            </w:pPr>
            <w:r>
              <w:t>O</w:t>
            </w:r>
          </w:p>
        </w:tc>
        <w:tc>
          <w:tcPr>
            <w:tcW w:w="720" w:type="dxa"/>
            <w:tcBorders>
              <w:top w:val="single" w:sz="4" w:space="0" w:color="auto"/>
              <w:bottom w:val="single" w:sz="4" w:space="0" w:color="auto"/>
            </w:tcBorders>
          </w:tcPr>
          <w:p w14:paraId="61278852" w14:textId="77777777" w:rsidR="00980D3B" w:rsidRDefault="00980D3B">
            <w:pPr>
              <w:pStyle w:val="ComponentTableBody"/>
            </w:pPr>
            <w:r>
              <w:t>0191</w:t>
            </w:r>
          </w:p>
        </w:tc>
        <w:tc>
          <w:tcPr>
            <w:tcW w:w="2880" w:type="dxa"/>
            <w:tcBorders>
              <w:top w:val="single" w:sz="4" w:space="0" w:color="auto"/>
              <w:bottom w:val="single" w:sz="4" w:space="0" w:color="auto"/>
            </w:tcBorders>
          </w:tcPr>
          <w:p w14:paraId="44A5AF5E" w14:textId="77777777" w:rsidR="00980D3B" w:rsidRDefault="00980D3B">
            <w:pPr>
              <w:pStyle w:val="ComponentTableBody"/>
              <w:jc w:val="left"/>
            </w:pPr>
            <w:r>
              <w:t>Type of Data</w:t>
            </w:r>
          </w:p>
        </w:tc>
        <w:tc>
          <w:tcPr>
            <w:tcW w:w="1440" w:type="dxa"/>
            <w:tcBorders>
              <w:top w:val="single" w:sz="4" w:space="0" w:color="auto"/>
              <w:bottom w:val="single" w:sz="4" w:space="0" w:color="auto"/>
            </w:tcBorders>
          </w:tcPr>
          <w:p w14:paraId="2345937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F375921"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14775AE0"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CFA5F26" w14:textId="77777777" w:rsidR="00980D3B" w:rsidRDefault="00980D3B">
            <w:pPr>
              <w:pStyle w:val="ComponentTableBody"/>
              <w:rPr>
                <w:lang w:val="it-IT"/>
              </w:rPr>
            </w:pPr>
            <w:r>
              <w:rPr>
                <w:lang w:val="it-IT"/>
              </w:rPr>
              <w:t>4</w:t>
            </w:r>
          </w:p>
        </w:tc>
        <w:tc>
          <w:tcPr>
            <w:tcW w:w="576" w:type="dxa"/>
            <w:tcBorders>
              <w:top w:val="single" w:sz="4" w:space="0" w:color="auto"/>
              <w:bottom w:val="double" w:sz="4" w:space="0" w:color="auto"/>
            </w:tcBorders>
          </w:tcPr>
          <w:p w14:paraId="2C211F6E" w14:textId="77777777" w:rsidR="00980D3B" w:rsidRDefault="00980D3B">
            <w:pPr>
              <w:pStyle w:val="ComponentTableBody"/>
              <w:rPr>
                <w:lang w:val="it-IT"/>
              </w:rPr>
            </w:pPr>
            <w:r>
              <w:rPr>
                <w:lang w:val="it-IT"/>
              </w:rPr>
              <w:t xml:space="preserve">19 </w:t>
            </w:r>
          </w:p>
        </w:tc>
        <w:tc>
          <w:tcPr>
            <w:tcW w:w="720" w:type="dxa"/>
            <w:tcBorders>
              <w:top w:val="single" w:sz="4" w:space="0" w:color="auto"/>
              <w:bottom w:val="double" w:sz="4" w:space="0" w:color="auto"/>
            </w:tcBorders>
          </w:tcPr>
          <w:p w14:paraId="0DBF84B9"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075364CF"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254F0423" w14:textId="77777777" w:rsidR="00980D3B" w:rsidRDefault="00980D3B">
            <w:pPr>
              <w:pStyle w:val="ComponentTableBody"/>
            </w:pPr>
            <w:r>
              <w:t>0291</w:t>
            </w:r>
          </w:p>
        </w:tc>
        <w:tc>
          <w:tcPr>
            <w:tcW w:w="2880" w:type="dxa"/>
            <w:tcBorders>
              <w:top w:val="single" w:sz="4" w:space="0" w:color="auto"/>
              <w:bottom w:val="double" w:sz="4" w:space="0" w:color="auto"/>
            </w:tcBorders>
          </w:tcPr>
          <w:p w14:paraId="635E6943" w14:textId="77777777" w:rsidR="00980D3B" w:rsidRDefault="00980D3B">
            <w:pPr>
              <w:pStyle w:val="ComponentTableBody"/>
              <w:jc w:val="left"/>
            </w:pPr>
            <w:r>
              <w:t>Subtype</w:t>
            </w:r>
          </w:p>
        </w:tc>
        <w:tc>
          <w:tcPr>
            <w:tcW w:w="1440" w:type="dxa"/>
            <w:tcBorders>
              <w:top w:val="single" w:sz="4" w:space="0" w:color="auto"/>
              <w:bottom w:val="double" w:sz="4" w:space="0" w:color="auto"/>
            </w:tcBorders>
          </w:tcPr>
          <w:p w14:paraId="37F9122C"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93AEBDD"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41E5F1D5" w14:textId="77777777" w:rsidR="00980D3B" w:rsidRDefault="00980D3B">
      <w:pPr>
        <w:pStyle w:val="NormalIndented"/>
      </w:pPr>
      <w:r>
        <w:rPr>
          <w:b/>
        </w:rPr>
        <w:t>Definition:</w:t>
      </w:r>
      <w:r>
        <w:t xml:space="preserve"> This data type transmits information about data stored on another system. It contains a refe</w:t>
      </w:r>
      <w:r>
        <w:t>r</w:t>
      </w:r>
      <w:r>
        <w:t>ence pointer that uniquely identifies the data on the other system, the identity of the other system, and the type of data.</w:t>
      </w:r>
    </w:p>
    <w:p w14:paraId="2D7B4389" w14:textId="77777777" w:rsidR="00980D3B" w:rsidRDefault="00980D3B">
      <w:pPr>
        <w:pStyle w:val="Note"/>
        <w:tabs>
          <w:tab w:val="left" w:pos="1440"/>
        </w:tabs>
        <w:rPr>
          <w:snapToGrid w:val="0"/>
        </w:rPr>
      </w:pPr>
      <w:r>
        <w:rPr>
          <w:rStyle w:val="Strong"/>
        </w:rPr>
        <w:t>Maximum Length:</w:t>
      </w:r>
      <w:r>
        <w:t xml:space="preserve"> 273</w:t>
      </w:r>
    </w:p>
    <w:p w14:paraId="6CDA995C" w14:textId="77777777" w:rsidR="00980D3B" w:rsidRDefault="00980D3B">
      <w:pPr>
        <w:pStyle w:val="Heading4"/>
        <w:rPr>
          <w:vanish/>
        </w:rPr>
      </w:pPr>
      <w:r>
        <w:rPr>
          <w:vanish/>
        </w:rPr>
        <w:t>hiddentext</w:t>
      </w:r>
    </w:p>
    <w:p w14:paraId="193A6046" w14:textId="77777777" w:rsidR="00980D3B" w:rsidRDefault="00980D3B">
      <w:pPr>
        <w:pStyle w:val="Heading4"/>
      </w:pPr>
      <w:bookmarkStart w:id="1463" w:name="_Toc498146046"/>
      <w:bookmarkStart w:id="1464" w:name="_Toc527864615"/>
      <w:bookmarkStart w:id="1465" w:name="_Toc527866087"/>
      <w:r>
        <w:t>Pointer (ST)</w:t>
      </w:r>
      <w:bookmarkEnd w:id="1463"/>
      <w:bookmarkEnd w:id="1464"/>
      <w:bookmarkEnd w:id="1465"/>
    </w:p>
    <w:p w14:paraId="6F8C2F06" w14:textId="77777777" w:rsidR="00980D3B" w:rsidRDefault="00980D3B">
      <w:pPr>
        <w:pStyle w:val="NormalIndented"/>
      </w:pPr>
      <w:r>
        <w:t>Definition: A unique key assigned by the system that stores the data. The key, which is a ST data type, is used to ide</w:t>
      </w:r>
      <w:r>
        <w:t>n</w:t>
      </w:r>
      <w:r>
        <w:t>tify and access the data.</w:t>
      </w:r>
    </w:p>
    <w:p w14:paraId="6FF4F1F6" w14:textId="77777777" w:rsidR="00980D3B" w:rsidRDefault="00980D3B">
      <w:pPr>
        <w:pStyle w:val="Heading4"/>
      </w:pPr>
      <w:bookmarkStart w:id="1466" w:name="_Ref358259441"/>
      <w:bookmarkStart w:id="1467" w:name="_Toc498146047"/>
      <w:bookmarkStart w:id="1468" w:name="_Toc527864616"/>
      <w:bookmarkStart w:id="1469" w:name="_Toc527866088"/>
      <w:r>
        <w:t>Application ID (HD)</w:t>
      </w:r>
      <w:bookmarkEnd w:id="1466"/>
      <w:bookmarkEnd w:id="1467"/>
      <w:bookmarkEnd w:id="1468"/>
      <w:bookmarkEnd w:id="1469"/>
    </w:p>
    <w:p w14:paraId="22F36314" w14:textId="77777777" w:rsidR="00980D3B" w:rsidRDefault="00980D3B">
      <w:pPr>
        <w:pStyle w:val="NormalIndented"/>
      </w:pPr>
      <w:r>
        <w:t xml:space="preserve">Definition: A unique designator of the system that stores the data. It is a HD data type (See Section </w:t>
      </w:r>
      <w:r>
        <w:rPr>
          <w:rStyle w:val="HyperlinkText"/>
        </w:rPr>
        <w:fldChar w:fldCharType="begin"/>
      </w:r>
      <w:r>
        <w:rPr>
          <w:rStyle w:val="HyperlinkText"/>
        </w:rPr>
        <w:instrText xml:space="preserve"> REF _Ref358257805 \w \h </w:instrText>
      </w:r>
      <w:r>
        <w:rPr>
          <w:rStyle w:val="HyperlinkText"/>
        </w:rPr>
      </w:r>
      <w:r>
        <w:rPr>
          <w:rStyle w:val="HyperlinkText"/>
        </w:rPr>
        <w:instrText xml:space="preserve"> \* MERGEFORMAT </w:instrText>
      </w:r>
      <w:r>
        <w:rPr>
          <w:rStyle w:val="HyperlinkText"/>
        </w:rPr>
        <w:fldChar w:fldCharType="separate"/>
      </w:r>
      <w:r>
        <w:rPr>
          <w:rStyle w:val="HyperlinkText"/>
        </w:rPr>
        <w:t>2.A.33</w:t>
      </w:r>
      <w:r>
        <w:rPr>
          <w:rStyle w:val="HyperlinkText"/>
        </w:rPr>
        <w:fldChar w:fldCharType="end"/>
      </w:r>
      <w:r>
        <w:t>, "</w:t>
      </w:r>
      <w:r>
        <w:rPr>
          <w:rStyle w:val="HyperlinkText"/>
        </w:rPr>
        <w:fldChar w:fldCharType="begin"/>
      </w:r>
      <w:r>
        <w:rPr>
          <w:rStyle w:val="HyperlinkText"/>
        </w:rPr>
        <w:instrText xml:space="preserve"> REF _Ref358257805 \h </w:instrText>
      </w:r>
      <w:r>
        <w:rPr>
          <w:rStyle w:val="HyperlinkText"/>
        </w:rPr>
      </w:r>
      <w:r>
        <w:rPr>
          <w:rStyle w:val="HyperlinkText"/>
        </w:rPr>
        <w:instrText xml:space="preserve"> \* MERGEFORMAT </w:instrText>
      </w:r>
      <w:r>
        <w:rPr>
          <w:rStyle w:val="HyperlinkText"/>
        </w:rPr>
        <w:fldChar w:fldCharType="separate"/>
      </w:r>
      <w:r>
        <w:rPr>
          <w:rStyle w:val="HyperlinkText"/>
        </w:rPr>
        <w:t>HD - hierarchic designator</w:t>
      </w:r>
      <w:r>
        <w:rPr>
          <w:rStyle w:val="HyperlinkText"/>
        </w:rPr>
        <w:fldChar w:fldCharType="end"/>
      </w:r>
      <w:r>
        <w:t>"). Application ID’s must be unique across a given HL7 i</w:t>
      </w:r>
      <w:r>
        <w:t>m</w:t>
      </w:r>
      <w:r>
        <w:t>plementation.</w:t>
      </w:r>
    </w:p>
    <w:p w14:paraId="6E2CC1B7" w14:textId="77777777" w:rsidR="00980D3B" w:rsidRDefault="00980D3B">
      <w:pPr>
        <w:pStyle w:val="Heading4"/>
      </w:pPr>
      <w:bookmarkStart w:id="1470" w:name="_Ref358259524"/>
      <w:bookmarkStart w:id="1471" w:name="_Toc498146048"/>
      <w:bookmarkStart w:id="1472" w:name="_Toc527864617"/>
      <w:bookmarkStart w:id="1473" w:name="_Toc527866089"/>
      <w:r>
        <w:t>Type of Data (ID)</w:t>
      </w:r>
      <w:bookmarkEnd w:id="1470"/>
      <w:bookmarkEnd w:id="1471"/>
      <w:bookmarkEnd w:id="1472"/>
      <w:bookmarkEnd w:id="1473"/>
    </w:p>
    <w:p w14:paraId="46108650" w14:textId="77777777" w:rsidR="00980D3B" w:rsidRDefault="00980D3B">
      <w:pPr>
        <w:pStyle w:val="NormalIndented"/>
      </w:pPr>
      <w:r>
        <w:t xml:space="preserve">Definition: An ID data type that declares the general type of data. Refer to </w:t>
      </w:r>
      <w:hyperlink w:anchor="HL70191" w:history="1">
        <w:r>
          <w:rPr>
            <w:rStyle w:val="HyperlinkText"/>
          </w:rPr>
          <w:t>HL7 Table 0191- Type of re</w:t>
        </w:r>
        <w:bookmarkStart w:id="1474" w:name="_Hlt478369363"/>
        <w:r>
          <w:rPr>
            <w:rStyle w:val="HyperlinkText"/>
          </w:rPr>
          <w:t>f</w:t>
        </w:r>
        <w:bookmarkStart w:id="1475" w:name="_Hlt478370940"/>
        <w:bookmarkEnd w:id="1474"/>
        <w:r>
          <w:rPr>
            <w:rStyle w:val="HyperlinkText"/>
          </w:rPr>
          <w:t>e</w:t>
        </w:r>
        <w:bookmarkEnd w:id="1475"/>
        <w:r>
          <w:rPr>
            <w:rStyle w:val="HyperlinkText"/>
          </w:rPr>
          <w:t>renced data</w:t>
        </w:r>
      </w:hyperlink>
      <w:r>
        <w:t xml:space="preserve"> for valid va</w:t>
      </w:r>
      <w:r>
        <w:t>l</w:t>
      </w:r>
      <w:r>
        <w:t>ues.</w:t>
      </w:r>
    </w:p>
    <w:p w14:paraId="02FD7638" w14:textId="77777777" w:rsidR="00980D3B" w:rsidRDefault="00980D3B">
      <w:pPr>
        <w:pStyle w:val="HL7TableCaption"/>
      </w:pPr>
      <w:bookmarkStart w:id="1476" w:name="_Toc349735656"/>
      <w:bookmarkStart w:id="1477" w:name="_Toc349803932"/>
      <w:bookmarkStart w:id="1478" w:name="_Hlt478369366"/>
      <w:bookmarkEnd w:id="1478"/>
      <w:r>
        <w:t>HL7 Table 0191 - Type of referenced data</w:t>
      </w:r>
      <w:bookmarkStart w:id="1479" w:name="HL70191"/>
      <w:bookmarkEnd w:id="1476"/>
      <w:bookmarkEnd w:id="1477"/>
      <w:bookmarkEnd w:id="1479"/>
      <w:r>
        <w:fldChar w:fldCharType="begin"/>
      </w:r>
      <w:r>
        <w:instrText xml:space="preserve"> XE "Table 0191 - Type of referenced data"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190"/>
        <w:gridCol w:w="5859"/>
        <w:gridCol w:w="2160"/>
      </w:tblGrid>
      <w:tr w:rsidR="00980D3B" w14:paraId="3A745443" w14:textId="77777777">
        <w:tblPrEx>
          <w:tblCellMar>
            <w:top w:w="0" w:type="dxa"/>
            <w:bottom w:w="0" w:type="dxa"/>
          </w:tblCellMar>
        </w:tblPrEx>
        <w:trPr>
          <w:tblHeader/>
          <w:jc w:val="center"/>
        </w:trPr>
        <w:tc>
          <w:tcPr>
            <w:tcW w:w="1190" w:type="dxa"/>
            <w:tcBorders>
              <w:top w:val="double" w:sz="4" w:space="0" w:color="auto"/>
              <w:bottom w:val="single" w:sz="4" w:space="0" w:color="auto"/>
            </w:tcBorders>
            <w:shd w:val="pct10" w:color="auto" w:fill="FFFFFF"/>
          </w:tcPr>
          <w:p w14:paraId="50ACFCF0" w14:textId="77777777" w:rsidR="00980D3B" w:rsidRDefault="00980D3B">
            <w:pPr>
              <w:pStyle w:val="HL7TableHeader"/>
              <w:jc w:val="center"/>
              <w:rPr>
                <w:lang w:val="fr-FR"/>
              </w:rPr>
            </w:pPr>
            <w:r>
              <w:rPr>
                <w:lang w:val="fr-FR"/>
              </w:rPr>
              <w:t>Value</w:t>
            </w:r>
          </w:p>
        </w:tc>
        <w:tc>
          <w:tcPr>
            <w:tcW w:w="5859" w:type="dxa"/>
            <w:tcBorders>
              <w:top w:val="double" w:sz="4" w:space="0" w:color="auto"/>
              <w:bottom w:val="single" w:sz="4" w:space="0" w:color="auto"/>
            </w:tcBorders>
            <w:shd w:val="pct10" w:color="auto" w:fill="FFFFFF"/>
          </w:tcPr>
          <w:p w14:paraId="17705EAE"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4CECFB5F" w14:textId="77777777" w:rsidR="00980D3B" w:rsidRDefault="00980D3B">
            <w:pPr>
              <w:pStyle w:val="HL7TableHeader"/>
              <w:rPr>
                <w:lang w:val="fr-FR"/>
              </w:rPr>
            </w:pPr>
            <w:r>
              <w:rPr>
                <w:lang w:val="fr-FR"/>
              </w:rPr>
              <w:t>Comment</w:t>
            </w:r>
          </w:p>
        </w:tc>
      </w:tr>
      <w:tr w:rsidR="00980D3B" w14:paraId="106F8D9C"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1BD165A2" w14:textId="77777777" w:rsidR="00980D3B" w:rsidRDefault="00980D3B">
            <w:pPr>
              <w:pStyle w:val="HL7TableBody"/>
              <w:jc w:val="center"/>
            </w:pPr>
            <w:r>
              <w:t>AP</w:t>
            </w:r>
          </w:p>
        </w:tc>
        <w:tc>
          <w:tcPr>
            <w:tcW w:w="5859" w:type="dxa"/>
            <w:tcBorders>
              <w:top w:val="single" w:sz="4" w:space="0" w:color="auto"/>
              <w:bottom w:val="single" w:sz="4" w:space="0" w:color="auto"/>
            </w:tcBorders>
          </w:tcPr>
          <w:p w14:paraId="4B34C2C8" w14:textId="77777777" w:rsidR="00980D3B" w:rsidRDefault="00980D3B">
            <w:pPr>
              <w:pStyle w:val="HL7TableBody"/>
            </w:pPr>
            <w:r>
              <w:t>Other application data, typically uninterpreted binary data (HL7 V2.3 and later)</w:t>
            </w:r>
          </w:p>
        </w:tc>
        <w:tc>
          <w:tcPr>
            <w:tcW w:w="2160" w:type="dxa"/>
            <w:tcBorders>
              <w:top w:val="single" w:sz="4" w:space="0" w:color="auto"/>
              <w:bottom w:val="single" w:sz="4" w:space="0" w:color="auto"/>
            </w:tcBorders>
          </w:tcPr>
          <w:p w14:paraId="42213EB5" w14:textId="77777777" w:rsidR="00980D3B" w:rsidRDefault="00980D3B">
            <w:pPr>
              <w:pStyle w:val="HL7TableBody"/>
            </w:pPr>
          </w:p>
        </w:tc>
      </w:tr>
      <w:tr w:rsidR="00980D3B" w14:paraId="3E2EF3CB"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229843B5" w14:textId="77777777" w:rsidR="00980D3B" w:rsidRDefault="00980D3B">
            <w:pPr>
              <w:pStyle w:val="HL7TableBody"/>
              <w:jc w:val="center"/>
            </w:pPr>
            <w:r>
              <w:t>AU</w:t>
            </w:r>
          </w:p>
        </w:tc>
        <w:tc>
          <w:tcPr>
            <w:tcW w:w="5859" w:type="dxa"/>
            <w:tcBorders>
              <w:top w:val="single" w:sz="4" w:space="0" w:color="auto"/>
              <w:bottom w:val="single" w:sz="4" w:space="0" w:color="auto"/>
            </w:tcBorders>
          </w:tcPr>
          <w:p w14:paraId="466A4CC6" w14:textId="77777777" w:rsidR="00980D3B" w:rsidRDefault="00980D3B">
            <w:pPr>
              <w:pStyle w:val="HL7TableBody"/>
            </w:pPr>
            <w:r>
              <w:t>Audio data (HL7 V2.3 and later)</w:t>
            </w:r>
          </w:p>
        </w:tc>
        <w:tc>
          <w:tcPr>
            <w:tcW w:w="2160" w:type="dxa"/>
            <w:tcBorders>
              <w:top w:val="single" w:sz="4" w:space="0" w:color="auto"/>
              <w:bottom w:val="single" w:sz="4" w:space="0" w:color="auto"/>
            </w:tcBorders>
          </w:tcPr>
          <w:p w14:paraId="77100F7C" w14:textId="77777777" w:rsidR="00980D3B" w:rsidRDefault="00980D3B">
            <w:pPr>
              <w:pStyle w:val="HL7TableBody"/>
            </w:pPr>
          </w:p>
        </w:tc>
      </w:tr>
      <w:tr w:rsidR="00980D3B" w14:paraId="6E1EBF9D"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2A4B9461" w14:textId="77777777" w:rsidR="00980D3B" w:rsidRDefault="00980D3B">
            <w:pPr>
              <w:pStyle w:val="HL7TableBody"/>
              <w:jc w:val="center"/>
            </w:pPr>
            <w:r>
              <w:t>FT</w:t>
            </w:r>
          </w:p>
        </w:tc>
        <w:tc>
          <w:tcPr>
            <w:tcW w:w="5859" w:type="dxa"/>
            <w:tcBorders>
              <w:top w:val="single" w:sz="4" w:space="0" w:color="auto"/>
              <w:bottom w:val="single" w:sz="4" w:space="0" w:color="auto"/>
            </w:tcBorders>
          </w:tcPr>
          <w:p w14:paraId="30881AB7" w14:textId="77777777" w:rsidR="00980D3B" w:rsidRDefault="00980D3B">
            <w:pPr>
              <w:pStyle w:val="HL7TableBody"/>
            </w:pPr>
            <w:r>
              <w:t>Formatted text (HL7 V2.2 only)</w:t>
            </w:r>
          </w:p>
        </w:tc>
        <w:tc>
          <w:tcPr>
            <w:tcW w:w="2160" w:type="dxa"/>
            <w:tcBorders>
              <w:top w:val="single" w:sz="4" w:space="0" w:color="auto"/>
              <w:bottom w:val="single" w:sz="4" w:space="0" w:color="auto"/>
            </w:tcBorders>
          </w:tcPr>
          <w:p w14:paraId="7075B146" w14:textId="77777777" w:rsidR="00980D3B" w:rsidRDefault="00980D3B">
            <w:pPr>
              <w:pStyle w:val="HL7TableBody"/>
            </w:pPr>
          </w:p>
        </w:tc>
      </w:tr>
      <w:tr w:rsidR="00980D3B" w14:paraId="6029A99A"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2CA9ED89" w14:textId="77777777" w:rsidR="00980D3B" w:rsidRDefault="00980D3B">
            <w:pPr>
              <w:pStyle w:val="HL7TableBody"/>
              <w:jc w:val="center"/>
            </w:pPr>
            <w:r>
              <w:t>IM</w:t>
            </w:r>
          </w:p>
        </w:tc>
        <w:tc>
          <w:tcPr>
            <w:tcW w:w="5859" w:type="dxa"/>
            <w:tcBorders>
              <w:top w:val="single" w:sz="4" w:space="0" w:color="auto"/>
              <w:bottom w:val="single" w:sz="4" w:space="0" w:color="auto"/>
            </w:tcBorders>
          </w:tcPr>
          <w:p w14:paraId="0E0A7238" w14:textId="77777777" w:rsidR="00980D3B" w:rsidRDefault="00980D3B">
            <w:pPr>
              <w:pStyle w:val="HL7TableBody"/>
            </w:pPr>
            <w:r>
              <w:t>Image data (HL7 V2.3 and later)</w:t>
            </w:r>
          </w:p>
        </w:tc>
        <w:tc>
          <w:tcPr>
            <w:tcW w:w="2160" w:type="dxa"/>
            <w:tcBorders>
              <w:top w:val="single" w:sz="4" w:space="0" w:color="auto"/>
              <w:bottom w:val="single" w:sz="4" w:space="0" w:color="auto"/>
            </w:tcBorders>
          </w:tcPr>
          <w:p w14:paraId="41CC92D4" w14:textId="77777777" w:rsidR="00980D3B" w:rsidRDefault="00980D3B">
            <w:pPr>
              <w:pStyle w:val="HL7TableBody"/>
            </w:pPr>
          </w:p>
        </w:tc>
      </w:tr>
      <w:tr w:rsidR="00980D3B" w14:paraId="386FB02E"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395C69F0" w14:textId="77777777" w:rsidR="00980D3B" w:rsidRDefault="00980D3B">
            <w:pPr>
              <w:pStyle w:val="HL7TableBody"/>
              <w:jc w:val="center"/>
              <w:rPr>
                <w:lang w:val="fr-FR"/>
              </w:rPr>
            </w:pPr>
            <w:r>
              <w:rPr>
                <w:lang w:val="fr-FR"/>
              </w:rPr>
              <w:t>mult</w:t>
            </w:r>
            <w:r>
              <w:rPr>
                <w:lang w:val="fr-FR"/>
              </w:rPr>
              <w:t>i</w:t>
            </w:r>
            <w:r>
              <w:rPr>
                <w:lang w:val="fr-FR"/>
              </w:rPr>
              <w:t>part</w:t>
            </w:r>
          </w:p>
        </w:tc>
        <w:tc>
          <w:tcPr>
            <w:tcW w:w="5859" w:type="dxa"/>
            <w:tcBorders>
              <w:top w:val="single" w:sz="4" w:space="0" w:color="auto"/>
              <w:bottom w:val="single" w:sz="4" w:space="0" w:color="auto"/>
            </w:tcBorders>
          </w:tcPr>
          <w:p w14:paraId="2958F2BB" w14:textId="77777777" w:rsidR="00980D3B" w:rsidRDefault="00980D3B">
            <w:pPr>
              <w:pStyle w:val="HL7TableBody"/>
              <w:rPr>
                <w:lang w:val="fr-FR"/>
              </w:rPr>
            </w:pPr>
            <w:r>
              <w:rPr>
                <w:lang w:val="fr-FR"/>
              </w:rPr>
              <w:t>MIME multipart package</w:t>
            </w:r>
          </w:p>
        </w:tc>
        <w:tc>
          <w:tcPr>
            <w:tcW w:w="2160" w:type="dxa"/>
            <w:tcBorders>
              <w:top w:val="single" w:sz="4" w:space="0" w:color="auto"/>
              <w:bottom w:val="single" w:sz="4" w:space="0" w:color="auto"/>
            </w:tcBorders>
          </w:tcPr>
          <w:p w14:paraId="5464C1E7" w14:textId="77777777" w:rsidR="00980D3B" w:rsidRDefault="00980D3B">
            <w:pPr>
              <w:pStyle w:val="HL7TableBody"/>
              <w:rPr>
                <w:lang w:val="fr-FR"/>
              </w:rPr>
            </w:pPr>
          </w:p>
        </w:tc>
      </w:tr>
      <w:tr w:rsidR="00980D3B" w14:paraId="3B7AB849"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2FC6B8D1" w14:textId="77777777" w:rsidR="00980D3B" w:rsidRDefault="00980D3B">
            <w:pPr>
              <w:pStyle w:val="HL7TableBody"/>
              <w:jc w:val="center"/>
            </w:pPr>
            <w:r>
              <w:t>NS</w:t>
            </w:r>
          </w:p>
        </w:tc>
        <w:tc>
          <w:tcPr>
            <w:tcW w:w="5859" w:type="dxa"/>
            <w:tcBorders>
              <w:top w:val="single" w:sz="4" w:space="0" w:color="auto"/>
              <w:bottom w:val="single" w:sz="4" w:space="0" w:color="auto"/>
            </w:tcBorders>
          </w:tcPr>
          <w:p w14:paraId="75ACF72D" w14:textId="77777777" w:rsidR="00980D3B" w:rsidRDefault="00980D3B">
            <w:pPr>
              <w:pStyle w:val="HL7TableBody"/>
            </w:pPr>
            <w:r>
              <w:t>Non-scanned image (HL7 V2.2 only)</w:t>
            </w:r>
          </w:p>
        </w:tc>
        <w:tc>
          <w:tcPr>
            <w:tcW w:w="2160" w:type="dxa"/>
            <w:tcBorders>
              <w:top w:val="single" w:sz="4" w:space="0" w:color="auto"/>
              <w:bottom w:val="single" w:sz="4" w:space="0" w:color="auto"/>
            </w:tcBorders>
          </w:tcPr>
          <w:p w14:paraId="07935D9B" w14:textId="77777777" w:rsidR="00980D3B" w:rsidRDefault="00980D3B">
            <w:pPr>
              <w:pStyle w:val="HL7TableBody"/>
            </w:pPr>
          </w:p>
        </w:tc>
      </w:tr>
      <w:tr w:rsidR="00980D3B" w14:paraId="29421B0C"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6DFC8C1A" w14:textId="77777777" w:rsidR="00980D3B" w:rsidRDefault="00980D3B">
            <w:pPr>
              <w:pStyle w:val="HL7TableBody"/>
              <w:jc w:val="center"/>
            </w:pPr>
            <w:r>
              <w:t>SD</w:t>
            </w:r>
          </w:p>
        </w:tc>
        <w:tc>
          <w:tcPr>
            <w:tcW w:w="5859" w:type="dxa"/>
            <w:tcBorders>
              <w:top w:val="single" w:sz="4" w:space="0" w:color="auto"/>
              <w:bottom w:val="single" w:sz="4" w:space="0" w:color="auto"/>
            </w:tcBorders>
          </w:tcPr>
          <w:p w14:paraId="0C97BB82" w14:textId="77777777" w:rsidR="00980D3B" w:rsidRDefault="00980D3B">
            <w:pPr>
              <w:pStyle w:val="HL7TableBody"/>
            </w:pPr>
            <w:r>
              <w:t>Scanned document (HL7 V2.2 only)</w:t>
            </w:r>
          </w:p>
        </w:tc>
        <w:tc>
          <w:tcPr>
            <w:tcW w:w="2160" w:type="dxa"/>
            <w:tcBorders>
              <w:top w:val="single" w:sz="4" w:space="0" w:color="auto"/>
              <w:bottom w:val="single" w:sz="4" w:space="0" w:color="auto"/>
            </w:tcBorders>
          </w:tcPr>
          <w:p w14:paraId="340119A8" w14:textId="77777777" w:rsidR="00980D3B" w:rsidRDefault="00980D3B">
            <w:pPr>
              <w:pStyle w:val="HL7TableBody"/>
            </w:pPr>
          </w:p>
        </w:tc>
      </w:tr>
      <w:tr w:rsidR="00980D3B" w14:paraId="72FA87C5"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68146D1B" w14:textId="77777777" w:rsidR="00980D3B" w:rsidRDefault="00980D3B">
            <w:pPr>
              <w:pStyle w:val="HL7TableBody"/>
              <w:jc w:val="center"/>
            </w:pPr>
            <w:r>
              <w:t>SI</w:t>
            </w:r>
          </w:p>
        </w:tc>
        <w:tc>
          <w:tcPr>
            <w:tcW w:w="5859" w:type="dxa"/>
            <w:tcBorders>
              <w:top w:val="single" w:sz="4" w:space="0" w:color="auto"/>
              <w:bottom w:val="single" w:sz="4" w:space="0" w:color="auto"/>
            </w:tcBorders>
          </w:tcPr>
          <w:p w14:paraId="72AA852A" w14:textId="77777777" w:rsidR="00980D3B" w:rsidRDefault="00980D3B">
            <w:pPr>
              <w:pStyle w:val="HL7TableBody"/>
            </w:pPr>
            <w:r>
              <w:t>Scanned image (HL7 V2.2 only)</w:t>
            </w:r>
          </w:p>
        </w:tc>
        <w:tc>
          <w:tcPr>
            <w:tcW w:w="2160" w:type="dxa"/>
            <w:tcBorders>
              <w:top w:val="single" w:sz="4" w:space="0" w:color="auto"/>
              <w:bottom w:val="single" w:sz="4" w:space="0" w:color="auto"/>
            </w:tcBorders>
          </w:tcPr>
          <w:p w14:paraId="12C38CBA" w14:textId="77777777" w:rsidR="00980D3B" w:rsidRDefault="00980D3B">
            <w:pPr>
              <w:pStyle w:val="HL7TableBody"/>
            </w:pPr>
          </w:p>
        </w:tc>
      </w:tr>
      <w:tr w:rsidR="00980D3B" w14:paraId="544C6B43"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1037865B" w14:textId="77777777" w:rsidR="00980D3B" w:rsidRDefault="00980D3B">
            <w:pPr>
              <w:pStyle w:val="HL7TableBody"/>
              <w:jc w:val="center"/>
            </w:pPr>
            <w:r>
              <w:t>TEXT</w:t>
            </w:r>
          </w:p>
        </w:tc>
        <w:tc>
          <w:tcPr>
            <w:tcW w:w="5859" w:type="dxa"/>
            <w:tcBorders>
              <w:top w:val="single" w:sz="4" w:space="0" w:color="auto"/>
              <w:bottom w:val="single" w:sz="4" w:space="0" w:color="auto"/>
            </w:tcBorders>
          </w:tcPr>
          <w:p w14:paraId="3D2A1937" w14:textId="77777777" w:rsidR="00980D3B" w:rsidRDefault="00980D3B">
            <w:pPr>
              <w:pStyle w:val="HL7TableBody"/>
            </w:pPr>
            <w:r>
              <w:t>Machine readable text document (HL7 V2.3.1 and later)</w:t>
            </w:r>
          </w:p>
        </w:tc>
        <w:tc>
          <w:tcPr>
            <w:tcW w:w="2160" w:type="dxa"/>
            <w:tcBorders>
              <w:top w:val="single" w:sz="4" w:space="0" w:color="auto"/>
              <w:bottom w:val="single" w:sz="4" w:space="0" w:color="auto"/>
            </w:tcBorders>
          </w:tcPr>
          <w:p w14:paraId="131629C0" w14:textId="77777777" w:rsidR="00980D3B" w:rsidRDefault="00980D3B">
            <w:pPr>
              <w:pStyle w:val="HL7TableBody"/>
            </w:pPr>
          </w:p>
        </w:tc>
      </w:tr>
      <w:tr w:rsidR="00980D3B" w14:paraId="0228F442" w14:textId="77777777">
        <w:tblPrEx>
          <w:tblCellMar>
            <w:top w:w="0" w:type="dxa"/>
            <w:bottom w:w="0" w:type="dxa"/>
          </w:tblCellMar>
        </w:tblPrEx>
        <w:trPr>
          <w:jc w:val="center"/>
        </w:trPr>
        <w:tc>
          <w:tcPr>
            <w:tcW w:w="1190" w:type="dxa"/>
            <w:tcBorders>
              <w:top w:val="single" w:sz="4" w:space="0" w:color="auto"/>
              <w:bottom w:val="double" w:sz="4" w:space="0" w:color="auto"/>
            </w:tcBorders>
          </w:tcPr>
          <w:p w14:paraId="12BBD23E" w14:textId="77777777" w:rsidR="00980D3B" w:rsidRDefault="00980D3B">
            <w:pPr>
              <w:pStyle w:val="HL7TableBody"/>
              <w:jc w:val="center"/>
            </w:pPr>
            <w:r>
              <w:t>TX</w:t>
            </w:r>
          </w:p>
        </w:tc>
        <w:tc>
          <w:tcPr>
            <w:tcW w:w="5859" w:type="dxa"/>
            <w:tcBorders>
              <w:top w:val="single" w:sz="4" w:space="0" w:color="auto"/>
              <w:bottom w:val="double" w:sz="4" w:space="0" w:color="auto"/>
            </w:tcBorders>
          </w:tcPr>
          <w:p w14:paraId="4A7D5363" w14:textId="77777777" w:rsidR="00980D3B" w:rsidRDefault="00980D3B">
            <w:pPr>
              <w:pStyle w:val="HL7TableBody"/>
            </w:pPr>
            <w:r>
              <w:t>Machine readable text document (HL7 V2.2 only)</w:t>
            </w:r>
          </w:p>
        </w:tc>
        <w:tc>
          <w:tcPr>
            <w:tcW w:w="2160" w:type="dxa"/>
            <w:tcBorders>
              <w:top w:val="single" w:sz="4" w:space="0" w:color="auto"/>
              <w:bottom w:val="double" w:sz="4" w:space="0" w:color="auto"/>
            </w:tcBorders>
          </w:tcPr>
          <w:p w14:paraId="44F4E604" w14:textId="77777777" w:rsidR="00980D3B" w:rsidRDefault="00980D3B">
            <w:pPr>
              <w:pStyle w:val="HL7TableBody"/>
            </w:pPr>
          </w:p>
        </w:tc>
      </w:tr>
    </w:tbl>
    <w:p w14:paraId="782F426B" w14:textId="77777777" w:rsidR="00980D3B" w:rsidRDefault="00980D3B">
      <w:pPr>
        <w:pStyle w:val="Heading4"/>
      </w:pPr>
      <w:bookmarkStart w:id="1480" w:name="_Ref422873422"/>
      <w:bookmarkStart w:id="1481" w:name="_Toc498146049"/>
      <w:bookmarkStart w:id="1482" w:name="_Toc527864618"/>
      <w:bookmarkStart w:id="1483" w:name="_Toc527866090"/>
      <w:r>
        <w:t>Subtype (ID)</w:t>
      </w:r>
      <w:bookmarkEnd w:id="1480"/>
      <w:bookmarkEnd w:id="1481"/>
      <w:bookmarkEnd w:id="1482"/>
      <w:bookmarkEnd w:id="1483"/>
    </w:p>
    <w:p w14:paraId="4813F6CA" w14:textId="77777777" w:rsidR="00980D3B" w:rsidRDefault="00980D3B">
      <w:pPr>
        <w:pStyle w:val="NormalIndented"/>
      </w:pPr>
      <w:r>
        <w:t xml:space="preserve">Definition: An ID data type declaring the format for the data of subcomponent &lt;main type&gt;. Refer to </w:t>
      </w:r>
      <w:hyperlink w:anchor="HL70291" w:history="1">
        <w:r>
          <w:rPr>
            <w:rStyle w:val="HyperlinkText"/>
          </w:rPr>
          <w:t>HL7 Table 0</w:t>
        </w:r>
        <w:bookmarkStart w:id="1484" w:name="_Hlt487443477"/>
        <w:r>
          <w:rPr>
            <w:rStyle w:val="HyperlinkText"/>
          </w:rPr>
          <w:t>2</w:t>
        </w:r>
        <w:bookmarkEnd w:id="1484"/>
        <w:r>
          <w:rPr>
            <w:rStyle w:val="HyperlinkText"/>
          </w:rPr>
          <w:t>91 - Subtype of ref</w:t>
        </w:r>
        <w:bookmarkStart w:id="1485" w:name="_Hlt478369401"/>
        <w:r>
          <w:rPr>
            <w:rStyle w:val="HyperlinkText"/>
          </w:rPr>
          <w:t>e</w:t>
        </w:r>
        <w:bookmarkEnd w:id="1485"/>
        <w:r>
          <w:rPr>
            <w:rStyle w:val="HyperlinkText"/>
          </w:rPr>
          <w:t>re</w:t>
        </w:r>
        <w:bookmarkStart w:id="1486" w:name="_Hlt478370953"/>
        <w:r>
          <w:rPr>
            <w:rStyle w:val="HyperlinkText"/>
          </w:rPr>
          <w:t>n</w:t>
        </w:r>
        <w:bookmarkEnd w:id="1486"/>
        <w:r>
          <w:rPr>
            <w:rStyle w:val="HyperlinkText"/>
          </w:rPr>
          <w:t>ced data</w:t>
        </w:r>
      </w:hyperlink>
      <w:r>
        <w:t xml:space="preserve"> for valid values.</w:t>
      </w:r>
      <w:bookmarkStart w:id="1487" w:name="_Hlt478369403"/>
      <w:bookmarkEnd w:id="1487"/>
    </w:p>
    <w:p w14:paraId="40EF6DC9" w14:textId="77777777" w:rsidR="00980D3B" w:rsidRDefault="00980D3B">
      <w:pPr>
        <w:pStyle w:val="HL7TableCaption"/>
      </w:pPr>
      <w:r>
        <w:lastRenderedPageBreak/>
        <w:t>HL7 Table 0291 - Subtype of referenced data</w:t>
      </w:r>
      <w:r>
        <w:fldChar w:fldCharType="begin"/>
      </w:r>
      <w:r>
        <w:instrText xml:space="preserve"> XE "Table 0291 - Subtype of referenced data" </w:instrText>
      </w:r>
      <w:r>
        <w:fldChar w:fldCharType="end"/>
      </w:r>
      <w:bookmarkStart w:id="1488" w:name="HL7029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332"/>
        <w:gridCol w:w="4764"/>
        <w:gridCol w:w="2160"/>
      </w:tblGrid>
      <w:tr w:rsidR="00980D3B" w14:paraId="456E2B5F" w14:textId="77777777">
        <w:tblPrEx>
          <w:tblCellMar>
            <w:top w:w="0" w:type="dxa"/>
            <w:bottom w:w="0" w:type="dxa"/>
          </w:tblCellMar>
        </w:tblPrEx>
        <w:trPr>
          <w:tblHeader/>
          <w:jc w:val="center"/>
        </w:trPr>
        <w:tc>
          <w:tcPr>
            <w:tcW w:w="1332" w:type="dxa"/>
            <w:tcBorders>
              <w:top w:val="double" w:sz="4" w:space="0" w:color="auto"/>
              <w:bottom w:val="single" w:sz="4" w:space="0" w:color="auto"/>
            </w:tcBorders>
            <w:shd w:val="pct10" w:color="auto" w:fill="FFFFFF"/>
          </w:tcPr>
          <w:bookmarkEnd w:id="1488"/>
          <w:p w14:paraId="3C53A005" w14:textId="77777777" w:rsidR="00980D3B" w:rsidRDefault="00980D3B">
            <w:pPr>
              <w:pStyle w:val="HL7TableHeader"/>
              <w:jc w:val="center"/>
              <w:rPr>
                <w:lang w:val="fr-FR"/>
              </w:rPr>
            </w:pPr>
            <w:r>
              <w:rPr>
                <w:lang w:val="fr-FR"/>
              </w:rPr>
              <w:t>Value</w:t>
            </w:r>
          </w:p>
        </w:tc>
        <w:tc>
          <w:tcPr>
            <w:tcW w:w="4764" w:type="dxa"/>
            <w:tcBorders>
              <w:top w:val="double" w:sz="4" w:space="0" w:color="auto"/>
              <w:bottom w:val="single" w:sz="4" w:space="0" w:color="auto"/>
            </w:tcBorders>
            <w:shd w:val="pct10" w:color="auto" w:fill="FFFFFF"/>
          </w:tcPr>
          <w:p w14:paraId="6F2EBE26"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6F41ABF1" w14:textId="77777777" w:rsidR="00980D3B" w:rsidRDefault="00980D3B">
            <w:pPr>
              <w:pStyle w:val="HL7TableHeader"/>
              <w:rPr>
                <w:lang w:val="fr-FR"/>
              </w:rPr>
            </w:pPr>
            <w:r>
              <w:rPr>
                <w:lang w:val="fr-FR"/>
              </w:rPr>
              <w:t>Comment</w:t>
            </w:r>
          </w:p>
        </w:tc>
      </w:tr>
      <w:tr w:rsidR="00980D3B" w14:paraId="3BEEB1DC"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2E82A7DD" w14:textId="77777777" w:rsidR="00980D3B" w:rsidRDefault="00980D3B">
            <w:pPr>
              <w:pStyle w:val="HL7TableBody"/>
              <w:jc w:val="center"/>
            </w:pPr>
            <w:r>
              <w:t>BASIC</w:t>
            </w:r>
          </w:p>
        </w:tc>
        <w:tc>
          <w:tcPr>
            <w:tcW w:w="4764" w:type="dxa"/>
            <w:tcBorders>
              <w:top w:val="single" w:sz="4" w:space="0" w:color="auto"/>
              <w:bottom w:val="single" w:sz="4" w:space="0" w:color="auto"/>
            </w:tcBorders>
          </w:tcPr>
          <w:p w14:paraId="656EA6A5" w14:textId="77777777" w:rsidR="00980D3B" w:rsidRDefault="00980D3B">
            <w:pPr>
              <w:pStyle w:val="HL7TableBody"/>
            </w:pPr>
            <w:r>
              <w:t>ISDN PCM audio data</w:t>
            </w:r>
          </w:p>
        </w:tc>
        <w:tc>
          <w:tcPr>
            <w:tcW w:w="2160" w:type="dxa"/>
            <w:tcBorders>
              <w:top w:val="single" w:sz="4" w:space="0" w:color="auto"/>
              <w:bottom w:val="single" w:sz="4" w:space="0" w:color="auto"/>
            </w:tcBorders>
          </w:tcPr>
          <w:p w14:paraId="60FBEE38" w14:textId="77777777" w:rsidR="00980D3B" w:rsidRDefault="00980D3B">
            <w:pPr>
              <w:pStyle w:val="HL7TableBody"/>
            </w:pPr>
          </w:p>
        </w:tc>
      </w:tr>
      <w:tr w:rsidR="00980D3B" w14:paraId="509A3DA1"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4F2A24C1" w14:textId="77777777" w:rsidR="00980D3B" w:rsidRDefault="00980D3B">
            <w:pPr>
              <w:pStyle w:val="HL7TableBody"/>
              <w:jc w:val="center"/>
            </w:pPr>
            <w:r>
              <w:t>DICOM</w:t>
            </w:r>
          </w:p>
        </w:tc>
        <w:tc>
          <w:tcPr>
            <w:tcW w:w="4764" w:type="dxa"/>
            <w:tcBorders>
              <w:top w:val="single" w:sz="4" w:space="0" w:color="auto"/>
              <w:bottom w:val="single" w:sz="4" w:space="0" w:color="auto"/>
            </w:tcBorders>
          </w:tcPr>
          <w:p w14:paraId="1ED0E62B" w14:textId="77777777" w:rsidR="00980D3B" w:rsidRDefault="00980D3B">
            <w:pPr>
              <w:pStyle w:val="HL7TableBody"/>
            </w:pPr>
            <w:r>
              <w:t>Digital Imaging and Communications in Medicine</w:t>
            </w:r>
          </w:p>
        </w:tc>
        <w:tc>
          <w:tcPr>
            <w:tcW w:w="2160" w:type="dxa"/>
            <w:tcBorders>
              <w:top w:val="single" w:sz="4" w:space="0" w:color="auto"/>
              <w:bottom w:val="single" w:sz="4" w:space="0" w:color="auto"/>
            </w:tcBorders>
          </w:tcPr>
          <w:p w14:paraId="4F1AC23B" w14:textId="77777777" w:rsidR="00980D3B" w:rsidRDefault="00980D3B">
            <w:pPr>
              <w:pStyle w:val="HL7TableBody"/>
            </w:pPr>
          </w:p>
        </w:tc>
      </w:tr>
      <w:tr w:rsidR="00980D3B" w14:paraId="6948EA3F"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483B2E6B" w14:textId="77777777" w:rsidR="00980D3B" w:rsidRDefault="00980D3B">
            <w:pPr>
              <w:pStyle w:val="HL7TableBody"/>
              <w:jc w:val="center"/>
              <w:rPr>
                <w:lang w:val="it-IT"/>
              </w:rPr>
            </w:pPr>
            <w:r>
              <w:rPr>
                <w:lang w:val="it-IT"/>
              </w:rPr>
              <w:t>FAX</w:t>
            </w:r>
          </w:p>
        </w:tc>
        <w:tc>
          <w:tcPr>
            <w:tcW w:w="4764" w:type="dxa"/>
            <w:tcBorders>
              <w:top w:val="single" w:sz="4" w:space="0" w:color="auto"/>
              <w:bottom w:val="single" w:sz="4" w:space="0" w:color="auto"/>
            </w:tcBorders>
          </w:tcPr>
          <w:p w14:paraId="21708C0D" w14:textId="77777777" w:rsidR="00980D3B" w:rsidRDefault="00980D3B">
            <w:pPr>
              <w:pStyle w:val="HL7TableBody"/>
              <w:rPr>
                <w:lang w:val="it-IT"/>
              </w:rPr>
            </w:pPr>
            <w:r>
              <w:rPr>
                <w:lang w:val="it-IT"/>
              </w:rPr>
              <w:t>Facsimile data</w:t>
            </w:r>
          </w:p>
        </w:tc>
        <w:tc>
          <w:tcPr>
            <w:tcW w:w="2160" w:type="dxa"/>
            <w:tcBorders>
              <w:top w:val="single" w:sz="4" w:space="0" w:color="auto"/>
              <w:bottom w:val="single" w:sz="4" w:space="0" w:color="auto"/>
            </w:tcBorders>
          </w:tcPr>
          <w:p w14:paraId="75B985A4" w14:textId="77777777" w:rsidR="00980D3B" w:rsidRDefault="00980D3B">
            <w:pPr>
              <w:pStyle w:val="HL7TableBody"/>
              <w:rPr>
                <w:lang w:val="it-IT"/>
              </w:rPr>
            </w:pPr>
          </w:p>
        </w:tc>
      </w:tr>
      <w:tr w:rsidR="00980D3B" w14:paraId="09C0F7EB"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2D4F74E4" w14:textId="77777777" w:rsidR="00980D3B" w:rsidRDefault="00980D3B">
            <w:pPr>
              <w:pStyle w:val="HL7TableBody"/>
              <w:jc w:val="center"/>
            </w:pPr>
            <w:r>
              <w:t>GIF</w:t>
            </w:r>
          </w:p>
        </w:tc>
        <w:tc>
          <w:tcPr>
            <w:tcW w:w="4764" w:type="dxa"/>
            <w:tcBorders>
              <w:top w:val="single" w:sz="4" w:space="0" w:color="auto"/>
              <w:bottom w:val="single" w:sz="4" w:space="0" w:color="auto"/>
            </w:tcBorders>
          </w:tcPr>
          <w:p w14:paraId="5C4407EC" w14:textId="77777777" w:rsidR="00980D3B" w:rsidRDefault="00980D3B">
            <w:pPr>
              <w:pStyle w:val="HL7TableBody"/>
            </w:pPr>
            <w:r>
              <w:t xml:space="preserve">Graphics Interchange Format </w:t>
            </w:r>
          </w:p>
        </w:tc>
        <w:tc>
          <w:tcPr>
            <w:tcW w:w="2160" w:type="dxa"/>
            <w:tcBorders>
              <w:top w:val="single" w:sz="4" w:space="0" w:color="auto"/>
              <w:bottom w:val="single" w:sz="4" w:space="0" w:color="auto"/>
            </w:tcBorders>
          </w:tcPr>
          <w:p w14:paraId="38F0D24F" w14:textId="77777777" w:rsidR="00980D3B" w:rsidRDefault="00980D3B">
            <w:pPr>
              <w:pStyle w:val="HL7TableBody"/>
            </w:pPr>
          </w:p>
        </w:tc>
      </w:tr>
      <w:tr w:rsidR="00980D3B" w14:paraId="59F0ED73"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4AF3B655" w14:textId="77777777" w:rsidR="00980D3B" w:rsidRDefault="00980D3B">
            <w:pPr>
              <w:pStyle w:val="HL7TableBody"/>
              <w:jc w:val="center"/>
            </w:pPr>
            <w:r>
              <w:t>HTML</w:t>
            </w:r>
          </w:p>
        </w:tc>
        <w:tc>
          <w:tcPr>
            <w:tcW w:w="4764" w:type="dxa"/>
            <w:tcBorders>
              <w:top w:val="single" w:sz="4" w:space="0" w:color="auto"/>
              <w:bottom w:val="single" w:sz="4" w:space="0" w:color="auto"/>
            </w:tcBorders>
          </w:tcPr>
          <w:p w14:paraId="02A6AB0E" w14:textId="77777777" w:rsidR="00980D3B" w:rsidRDefault="00980D3B">
            <w:pPr>
              <w:pStyle w:val="HL7TableBody"/>
            </w:pPr>
            <w:r>
              <w:t>Hypertext Markup Language</w:t>
            </w:r>
          </w:p>
        </w:tc>
        <w:tc>
          <w:tcPr>
            <w:tcW w:w="2160" w:type="dxa"/>
            <w:tcBorders>
              <w:top w:val="single" w:sz="4" w:space="0" w:color="auto"/>
              <w:bottom w:val="single" w:sz="4" w:space="0" w:color="auto"/>
            </w:tcBorders>
          </w:tcPr>
          <w:p w14:paraId="4EFCF933" w14:textId="77777777" w:rsidR="00980D3B" w:rsidRDefault="00980D3B">
            <w:pPr>
              <w:pStyle w:val="HL7TableBody"/>
            </w:pPr>
          </w:p>
        </w:tc>
      </w:tr>
      <w:tr w:rsidR="00980D3B" w14:paraId="5397888A"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0AD2300B" w14:textId="77777777" w:rsidR="00980D3B" w:rsidRDefault="00980D3B">
            <w:pPr>
              <w:pStyle w:val="HL7TableBody"/>
              <w:jc w:val="center"/>
            </w:pPr>
            <w:r>
              <w:t>JOT</w:t>
            </w:r>
          </w:p>
        </w:tc>
        <w:tc>
          <w:tcPr>
            <w:tcW w:w="4764" w:type="dxa"/>
            <w:tcBorders>
              <w:top w:val="single" w:sz="4" w:space="0" w:color="auto"/>
              <w:bottom w:val="single" w:sz="4" w:space="0" w:color="auto"/>
            </w:tcBorders>
          </w:tcPr>
          <w:p w14:paraId="3C89D29D" w14:textId="77777777" w:rsidR="00980D3B" w:rsidRDefault="00980D3B">
            <w:pPr>
              <w:pStyle w:val="HL7TableBody"/>
            </w:pPr>
            <w:r>
              <w:t>Electronic ink data (Jot 1.0 standard)</w:t>
            </w:r>
          </w:p>
        </w:tc>
        <w:tc>
          <w:tcPr>
            <w:tcW w:w="2160" w:type="dxa"/>
            <w:tcBorders>
              <w:top w:val="single" w:sz="4" w:space="0" w:color="auto"/>
              <w:bottom w:val="single" w:sz="4" w:space="0" w:color="auto"/>
            </w:tcBorders>
          </w:tcPr>
          <w:p w14:paraId="0E61A8DB" w14:textId="77777777" w:rsidR="00980D3B" w:rsidRDefault="00980D3B">
            <w:pPr>
              <w:pStyle w:val="HL7TableBody"/>
            </w:pPr>
          </w:p>
        </w:tc>
      </w:tr>
      <w:tr w:rsidR="00980D3B" w14:paraId="48BD77C7"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775DEBB3" w14:textId="77777777" w:rsidR="00980D3B" w:rsidRDefault="00980D3B">
            <w:pPr>
              <w:pStyle w:val="HL7TableBody"/>
              <w:jc w:val="center"/>
            </w:pPr>
            <w:r>
              <w:t>JPEG</w:t>
            </w:r>
          </w:p>
        </w:tc>
        <w:tc>
          <w:tcPr>
            <w:tcW w:w="4764" w:type="dxa"/>
            <w:tcBorders>
              <w:top w:val="single" w:sz="4" w:space="0" w:color="auto"/>
              <w:bottom w:val="single" w:sz="4" w:space="0" w:color="auto"/>
            </w:tcBorders>
          </w:tcPr>
          <w:p w14:paraId="69281C80" w14:textId="77777777" w:rsidR="00980D3B" w:rsidRDefault="00980D3B">
            <w:pPr>
              <w:pStyle w:val="HL7TableBody"/>
              <w:rPr>
                <w:i/>
              </w:rPr>
            </w:pPr>
            <w:r>
              <w:t xml:space="preserve">Joint Photographic Experts Group </w:t>
            </w:r>
          </w:p>
        </w:tc>
        <w:tc>
          <w:tcPr>
            <w:tcW w:w="2160" w:type="dxa"/>
            <w:tcBorders>
              <w:top w:val="single" w:sz="4" w:space="0" w:color="auto"/>
              <w:bottom w:val="single" w:sz="4" w:space="0" w:color="auto"/>
            </w:tcBorders>
          </w:tcPr>
          <w:p w14:paraId="42DA38AF" w14:textId="77777777" w:rsidR="00980D3B" w:rsidRDefault="00980D3B">
            <w:pPr>
              <w:pStyle w:val="HL7TableBody"/>
            </w:pPr>
          </w:p>
        </w:tc>
      </w:tr>
      <w:tr w:rsidR="00980D3B" w14:paraId="111B7620"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27A8DDD8" w14:textId="77777777" w:rsidR="00980D3B" w:rsidRDefault="00980D3B">
            <w:pPr>
              <w:pStyle w:val="HL7TableBody"/>
              <w:jc w:val="center"/>
            </w:pPr>
            <w:r>
              <w:t>Octet-stream</w:t>
            </w:r>
          </w:p>
        </w:tc>
        <w:tc>
          <w:tcPr>
            <w:tcW w:w="4764" w:type="dxa"/>
            <w:tcBorders>
              <w:top w:val="single" w:sz="4" w:space="0" w:color="auto"/>
              <w:bottom w:val="single" w:sz="4" w:space="0" w:color="auto"/>
            </w:tcBorders>
          </w:tcPr>
          <w:p w14:paraId="14536510" w14:textId="77777777" w:rsidR="00980D3B" w:rsidRDefault="00980D3B">
            <w:pPr>
              <w:pStyle w:val="HL7TableBody"/>
            </w:pPr>
            <w:r>
              <w:t>Uninterpreted binary data</w:t>
            </w:r>
          </w:p>
        </w:tc>
        <w:tc>
          <w:tcPr>
            <w:tcW w:w="2160" w:type="dxa"/>
            <w:tcBorders>
              <w:top w:val="single" w:sz="4" w:space="0" w:color="auto"/>
              <w:bottom w:val="single" w:sz="4" w:space="0" w:color="auto"/>
            </w:tcBorders>
          </w:tcPr>
          <w:p w14:paraId="5E58D620" w14:textId="77777777" w:rsidR="00980D3B" w:rsidRDefault="00980D3B">
            <w:pPr>
              <w:pStyle w:val="HL7TableBody"/>
            </w:pPr>
          </w:p>
        </w:tc>
      </w:tr>
      <w:tr w:rsidR="00980D3B" w14:paraId="6186DEBA"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658F5DB3" w14:textId="77777777" w:rsidR="00980D3B" w:rsidRDefault="00980D3B">
            <w:pPr>
              <w:pStyle w:val="HL7TableBody"/>
              <w:jc w:val="center"/>
            </w:pPr>
            <w:r>
              <w:t>PICT</w:t>
            </w:r>
          </w:p>
        </w:tc>
        <w:tc>
          <w:tcPr>
            <w:tcW w:w="4764" w:type="dxa"/>
            <w:tcBorders>
              <w:top w:val="single" w:sz="4" w:space="0" w:color="auto"/>
              <w:bottom w:val="single" w:sz="4" w:space="0" w:color="auto"/>
            </w:tcBorders>
          </w:tcPr>
          <w:p w14:paraId="480A7F15" w14:textId="77777777" w:rsidR="00980D3B" w:rsidRDefault="00980D3B">
            <w:pPr>
              <w:pStyle w:val="HL7TableBody"/>
              <w:rPr>
                <w:rFonts w:ascii="Helv 8pt" w:hAnsi="Helv 8pt"/>
              </w:rPr>
            </w:pPr>
            <w:r>
              <w:t xml:space="preserve">PICT format image data </w:t>
            </w:r>
          </w:p>
        </w:tc>
        <w:tc>
          <w:tcPr>
            <w:tcW w:w="2160" w:type="dxa"/>
            <w:tcBorders>
              <w:top w:val="single" w:sz="4" w:space="0" w:color="auto"/>
              <w:bottom w:val="single" w:sz="4" w:space="0" w:color="auto"/>
            </w:tcBorders>
          </w:tcPr>
          <w:p w14:paraId="55BA276A" w14:textId="77777777" w:rsidR="00980D3B" w:rsidRDefault="00980D3B">
            <w:pPr>
              <w:pStyle w:val="HL7TableBody"/>
            </w:pPr>
          </w:p>
        </w:tc>
      </w:tr>
      <w:tr w:rsidR="00980D3B" w14:paraId="7BEB3DEC"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0E1B81E1" w14:textId="77777777" w:rsidR="00980D3B" w:rsidRDefault="00980D3B">
            <w:pPr>
              <w:pStyle w:val="HL7TableBody"/>
              <w:jc w:val="center"/>
            </w:pPr>
            <w:r>
              <w:t>Pos</w:t>
            </w:r>
            <w:r>
              <w:t>t</w:t>
            </w:r>
            <w:r>
              <w:t>Script</w:t>
            </w:r>
          </w:p>
        </w:tc>
        <w:tc>
          <w:tcPr>
            <w:tcW w:w="4764" w:type="dxa"/>
            <w:tcBorders>
              <w:top w:val="single" w:sz="4" w:space="0" w:color="auto"/>
              <w:bottom w:val="single" w:sz="4" w:space="0" w:color="auto"/>
            </w:tcBorders>
          </w:tcPr>
          <w:p w14:paraId="50525553" w14:textId="77777777" w:rsidR="00980D3B" w:rsidRDefault="00980D3B">
            <w:pPr>
              <w:pStyle w:val="HL7TableBody"/>
            </w:pPr>
            <w:r>
              <w:t>PostScript program</w:t>
            </w:r>
          </w:p>
        </w:tc>
        <w:tc>
          <w:tcPr>
            <w:tcW w:w="2160" w:type="dxa"/>
            <w:tcBorders>
              <w:top w:val="single" w:sz="4" w:space="0" w:color="auto"/>
              <w:bottom w:val="single" w:sz="4" w:space="0" w:color="auto"/>
            </w:tcBorders>
          </w:tcPr>
          <w:p w14:paraId="01A04106" w14:textId="77777777" w:rsidR="00980D3B" w:rsidRDefault="00980D3B">
            <w:pPr>
              <w:pStyle w:val="HL7TableBody"/>
            </w:pPr>
          </w:p>
        </w:tc>
      </w:tr>
      <w:tr w:rsidR="00980D3B" w14:paraId="1EED3DB4"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0AB3702A" w14:textId="77777777" w:rsidR="00980D3B" w:rsidRDefault="00980D3B">
            <w:pPr>
              <w:pStyle w:val="HL7TableBody"/>
              <w:jc w:val="center"/>
            </w:pPr>
            <w:r>
              <w:t>RTF</w:t>
            </w:r>
          </w:p>
        </w:tc>
        <w:tc>
          <w:tcPr>
            <w:tcW w:w="4764" w:type="dxa"/>
            <w:tcBorders>
              <w:top w:val="single" w:sz="4" w:space="0" w:color="auto"/>
              <w:bottom w:val="single" w:sz="4" w:space="0" w:color="auto"/>
            </w:tcBorders>
          </w:tcPr>
          <w:p w14:paraId="20E2A9CA" w14:textId="77777777" w:rsidR="00980D3B" w:rsidRDefault="00980D3B">
            <w:pPr>
              <w:pStyle w:val="HL7TableBody"/>
            </w:pPr>
            <w:r>
              <w:t>Rich Text Format</w:t>
            </w:r>
          </w:p>
        </w:tc>
        <w:tc>
          <w:tcPr>
            <w:tcW w:w="2160" w:type="dxa"/>
            <w:tcBorders>
              <w:top w:val="single" w:sz="4" w:space="0" w:color="auto"/>
              <w:bottom w:val="single" w:sz="4" w:space="0" w:color="auto"/>
            </w:tcBorders>
          </w:tcPr>
          <w:p w14:paraId="32987C81" w14:textId="77777777" w:rsidR="00980D3B" w:rsidRDefault="00980D3B">
            <w:pPr>
              <w:pStyle w:val="HL7TableBody"/>
            </w:pPr>
          </w:p>
        </w:tc>
      </w:tr>
      <w:tr w:rsidR="00980D3B" w14:paraId="6C414E69"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0E64D7E5" w14:textId="77777777" w:rsidR="00980D3B" w:rsidRDefault="00980D3B">
            <w:pPr>
              <w:pStyle w:val="HL7TableBody"/>
              <w:jc w:val="center"/>
            </w:pPr>
            <w:r>
              <w:t>SGML</w:t>
            </w:r>
          </w:p>
        </w:tc>
        <w:tc>
          <w:tcPr>
            <w:tcW w:w="4764" w:type="dxa"/>
            <w:tcBorders>
              <w:top w:val="single" w:sz="4" w:space="0" w:color="auto"/>
              <w:bottom w:val="single" w:sz="4" w:space="0" w:color="auto"/>
            </w:tcBorders>
          </w:tcPr>
          <w:p w14:paraId="4DBB13D4" w14:textId="77777777" w:rsidR="00980D3B" w:rsidRDefault="00980D3B">
            <w:pPr>
              <w:pStyle w:val="HL7TableBody"/>
            </w:pPr>
            <w:r>
              <w:t>Standard Generalized Markup Language (HL7 V2.3.1 and later)</w:t>
            </w:r>
          </w:p>
        </w:tc>
        <w:tc>
          <w:tcPr>
            <w:tcW w:w="2160" w:type="dxa"/>
            <w:tcBorders>
              <w:top w:val="single" w:sz="4" w:space="0" w:color="auto"/>
              <w:bottom w:val="single" w:sz="4" w:space="0" w:color="auto"/>
            </w:tcBorders>
          </w:tcPr>
          <w:p w14:paraId="1CF4893B" w14:textId="77777777" w:rsidR="00980D3B" w:rsidRDefault="00980D3B">
            <w:pPr>
              <w:pStyle w:val="HL7TableBody"/>
            </w:pPr>
          </w:p>
        </w:tc>
      </w:tr>
      <w:tr w:rsidR="00980D3B" w14:paraId="6A694B52"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2069F1E8" w14:textId="77777777" w:rsidR="00980D3B" w:rsidRDefault="00980D3B">
            <w:pPr>
              <w:pStyle w:val="HL7TableBody"/>
              <w:jc w:val="center"/>
            </w:pPr>
            <w:r>
              <w:t>TIFF</w:t>
            </w:r>
          </w:p>
        </w:tc>
        <w:tc>
          <w:tcPr>
            <w:tcW w:w="4764" w:type="dxa"/>
            <w:tcBorders>
              <w:top w:val="single" w:sz="4" w:space="0" w:color="auto"/>
              <w:bottom w:val="single" w:sz="4" w:space="0" w:color="auto"/>
            </w:tcBorders>
          </w:tcPr>
          <w:p w14:paraId="1B720A28" w14:textId="77777777" w:rsidR="00980D3B" w:rsidRDefault="00980D3B">
            <w:pPr>
              <w:pStyle w:val="HL7TableBody"/>
              <w:rPr>
                <w:rFonts w:ascii="Helv 8pt" w:hAnsi="Helv 8pt"/>
              </w:rPr>
            </w:pPr>
            <w:r>
              <w:t>TIFF image data</w:t>
            </w:r>
          </w:p>
        </w:tc>
        <w:tc>
          <w:tcPr>
            <w:tcW w:w="2160" w:type="dxa"/>
            <w:tcBorders>
              <w:top w:val="single" w:sz="4" w:space="0" w:color="auto"/>
              <w:bottom w:val="single" w:sz="4" w:space="0" w:color="auto"/>
            </w:tcBorders>
          </w:tcPr>
          <w:p w14:paraId="00FC4ED7" w14:textId="77777777" w:rsidR="00980D3B" w:rsidRDefault="00980D3B">
            <w:pPr>
              <w:pStyle w:val="HL7TableBody"/>
            </w:pPr>
          </w:p>
        </w:tc>
      </w:tr>
      <w:tr w:rsidR="00980D3B" w14:paraId="148873A9"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647B71FD" w14:textId="77777777" w:rsidR="00980D3B" w:rsidRDefault="00980D3B">
            <w:pPr>
              <w:pStyle w:val="HL7TableBody"/>
              <w:jc w:val="center"/>
            </w:pPr>
            <w:r>
              <w:t>x-hl7-cda-level-one</w:t>
            </w:r>
          </w:p>
        </w:tc>
        <w:tc>
          <w:tcPr>
            <w:tcW w:w="4764" w:type="dxa"/>
            <w:tcBorders>
              <w:top w:val="single" w:sz="4" w:space="0" w:color="auto"/>
              <w:bottom w:val="single" w:sz="4" w:space="0" w:color="auto"/>
            </w:tcBorders>
          </w:tcPr>
          <w:p w14:paraId="6ED0DD1C" w14:textId="77777777" w:rsidR="00980D3B" w:rsidRDefault="00980D3B">
            <w:pPr>
              <w:pStyle w:val="HL7TableBody"/>
            </w:pPr>
            <w:r>
              <w:rPr>
                <w:snapToGrid w:val="0"/>
              </w:rPr>
              <w:t>HL7 Clinical Document Architecture Level One document</w:t>
            </w:r>
          </w:p>
        </w:tc>
        <w:tc>
          <w:tcPr>
            <w:tcW w:w="2160" w:type="dxa"/>
            <w:tcBorders>
              <w:top w:val="single" w:sz="4" w:space="0" w:color="auto"/>
              <w:bottom w:val="single" w:sz="4" w:space="0" w:color="auto"/>
            </w:tcBorders>
          </w:tcPr>
          <w:p w14:paraId="5DBF7215" w14:textId="77777777" w:rsidR="00980D3B" w:rsidRDefault="00980D3B">
            <w:pPr>
              <w:pStyle w:val="HL7TableBody"/>
              <w:rPr>
                <w:snapToGrid w:val="0"/>
              </w:rPr>
            </w:pPr>
          </w:p>
        </w:tc>
      </w:tr>
      <w:tr w:rsidR="00980D3B" w14:paraId="76941BD9" w14:textId="77777777">
        <w:tblPrEx>
          <w:tblCellMar>
            <w:top w:w="0" w:type="dxa"/>
            <w:bottom w:w="0" w:type="dxa"/>
          </w:tblCellMar>
        </w:tblPrEx>
        <w:trPr>
          <w:jc w:val="center"/>
        </w:trPr>
        <w:tc>
          <w:tcPr>
            <w:tcW w:w="1332" w:type="dxa"/>
            <w:tcBorders>
              <w:top w:val="single" w:sz="4" w:space="0" w:color="auto"/>
              <w:bottom w:val="double" w:sz="4" w:space="0" w:color="auto"/>
            </w:tcBorders>
          </w:tcPr>
          <w:p w14:paraId="51C9E0AD" w14:textId="77777777" w:rsidR="00980D3B" w:rsidRDefault="00980D3B">
            <w:pPr>
              <w:pStyle w:val="HL7TableBody"/>
              <w:jc w:val="center"/>
            </w:pPr>
            <w:r>
              <w:t>XML</w:t>
            </w:r>
          </w:p>
        </w:tc>
        <w:tc>
          <w:tcPr>
            <w:tcW w:w="4764" w:type="dxa"/>
            <w:tcBorders>
              <w:top w:val="single" w:sz="4" w:space="0" w:color="auto"/>
              <w:bottom w:val="double" w:sz="4" w:space="0" w:color="auto"/>
            </w:tcBorders>
          </w:tcPr>
          <w:p w14:paraId="48BD3539" w14:textId="77777777" w:rsidR="00980D3B" w:rsidRDefault="00980D3B">
            <w:pPr>
              <w:pStyle w:val="HL7TableBody"/>
            </w:pPr>
            <w:r>
              <w:t>Extensible Markup Language (HL7 V2.3.1 and later)</w:t>
            </w:r>
          </w:p>
        </w:tc>
        <w:tc>
          <w:tcPr>
            <w:tcW w:w="2160" w:type="dxa"/>
            <w:tcBorders>
              <w:top w:val="single" w:sz="4" w:space="0" w:color="auto"/>
              <w:bottom w:val="double" w:sz="4" w:space="0" w:color="auto"/>
            </w:tcBorders>
          </w:tcPr>
          <w:p w14:paraId="1DAFA686" w14:textId="77777777" w:rsidR="00980D3B" w:rsidRDefault="00980D3B">
            <w:pPr>
              <w:pStyle w:val="HL7TableBody"/>
            </w:pPr>
          </w:p>
        </w:tc>
      </w:tr>
    </w:tbl>
    <w:p w14:paraId="2AFD4460" w14:textId="77777777" w:rsidR="00980D3B" w:rsidRDefault="00980D3B">
      <w:pPr>
        <w:pStyle w:val="Heading4"/>
      </w:pPr>
      <w:bookmarkStart w:id="1489" w:name="_Toc498146050"/>
      <w:bookmarkStart w:id="1490" w:name="_Toc527864619"/>
      <w:bookmarkStart w:id="1491" w:name="_Toc527866091"/>
      <w:r>
        <w:t>Type-subtype Combinations</w:t>
      </w:r>
      <w:bookmarkEnd w:id="1489"/>
      <w:bookmarkEnd w:id="1490"/>
      <w:bookmarkEnd w:id="1491"/>
    </w:p>
    <w:p w14:paraId="5134EA1F" w14:textId="77777777" w:rsidR="00980D3B" w:rsidRDefault="00980D3B">
      <w:pPr>
        <w:pStyle w:val="NormalIndented"/>
      </w:pPr>
      <w:r>
        <w:t>Possible subtypes are specific to main types (though in principle the same subtype could be used for more than one main type), and so are defined under their main types.</w:t>
      </w:r>
    </w:p>
    <w:p w14:paraId="76067988" w14:textId="77777777" w:rsidR="00980D3B" w:rsidRDefault="00980D3B">
      <w:pPr>
        <w:pStyle w:val="NormalIndented"/>
      </w:pPr>
      <w:r>
        <w:t>Additional subtypes may be added to this Standard. In addition, private, non-standard subtypes may be d</w:t>
      </w:r>
      <w:r>
        <w:t>e</w:t>
      </w:r>
      <w:r>
        <w:t xml:space="preserve">fined by agreement between cooperating parties. All private, non-standard subtypes should begin with the letter </w:t>
      </w:r>
      <w:r>
        <w:rPr>
          <w:b/>
        </w:rPr>
        <w:t>Z</w:t>
      </w:r>
      <w:r>
        <w:t xml:space="preserve"> to distinguish them from the standard subtypes.</w:t>
      </w:r>
    </w:p>
    <w:p w14:paraId="7171412D" w14:textId="77777777" w:rsidR="00980D3B" w:rsidRDefault="00980D3B">
      <w:pPr>
        <w:pStyle w:val="Heading5"/>
      </w:pPr>
      <w:r>
        <w:t>Image subtypes</w:t>
      </w:r>
    </w:p>
    <w:p w14:paraId="20DE5568" w14:textId="77777777" w:rsidR="00980D3B" w:rsidRDefault="00980D3B">
      <w:pPr>
        <w:pStyle w:val="Components"/>
      </w:pPr>
      <w:r>
        <w:t>TIFF = TIFF image data</w:t>
      </w:r>
    </w:p>
    <w:p w14:paraId="0C7F4C94" w14:textId="77777777" w:rsidR="00980D3B" w:rsidRDefault="00980D3B">
      <w:pPr>
        <w:pStyle w:val="NormalIndented"/>
      </w:pPr>
      <w:r>
        <w:t>Definition: TIFF (Tagged Image File Format) is one of the common formats for scanned images. Its first version was developed in 1986 by Aldus Corporation as a standard for encoding scanned images. The official version of the TIFF standard is now maintained by Adobe Corporation. TIFF format is specified in the document "TIFF, Revision 6.0." Adobe Systems Incorporated, 1585 Charleston Road, P.O. Box 7900, Mountain View, CA 94039-7900. (415) 961-4400</w:t>
      </w:r>
    </w:p>
    <w:p w14:paraId="0AA97C6C" w14:textId="77777777" w:rsidR="00980D3B" w:rsidRDefault="00980D3B">
      <w:pPr>
        <w:pStyle w:val="NormalIndented"/>
        <w:keepNext/>
      </w:pPr>
      <w:r>
        <w:t>The subtype "TIFF" implies recognition of that trademark and all the rights it e</w:t>
      </w:r>
      <w:r>
        <w:t>n</w:t>
      </w:r>
      <w:r>
        <w:t xml:space="preserve">tails. </w:t>
      </w:r>
    </w:p>
    <w:p w14:paraId="2316E69F" w14:textId="77777777" w:rsidR="00980D3B" w:rsidRDefault="00980D3B">
      <w:pPr>
        <w:pStyle w:val="Components"/>
      </w:pPr>
      <w:r>
        <w:t>PICT = PICT format image data</w:t>
      </w:r>
    </w:p>
    <w:p w14:paraId="409A1BC2" w14:textId="77777777" w:rsidR="00980D3B" w:rsidRDefault="00980D3B">
      <w:pPr>
        <w:pStyle w:val="NormalIndented"/>
      </w:pPr>
      <w:r>
        <w:t>PICT is one of the common formats for scanned images. PICT is a graphics format developed by Apple Computer, Inc., Cupertino, California. PICT format is officially defined in the book set "Inside Maci</w:t>
      </w:r>
      <w:r>
        <w:t>n</w:t>
      </w:r>
      <w:r>
        <w:t>tosh," published by Addison-Wesley Publishing Company, Reading, Massachusetts.</w:t>
      </w:r>
    </w:p>
    <w:p w14:paraId="7327AB94" w14:textId="77777777" w:rsidR="00980D3B" w:rsidRDefault="00980D3B">
      <w:pPr>
        <w:pStyle w:val="Components"/>
      </w:pPr>
      <w:r>
        <w:t>DICOM = the Digital Imaging and Communications in Medicine (DICOM) standard</w:t>
      </w:r>
    </w:p>
    <w:p w14:paraId="53EE3F41" w14:textId="77777777" w:rsidR="00980D3B" w:rsidRDefault="00980D3B">
      <w:pPr>
        <w:pStyle w:val="NormalIndented"/>
      </w:pPr>
      <w:r>
        <w:t>DICOM is the international standard format for interchange of biomedical images and ancillary data. It is standardized as NEMA PS3, and is available free on the Internet at http://medical.nema.org/. The DICOM Standards Committee address is: 1300 N. 17th St., Suite 1847, Rosslyn, VA 22209.</w:t>
      </w:r>
    </w:p>
    <w:p w14:paraId="75FD8F6E" w14:textId="77777777" w:rsidR="00980D3B" w:rsidRDefault="00980D3B">
      <w:pPr>
        <w:pStyle w:val="NormalIndented"/>
      </w:pPr>
      <w:r>
        <w:t>DICOM specifies a complete communications standard, including a generic messaging service for two-way exchange of imaging-related information between applications, as well as transfer of the actual images. In HL7, the use of DICOM data is limited to i</w:t>
      </w:r>
      <w:r>
        <w:t>m</w:t>
      </w:r>
      <w:r>
        <w:t>ages only.</w:t>
      </w:r>
    </w:p>
    <w:p w14:paraId="1B74619B" w14:textId="77777777" w:rsidR="00980D3B" w:rsidRDefault="00980D3B">
      <w:pPr>
        <w:pStyle w:val="NormalIndented"/>
      </w:pPr>
      <w:r>
        <w:t xml:space="preserve">Images in this subtype shall be encoded according to the Generic DICOM File Format defined in DICOM Part 10, Media Storage and File Format (NEMA PS3.10). This shall be in accordance with the Image </w:t>
      </w:r>
      <w:r>
        <w:lastRenderedPageBreak/>
        <w:t>I</w:t>
      </w:r>
      <w:r>
        <w:t>n</w:t>
      </w:r>
      <w:r>
        <w:t>formation Object Definitions of DICOM Part 3 (NEMA PS3.3), Data Structure and Semantics of DICOM Part 5 (NEMA PS3.5), and the Data Dictionary of DICOM Part 6 (NEMA PS3.6).</w:t>
      </w:r>
    </w:p>
    <w:p w14:paraId="5AD1277C" w14:textId="77777777" w:rsidR="00980D3B" w:rsidRDefault="00980D3B">
      <w:pPr>
        <w:pStyle w:val="NormalIndented"/>
      </w:pPr>
      <w:r>
        <w:t>The Generic DICOM File Format consists of two parts: a DICOM File Meta Information Header, immed</w:t>
      </w:r>
      <w:r>
        <w:t>i</w:t>
      </w:r>
      <w:r>
        <w:t>ately followed by a DICOM Data Set. The DICOM Data Set contains the image or images specified a</w:t>
      </w:r>
      <w:r>
        <w:t>c</w:t>
      </w:r>
      <w:r>
        <w:t>cording to DICOM Part 10. The DICOM File Meta Information Header contains, among other inform</w:t>
      </w:r>
      <w:r>
        <w:t>a</w:t>
      </w:r>
      <w:r>
        <w:t>tion, a Transfer Syntax UID (Unique Identifier) which completely specifies the encoding of the Data Set according to DICOM Part 5. This encoding defines big endian vs. little endian byte ordering, as well as image compression via the JPEG (Joint Photographics Experts Group) standard (ISO/IS 10918-1 and 10918-2). The transfer syntax of the File Meta Information Header itself is little endian byte ordered, as required by DICOM Part 10.</w:t>
      </w:r>
    </w:p>
    <w:p w14:paraId="24E4B862" w14:textId="77777777" w:rsidR="00980D3B" w:rsidRDefault="00980D3B">
      <w:pPr>
        <w:pStyle w:val="Components"/>
      </w:pPr>
      <w:r>
        <w:t>FAX = facsimile data</w:t>
      </w:r>
    </w:p>
    <w:p w14:paraId="75825680" w14:textId="77777777" w:rsidR="00980D3B" w:rsidRDefault="00980D3B">
      <w:pPr>
        <w:pStyle w:val="NormalIndented"/>
      </w:pPr>
      <w:r>
        <w:t>Facsimile data as specified by CCITT standards F1.60, F1.80, F1.82, and F1.84.</w:t>
      </w:r>
    </w:p>
    <w:p w14:paraId="243D509B" w14:textId="77777777" w:rsidR="00980D3B" w:rsidRDefault="00980D3B">
      <w:pPr>
        <w:pStyle w:val="Components"/>
      </w:pPr>
      <w:r>
        <w:t>Jot = electronic ink data, as specified by the Jot 1.0 standard</w:t>
      </w:r>
    </w:p>
    <w:p w14:paraId="5F4A178F" w14:textId="77777777" w:rsidR="00980D3B" w:rsidRDefault="00980D3B">
      <w:pPr>
        <w:pStyle w:val="NormalIndented"/>
      </w:pPr>
      <w:r>
        <w:t>The JOT standard, proposed jointly by Slate Corporation, Microsoft, Apple, Lotus, GO, and General Magic, allows handwritten notes, sketches, signatures and other free-form written data to be transmitted. It is the standard by which portable pen computers or workstations equipped with stylus-input tablets can represent and exchange inform</w:t>
      </w:r>
      <w:r>
        <w:t>a</w:t>
      </w:r>
      <w:r>
        <w:t>tion.</w:t>
      </w:r>
    </w:p>
    <w:p w14:paraId="3876AD34" w14:textId="77777777" w:rsidR="00980D3B" w:rsidRDefault="00980D3B">
      <w:pPr>
        <w:pStyle w:val="NormalIndented"/>
      </w:pPr>
      <w:r>
        <w:t>It represents electronic ink as a series of stylus strokes, and therefore contains necessary information for potential automatic handwriting recognition, which would be lost if converted to other image represent</w:t>
      </w:r>
      <w:r>
        <w:t>a</w:t>
      </w:r>
      <w:r>
        <w:t>tions. It may, however, be readily converted to another image representation for purposes of printing or display.</w:t>
      </w:r>
    </w:p>
    <w:p w14:paraId="3BDF7F14" w14:textId="77777777" w:rsidR="00980D3B" w:rsidRDefault="00980D3B">
      <w:pPr>
        <w:pStyle w:val="NormalIndented"/>
      </w:pPr>
      <w:r>
        <w:t>The JOT 1.0 standard is available from: Software Publishers Association, 1730 M Street Northwest, Suite 700</w:t>
      </w:r>
      <w:r>
        <w:br/>
        <w:t>Washington, DC 20036-4510, (202) 452-1600</w:t>
      </w:r>
    </w:p>
    <w:p w14:paraId="081AFE48" w14:textId="77777777" w:rsidR="00980D3B" w:rsidRDefault="00980D3B">
      <w:pPr>
        <w:pStyle w:val="Heading5"/>
      </w:pPr>
      <w:r>
        <w:t>Audio subtypes</w:t>
      </w:r>
    </w:p>
    <w:p w14:paraId="0E99C5BC" w14:textId="77777777" w:rsidR="00980D3B" w:rsidRDefault="00980D3B">
      <w:pPr>
        <w:pStyle w:val="Components"/>
        <w:keepNext/>
      </w:pPr>
      <w:r>
        <w:t>basic = ISDN PCM audio data</w:t>
      </w:r>
    </w:p>
    <w:p w14:paraId="3C436BE7" w14:textId="77777777" w:rsidR="00980D3B" w:rsidRDefault="00980D3B">
      <w:pPr>
        <w:pStyle w:val="NormalIndented"/>
      </w:pPr>
      <w:r>
        <w:t>Definition: Telephone quality audio data, encoded as 8-bit ISDN mu-law Pulse Code Modulation sampled at 8 kHz, according to CCITT Fascicle III.4, Recommendation G.711. This subtype may be used for voice mail me</w:t>
      </w:r>
      <w:r>
        <w:t>s</w:t>
      </w:r>
      <w:r>
        <w:t>sages as well as voice dict</w:t>
      </w:r>
      <w:r>
        <w:t>a</w:t>
      </w:r>
      <w:r>
        <w:t>tion.</w:t>
      </w:r>
    </w:p>
    <w:p w14:paraId="018F5603" w14:textId="77777777" w:rsidR="00980D3B" w:rsidRDefault="00980D3B">
      <w:pPr>
        <w:pStyle w:val="Heading5"/>
      </w:pPr>
      <w:r>
        <w:t>Application subtypes</w:t>
      </w:r>
    </w:p>
    <w:p w14:paraId="72E36370" w14:textId="77777777" w:rsidR="00980D3B" w:rsidRDefault="00980D3B">
      <w:pPr>
        <w:pStyle w:val="Components"/>
      </w:pPr>
      <w:r>
        <w:t>octet-stream = uninterpreted binary data</w:t>
      </w:r>
    </w:p>
    <w:p w14:paraId="186AC24B" w14:textId="77777777" w:rsidR="00980D3B" w:rsidRDefault="00980D3B">
      <w:pPr>
        <w:pStyle w:val="NormalIndented"/>
      </w:pPr>
      <w:r>
        <w:t xml:space="preserve">Definition: This subtype is for binary data that has none of the other standard formats as given by Section </w:t>
      </w:r>
      <w:r>
        <w:fldChar w:fldCharType="begin"/>
      </w:r>
      <w:r>
        <w:instrText xml:space="preserve"> REF _Ref358259524 \w \h </w:instrText>
      </w:r>
      <w:r>
        <w:fldChar w:fldCharType="separate"/>
      </w:r>
      <w:r>
        <w:t>2.A.65.3</w:t>
      </w:r>
      <w:r>
        <w:fldChar w:fldCharType="end"/>
      </w:r>
      <w:r>
        <w:t>, "</w:t>
      </w:r>
      <w:r>
        <w:fldChar w:fldCharType="begin"/>
      </w:r>
      <w:r>
        <w:instrText xml:space="preserve"> REF _Ref358259524 \h </w:instrText>
      </w:r>
      <w:r>
        <w:fldChar w:fldCharType="separate"/>
      </w:r>
      <w:r>
        <w:t>Type of Data (ID)</w:t>
      </w:r>
      <w:r>
        <w:fldChar w:fldCharType="end"/>
      </w:r>
      <w:r>
        <w:t>". Its interpretation by the system utilizing the data must be mutually agreed upon by sending and receiving pa</w:t>
      </w:r>
      <w:r>
        <w:t>r</w:t>
      </w:r>
      <w:r>
        <w:t>ties.</w:t>
      </w:r>
    </w:p>
    <w:p w14:paraId="52AC66F9" w14:textId="77777777" w:rsidR="00980D3B" w:rsidRDefault="00980D3B">
      <w:pPr>
        <w:pStyle w:val="Components"/>
      </w:pPr>
      <w:r>
        <w:t>PostScript = PostScript program</w:t>
      </w:r>
    </w:p>
    <w:p w14:paraId="3AF75359" w14:textId="77777777" w:rsidR="00980D3B" w:rsidRDefault="00980D3B">
      <w:pPr>
        <w:pStyle w:val="NormalIndented"/>
      </w:pPr>
      <w:r>
        <w:t>A PostScript language program typically representing a formatted document for printing on a PostScript printer, or for display on a computer screen via a Pos</w:t>
      </w:r>
      <w:r>
        <w:t>t</w:t>
      </w:r>
      <w:r>
        <w:t xml:space="preserve">Script interpreter. </w:t>
      </w:r>
    </w:p>
    <w:p w14:paraId="3D453E98" w14:textId="77777777" w:rsidR="00980D3B" w:rsidRDefault="00980D3B">
      <w:pPr>
        <w:pStyle w:val="NormalIndented"/>
      </w:pPr>
      <w:r>
        <w:t>PostScript consists of the original specification, PostScript level 1, described in “PostScript Language Re</w:t>
      </w:r>
      <w:r>
        <w:t>f</w:t>
      </w:r>
      <w:r>
        <w:t>erence Manual,” Addison-Wesley, 1985, and a more advanced variant, PostScript level 2, described in “PostScript Language Reference Manual,” Addison-Wesley, Second Edition, 1990. PostScript is a regi</w:t>
      </w:r>
      <w:r>
        <w:t>s</w:t>
      </w:r>
      <w:r>
        <w:t>tered trademark of Adobe Systems, Inc. Use of the subtype "PostScript" implies recognition of that trad</w:t>
      </w:r>
      <w:r>
        <w:t>e</w:t>
      </w:r>
      <w:r>
        <w:t>mark and all the rights it entails.</w:t>
      </w:r>
    </w:p>
    <w:p w14:paraId="247F2F14" w14:textId="77777777" w:rsidR="00980D3B" w:rsidRDefault="00980D3B">
      <w:pPr>
        <w:pStyle w:val="NormalIndented"/>
      </w:pPr>
      <w:r>
        <w:lastRenderedPageBreak/>
        <w:t>Other types may be added as needed.</w:t>
      </w:r>
    </w:p>
    <w:p w14:paraId="3E3DCE49" w14:textId="77777777" w:rsidR="00980D3B" w:rsidRDefault="00980D3B">
      <w:pPr>
        <w:pStyle w:val="NormalIndented"/>
      </w:pPr>
      <w:r>
        <w:t>Example:</w:t>
      </w:r>
    </w:p>
    <w:p w14:paraId="641F8CF3" w14:textId="77777777" w:rsidR="00980D3B" w:rsidRDefault="00980D3B">
      <w:pPr>
        <w:pStyle w:val="Example"/>
        <w:ind w:left="1037"/>
        <w:rPr>
          <w:noProof w:val="0"/>
        </w:rPr>
      </w:pPr>
      <w:r>
        <w:rPr>
          <w:noProof w:val="0"/>
        </w:rPr>
        <w:t>|1234A321634BC^EFC^SD|</w:t>
      </w:r>
    </w:p>
    <w:bookmarkStart w:id="1492" w:name="_Ref358368445"/>
    <w:bookmarkStart w:id="1493" w:name="_Ref371388203"/>
    <w:bookmarkStart w:id="1494" w:name="_Ref479757193"/>
    <w:p w14:paraId="296F3C97" w14:textId="77777777" w:rsidR="00980D3B" w:rsidRDefault="00980D3B">
      <w:pPr>
        <w:pStyle w:val="Heading3"/>
      </w:pPr>
      <w:r>
        <w:fldChar w:fldCharType="begin"/>
      </w:r>
      <w:r>
        <w:instrText xml:space="preserve"> XE "RPT" </w:instrText>
      </w:r>
      <w:r>
        <w:fldChar w:fldCharType="end"/>
      </w:r>
      <w:r>
        <w:fldChar w:fldCharType="begin"/>
      </w:r>
      <w:r>
        <w:instrText xml:space="preserve"> XE "Data types: RPT" </w:instrText>
      </w:r>
      <w:r>
        <w:fldChar w:fldCharType="end"/>
      </w:r>
      <w:r>
        <w:t xml:space="preserve"> </w:t>
      </w:r>
      <w:bookmarkStart w:id="1495" w:name="_Ref174369"/>
      <w:bookmarkStart w:id="1496" w:name="_Toc496521"/>
      <w:bookmarkStart w:id="1497" w:name="_Toc524868"/>
      <w:bookmarkStart w:id="1498" w:name="_Toc1802451"/>
      <w:bookmarkStart w:id="1499" w:name="_Toc22448446"/>
      <w:bookmarkStart w:id="1500" w:name="_Toc22697638"/>
      <w:bookmarkStart w:id="1501" w:name="_Toc24273673"/>
      <w:r>
        <w:t>RPT – repeat pattern</w:t>
      </w:r>
      <w:bookmarkEnd w:id="1495"/>
      <w:bookmarkEnd w:id="1496"/>
      <w:bookmarkEnd w:id="1497"/>
      <w:bookmarkEnd w:id="1498"/>
      <w:bookmarkEnd w:id="1499"/>
      <w:bookmarkEnd w:id="1500"/>
      <w:bookmarkEnd w:id="1501"/>
    </w:p>
    <w:p w14:paraId="2B743F6E" w14:textId="77777777" w:rsidR="00980D3B" w:rsidRDefault="00980D3B">
      <w:pPr>
        <w:pStyle w:val="ComponentTableCaption"/>
      </w:pPr>
      <w:bookmarkStart w:id="1502" w:name="RPT"/>
      <w:r>
        <w:t xml:space="preserve">HL7 Component Table - RPT – Repeat Pattern </w:t>
      </w:r>
      <w:r>
        <w:fldChar w:fldCharType="begin"/>
      </w:r>
      <w:r>
        <w:instrText xml:space="preserve"> XE "HL7 Component Table - RPT" </w:instrText>
      </w:r>
      <w:r>
        <w:fldChar w:fldCharType="end"/>
      </w:r>
      <w:bookmarkEnd w:id="150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ABC0F7B"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5B218E2"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3C71593D"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63794968"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3F02093A"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4C28C5DE"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33BC0A5"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65A6278"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48057FB" w14:textId="77777777" w:rsidR="00980D3B" w:rsidRDefault="00980D3B">
            <w:pPr>
              <w:pStyle w:val="ComponentTableHeader"/>
              <w:rPr>
                <w:b w:val="0"/>
                <w:lang w:val="fr-FR"/>
              </w:rPr>
            </w:pPr>
            <w:r>
              <w:rPr>
                <w:lang w:val="fr-FR"/>
              </w:rPr>
              <w:t>SEC.REF.</w:t>
            </w:r>
          </w:p>
        </w:tc>
      </w:tr>
      <w:tr w:rsidR="00980D3B" w14:paraId="0B13BF7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BAA863F" w14:textId="77777777" w:rsidR="00980D3B" w:rsidRDefault="00980D3B">
            <w:pPr>
              <w:pStyle w:val="ComponentTableBody"/>
            </w:pPr>
            <w:r>
              <w:t>1</w:t>
            </w:r>
          </w:p>
        </w:tc>
        <w:tc>
          <w:tcPr>
            <w:tcW w:w="576" w:type="dxa"/>
            <w:tcBorders>
              <w:top w:val="single" w:sz="4" w:space="0" w:color="auto"/>
              <w:bottom w:val="single" w:sz="4" w:space="0" w:color="auto"/>
            </w:tcBorders>
          </w:tcPr>
          <w:p w14:paraId="07ED114E" w14:textId="77777777" w:rsidR="00980D3B" w:rsidRDefault="00980D3B">
            <w:pPr>
              <w:pStyle w:val="ComponentTableBody"/>
            </w:pPr>
            <w:r>
              <w:t>705</w:t>
            </w:r>
          </w:p>
        </w:tc>
        <w:tc>
          <w:tcPr>
            <w:tcW w:w="720" w:type="dxa"/>
            <w:tcBorders>
              <w:top w:val="single" w:sz="4" w:space="0" w:color="auto"/>
              <w:bottom w:val="single" w:sz="4" w:space="0" w:color="auto"/>
            </w:tcBorders>
          </w:tcPr>
          <w:p w14:paraId="2CBD9EE6" w14:textId="77777777" w:rsidR="00980D3B" w:rsidRDefault="00980D3B">
            <w:pPr>
              <w:pStyle w:val="ComponentTableBody"/>
            </w:pPr>
            <w:r>
              <w:t>CWE</w:t>
            </w:r>
          </w:p>
        </w:tc>
        <w:tc>
          <w:tcPr>
            <w:tcW w:w="576" w:type="dxa"/>
            <w:tcBorders>
              <w:top w:val="single" w:sz="4" w:space="0" w:color="auto"/>
              <w:bottom w:val="single" w:sz="4" w:space="0" w:color="auto"/>
            </w:tcBorders>
          </w:tcPr>
          <w:p w14:paraId="0185B4ED" w14:textId="77777777" w:rsidR="00980D3B" w:rsidRDefault="00980D3B">
            <w:pPr>
              <w:pStyle w:val="ComponentTableBody"/>
            </w:pPr>
            <w:r>
              <w:t>R</w:t>
            </w:r>
          </w:p>
        </w:tc>
        <w:tc>
          <w:tcPr>
            <w:tcW w:w="720" w:type="dxa"/>
            <w:tcBorders>
              <w:top w:val="single" w:sz="4" w:space="0" w:color="auto"/>
              <w:bottom w:val="single" w:sz="4" w:space="0" w:color="auto"/>
            </w:tcBorders>
          </w:tcPr>
          <w:p w14:paraId="017A93A3" w14:textId="77777777" w:rsidR="00980D3B" w:rsidRDefault="00980D3B">
            <w:pPr>
              <w:pStyle w:val="ComponentTableBody"/>
            </w:pPr>
            <w:r>
              <w:t>0335</w:t>
            </w:r>
          </w:p>
        </w:tc>
        <w:tc>
          <w:tcPr>
            <w:tcW w:w="2880" w:type="dxa"/>
            <w:tcBorders>
              <w:top w:val="single" w:sz="4" w:space="0" w:color="auto"/>
              <w:bottom w:val="single" w:sz="4" w:space="0" w:color="auto"/>
            </w:tcBorders>
          </w:tcPr>
          <w:p w14:paraId="567E75C8" w14:textId="77777777" w:rsidR="00980D3B" w:rsidRDefault="00980D3B">
            <w:pPr>
              <w:pStyle w:val="ComponentTableBody"/>
              <w:jc w:val="left"/>
            </w:pPr>
            <w:r>
              <w:t>Repeat Pattern Code</w:t>
            </w:r>
          </w:p>
        </w:tc>
        <w:tc>
          <w:tcPr>
            <w:tcW w:w="1440" w:type="dxa"/>
            <w:tcBorders>
              <w:top w:val="single" w:sz="4" w:space="0" w:color="auto"/>
              <w:bottom w:val="single" w:sz="4" w:space="0" w:color="auto"/>
            </w:tcBorders>
          </w:tcPr>
          <w:p w14:paraId="4C796D6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9660D29"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r w:rsidR="00980D3B" w14:paraId="4759F07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FA48BA7"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368E3639" w14:textId="77777777" w:rsidR="00980D3B" w:rsidRDefault="00980D3B">
            <w:pPr>
              <w:pStyle w:val="ComponentTableBody"/>
              <w:rPr>
                <w:lang w:val="it-IT"/>
              </w:rPr>
            </w:pPr>
            <w:r>
              <w:rPr>
                <w:lang w:val="it-IT"/>
              </w:rPr>
              <w:t>2</w:t>
            </w:r>
          </w:p>
        </w:tc>
        <w:tc>
          <w:tcPr>
            <w:tcW w:w="720" w:type="dxa"/>
            <w:tcBorders>
              <w:top w:val="single" w:sz="4" w:space="0" w:color="auto"/>
              <w:bottom w:val="single" w:sz="4" w:space="0" w:color="auto"/>
            </w:tcBorders>
          </w:tcPr>
          <w:p w14:paraId="08C2F729"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3A909A30"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878096A" w14:textId="77777777" w:rsidR="00980D3B" w:rsidRDefault="00980D3B">
            <w:pPr>
              <w:pStyle w:val="ComponentTableBody"/>
              <w:rPr>
                <w:lang w:val="it-IT"/>
              </w:rPr>
            </w:pPr>
            <w:r>
              <w:rPr>
                <w:lang w:val="it-IT"/>
              </w:rPr>
              <w:t>0527</w:t>
            </w:r>
          </w:p>
        </w:tc>
        <w:tc>
          <w:tcPr>
            <w:tcW w:w="2880" w:type="dxa"/>
            <w:tcBorders>
              <w:top w:val="single" w:sz="4" w:space="0" w:color="auto"/>
              <w:bottom w:val="single" w:sz="4" w:space="0" w:color="auto"/>
            </w:tcBorders>
          </w:tcPr>
          <w:p w14:paraId="100E0984" w14:textId="77777777" w:rsidR="00980D3B" w:rsidRDefault="00980D3B">
            <w:pPr>
              <w:pStyle w:val="ComponentTableBody"/>
              <w:jc w:val="left"/>
              <w:rPr>
                <w:lang w:val="it-IT"/>
              </w:rPr>
            </w:pPr>
            <w:r>
              <w:rPr>
                <w:lang w:val="it-IT"/>
              </w:rPr>
              <w:t>Calendar Alignment</w:t>
            </w:r>
          </w:p>
        </w:tc>
        <w:tc>
          <w:tcPr>
            <w:tcW w:w="1440" w:type="dxa"/>
            <w:tcBorders>
              <w:top w:val="single" w:sz="4" w:space="0" w:color="auto"/>
              <w:bottom w:val="single" w:sz="4" w:space="0" w:color="auto"/>
            </w:tcBorders>
          </w:tcPr>
          <w:p w14:paraId="058FD6E9"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7A3466D5"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09021E3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069EAA7"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5A5BED12" w14:textId="77777777" w:rsidR="00980D3B" w:rsidRDefault="00980D3B">
            <w:pPr>
              <w:pStyle w:val="ComponentTableBody"/>
              <w:rPr>
                <w:lang w:val="it-IT"/>
              </w:rPr>
            </w:pPr>
            <w:r>
              <w:rPr>
                <w:lang w:val="it-IT"/>
              </w:rPr>
              <w:t>10</w:t>
            </w:r>
          </w:p>
        </w:tc>
        <w:tc>
          <w:tcPr>
            <w:tcW w:w="720" w:type="dxa"/>
            <w:tcBorders>
              <w:top w:val="single" w:sz="4" w:space="0" w:color="auto"/>
              <w:bottom w:val="single" w:sz="4" w:space="0" w:color="auto"/>
            </w:tcBorders>
          </w:tcPr>
          <w:p w14:paraId="13A2B4AB"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63F9B187"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D1C64BA"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55127DC" w14:textId="77777777" w:rsidR="00980D3B" w:rsidRDefault="00980D3B">
            <w:pPr>
              <w:pStyle w:val="ComponentTableBody"/>
              <w:jc w:val="left"/>
            </w:pPr>
            <w:r>
              <w:t>Phase Range Begin Value</w:t>
            </w:r>
          </w:p>
        </w:tc>
        <w:tc>
          <w:tcPr>
            <w:tcW w:w="1440" w:type="dxa"/>
            <w:tcBorders>
              <w:top w:val="single" w:sz="4" w:space="0" w:color="auto"/>
              <w:bottom w:val="single" w:sz="4" w:space="0" w:color="auto"/>
            </w:tcBorders>
          </w:tcPr>
          <w:p w14:paraId="5572F92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6CD9CB8"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3A1A654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14E79AD"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2A9EBD30" w14:textId="77777777" w:rsidR="00980D3B" w:rsidRDefault="00980D3B">
            <w:pPr>
              <w:pStyle w:val="ComponentTableBody"/>
              <w:rPr>
                <w:lang w:val="it-IT"/>
              </w:rPr>
            </w:pPr>
            <w:r>
              <w:rPr>
                <w:lang w:val="it-IT"/>
              </w:rPr>
              <w:t>10</w:t>
            </w:r>
          </w:p>
        </w:tc>
        <w:tc>
          <w:tcPr>
            <w:tcW w:w="720" w:type="dxa"/>
            <w:tcBorders>
              <w:top w:val="single" w:sz="4" w:space="0" w:color="auto"/>
              <w:bottom w:val="single" w:sz="4" w:space="0" w:color="auto"/>
            </w:tcBorders>
          </w:tcPr>
          <w:p w14:paraId="26CC9E06"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12D71FE1"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1EEAA17"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1C002CC5" w14:textId="77777777" w:rsidR="00980D3B" w:rsidRDefault="00980D3B">
            <w:pPr>
              <w:pStyle w:val="ComponentTableBody"/>
              <w:jc w:val="left"/>
            </w:pPr>
            <w:r>
              <w:t>Phase Range End Value</w:t>
            </w:r>
          </w:p>
        </w:tc>
        <w:tc>
          <w:tcPr>
            <w:tcW w:w="1440" w:type="dxa"/>
            <w:tcBorders>
              <w:top w:val="single" w:sz="4" w:space="0" w:color="auto"/>
              <w:bottom w:val="single" w:sz="4" w:space="0" w:color="auto"/>
            </w:tcBorders>
          </w:tcPr>
          <w:p w14:paraId="4DC2311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DE15F8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0CF5690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1AD4212" w14:textId="77777777" w:rsidR="00980D3B" w:rsidRDefault="00980D3B">
            <w:pPr>
              <w:pStyle w:val="ComponentTableBody"/>
              <w:rPr>
                <w:lang w:val="it-IT"/>
              </w:rPr>
            </w:pPr>
            <w:r>
              <w:rPr>
                <w:lang w:val="it-IT"/>
              </w:rPr>
              <w:t>5</w:t>
            </w:r>
          </w:p>
        </w:tc>
        <w:tc>
          <w:tcPr>
            <w:tcW w:w="576" w:type="dxa"/>
            <w:tcBorders>
              <w:top w:val="single" w:sz="4" w:space="0" w:color="auto"/>
              <w:bottom w:val="single" w:sz="4" w:space="0" w:color="auto"/>
            </w:tcBorders>
          </w:tcPr>
          <w:p w14:paraId="0ECC7320" w14:textId="77777777" w:rsidR="00980D3B" w:rsidRDefault="00980D3B">
            <w:pPr>
              <w:pStyle w:val="ComponentTableBody"/>
              <w:rPr>
                <w:lang w:val="it-IT"/>
              </w:rPr>
            </w:pPr>
            <w:r>
              <w:rPr>
                <w:lang w:val="it-IT"/>
              </w:rPr>
              <w:t>10</w:t>
            </w:r>
          </w:p>
        </w:tc>
        <w:tc>
          <w:tcPr>
            <w:tcW w:w="720" w:type="dxa"/>
            <w:tcBorders>
              <w:top w:val="single" w:sz="4" w:space="0" w:color="auto"/>
              <w:bottom w:val="single" w:sz="4" w:space="0" w:color="auto"/>
            </w:tcBorders>
          </w:tcPr>
          <w:p w14:paraId="54694A25"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664E5E22"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77E1F62"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6C86D50E" w14:textId="77777777" w:rsidR="00980D3B" w:rsidRDefault="00980D3B">
            <w:pPr>
              <w:pStyle w:val="ComponentTableBody"/>
              <w:jc w:val="left"/>
              <w:rPr>
                <w:lang w:val="it-IT"/>
              </w:rPr>
            </w:pPr>
            <w:r>
              <w:rPr>
                <w:lang w:val="it-IT"/>
              </w:rPr>
              <w:t>Period Quantity</w:t>
            </w:r>
          </w:p>
        </w:tc>
        <w:tc>
          <w:tcPr>
            <w:tcW w:w="1440" w:type="dxa"/>
            <w:tcBorders>
              <w:top w:val="single" w:sz="4" w:space="0" w:color="auto"/>
              <w:bottom w:val="single" w:sz="4" w:space="0" w:color="auto"/>
            </w:tcBorders>
          </w:tcPr>
          <w:p w14:paraId="0BA86DDB"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578B1019"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0E20C2B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DC9D747" w14:textId="77777777" w:rsidR="00980D3B" w:rsidRDefault="00980D3B">
            <w:pPr>
              <w:pStyle w:val="ComponentTableBody"/>
            </w:pPr>
            <w:r>
              <w:t>6</w:t>
            </w:r>
          </w:p>
        </w:tc>
        <w:tc>
          <w:tcPr>
            <w:tcW w:w="576" w:type="dxa"/>
            <w:tcBorders>
              <w:top w:val="single" w:sz="4" w:space="0" w:color="auto"/>
              <w:bottom w:val="single" w:sz="4" w:space="0" w:color="auto"/>
            </w:tcBorders>
          </w:tcPr>
          <w:p w14:paraId="03549411" w14:textId="77777777" w:rsidR="00980D3B" w:rsidRDefault="00980D3B">
            <w:pPr>
              <w:pStyle w:val="ComponentTableBody"/>
            </w:pPr>
            <w:r>
              <w:t>10</w:t>
            </w:r>
          </w:p>
        </w:tc>
        <w:tc>
          <w:tcPr>
            <w:tcW w:w="720" w:type="dxa"/>
            <w:tcBorders>
              <w:top w:val="single" w:sz="4" w:space="0" w:color="auto"/>
              <w:bottom w:val="single" w:sz="4" w:space="0" w:color="auto"/>
            </w:tcBorders>
          </w:tcPr>
          <w:p w14:paraId="5EC0F869" w14:textId="77777777" w:rsidR="00980D3B" w:rsidRDefault="00980D3B">
            <w:pPr>
              <w:pStyle w:val="ComponentTableBody"/>
            </w:pPr>
            <w:r>
              <w:t>IS</w:t>
            </w:r>
          </w:p>
        </w:tc>
        <w:tc>
          <w:tcPr>
            <w:tcW w:w="576" w:type="dxa"/>
            <w:tcBorders>
              <w:top w:val="single" w:sz="4" w:space="0" w:color="auto"/>
              <w:bottom w:val="single" w:sz="4" w:space="0" w:color="auto"/>
            </w:tcBorders>
          </w:tcPr>
          <w:p w14:paraId="2C06C2BE" w14:textId="77777777" w:rsidR="00980D3B" w:rsidRDefault="00980D3B">
            <w:pPr>
              <w:pStyle w:val="ComponentTableBody"/>
            </w:pPr>
            <w:r>
              <w:t>C</w:t>
            </w:r>
          </w:p>
        </w:tc>
        <w:tc>
          <w:tcPr>
            <w:tcW w:w="720" w:type="dxa"/>
            <w:tcBorders>
              <w:top w:val="single" w:sz="4" w:space="0" w:color="auto"/>
              <w:bottom w:val="single" w:sz="4" w:space="0" w:color="auto"/>
            </w:tcBorders>
          </w:tcPr>
          <w:p w14:paraId="1A69C16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62D3FBE" w14:textId="77777777" w:rsidR="00980D3B" w:rsidRDefault="00980D3B">
            <w:pPr>
              <w:pStyle w:val="ComponentTableBody"/>
              <w:jc w:val="left"/>
            </w:pPr>
            <w:r>
              <w:t>Period Units</w:t>
            </w:r>
          </w:p>
        </w:tc>
        <w:tc>
          <w:tcPr>
            <w:tcW w:w="1440" w:type="dxa"/>
            <w:tcBorders>
              <w:top w:val="single" w:sz="4" w:space="0" w:color="auto"/>
              <w:bottom w:val="single" w:sz="4" w:space="0" w:color="auto"/>
            </w:tcBorders>
          </w:tcPr>
          <w:p w14:paraId="70F3461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FD5F4E5"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09992D9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9DBCCCA" w14:textId="77777777" w:rsidR="00980D3B" w:rsidRDefault="00980D3B">
            <w:pPr>
              <w:pStyle w:val="ComponentTableBody"/>
              <w:rPr>
                <w:lang w:val="it-IT"/>
              </w:rPr>
            </w:pPr>
            <w:r>
              <w:rPr>
                <w:lang w:val="it-IT"/>
              </w:rPr>
              <w:t>7</w:t>
            </w:r>
          </w:p>
        </w:tc>
        <w:tc>
          <w:tcPr>
            <w:tcW w:w="576" w:type="dxa"/>
            <w:tcBorders>
              <w:top w:val="single" w:sz="4" w:space="0" w:color="auto"/>
              <w:bottom w:val="single" w:sz="4" w:space="0" w:color="auto"/>
            </w:tcBorders>
          </w:tcPr>
          <w:p w14:paraId="204C2C17"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25442581"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425F93B7"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7B2A2C1" w14:textId="77777777" w:rsidR="00980D3B" w:rsidRDefault="00980D3B">
            <w:pPr>
              <w:pStyle w:val="ComponentTableBody"/>
            </w:pPr>
            <w:r>
              <w:t>0136</w:t>
            </w:r>
          </w:p>
        </w:tc>
        <w:tc>
          <w:tcPr>
            <w:tcW w:w="2880" w:type="dxa"/>
            <w:tcBorders>
              <w:top w:val="single" w:sz="4" w:space="0" w:color="auto"/>
              <w:bottom w:val="single" w:sz="4" w:space="0" w:color="auto"/>
            </w:tcBorders>
          </w:tcPr>
          <w:p w14:paraId="4B1AA6B2" w14:textId="77777777" w:rsidR="00980D3B" w:rsidRDefault="00980D3B">
            <w:pPr>
              <w:pStyle w:val="ComponentTableBody"/>
              <w:jc w:val="left"/>
            </w:pPr>
            <w:r>
              <w:t>Institution Specified Time</w:t>
            </w:r>
          </w:p>
        </w:tc>
        <w:tc>
          <w:tcPr>
            <w:tcW w:w="1440" w:type="dxa"/>
            <w:tcBorders>
              <w:top w:val="single" w:sz="4" w:space="0" w:color="auto"/>
              <w:bottom w:val="single" w:sz="4" w:space="0" w:color="auto"/>
            </w:tcBorders>
          </w:tcPr>
          <w:p w14:paraId="5879D9A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5A0819C"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7342C69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477C81C" w14:textId="77777777" w:rsidR="00980D3B" w:rsidRDefault="00980D3B">
            <w:pPr>
              <w:pStyle w:val="ComponentTableBody"/>
              <w:rPr>
                <w:lang w:val="it-IT"/>
              </w:rPr>
            </w:pPr>
            <w:r>
              <w:rPr>
                <w:lang w:val="it-IT"/>
              </w:rPr>
              <w:t>8</w:t>
            </w:r>
          </w:p>
        </w:tc>
        <w:tc>
          <w:tcPr>
            <w:tcW w:w="576" w:type="dxa"/>
            <w:tcBorders>
              <w:top w:val="single" w:sz="4" w:space="0" w:color="auto"/>
              <w:bottom w:val="single" w:sz="4" w:space="0" w:color="auto"/>
            </w:tcBorders>
          </w:tcPr>
          <w:p w14:paraId="1244BF7A" w14:textId="77777777" w:rsidR="00980D3B" w:rsidRDefault="00980D3B">
            <w:pPr>
              <w:pStyle w:val="ComponentTableBody"/>
              <w:rPr>
                <w:lang w:val="it-IT"/>
              </w:rPr>
            </w:pPr>
            <w:r>
              <w:rPr>
                <w:lang w:val="it-IT"/>
              </w:rPr>
              <w:t>6</w:t>
            </w:r>
          </w:p>
        </w:tc>
        <w:tc>
          <w:tcPr>
            <w:tcW w:w="720" w:type="dxa"/>
            <w:tcBorders>
              <w:top w:val="single" w:sz="4" w:space="0" w:color="auto"/>
              <w:bottom w:val="single" w:sz="4" w:space="0" w:color="auto"/>
            </w:tcBorders>
          </w:tcPr>
          <w:p w14:paraId="727274F9"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2BFE6381"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93C06D5" w14:textId="77777777" w:rsidR="00980D3B" w:rsidRDefault="00980D3B">
            <w:pPr>
              <w:pStyle w:val="ComponentTableBody"/>
            </w:pPr>
            <w:r>
              <w:t>0528</w:t>
            </w:r>
          </w:p>
        </w:tc>
        <w:tc>
          <w:tcPr>
            <w:tcW w:w="2880" w:type="dxa"/>
            <w:tcBorders>
              <w:top w:val="single" w:sz="4" w:space="0" w:color="auto"/>
              <w:bottom w:val="single" w:sz="4" w:space="0" w:color="auto"/>
            </w:tcBorders>
          </w:tcPr>
          <w:p w14:paraId="6EDEF158" w14:textId="77777777" w:rsidR="00980D3B" w:rsidRDefault="00980D3B">
            <w:pPr>
              <w:pStyle w:val="ComponentTableBody"/>
              <w:jc w:val="left"/>
            </w:pPr>
            <w:r>
              <w:t>Event</w:t>
            </w:r>
          </w:p>
        </w:tc>
        <w:tc>
          <w:tcPr>
            <w:tcW w:w="1440" w:type="dxa"/>
            <w:tcBorders>
              <w:top w:val="single" w:sz="4" w:space="0" w:color="auto"/>
              <w:bottom w:val="single" w:sz="4" w:space="0" w:color="auto"/>
            </w:tcBorders>
          </w:tcPr>
          <w:p w14:paraId="79DDA03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65984A7"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799721C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3C8A8F3" w14:textId="77777777" w:rsidR="00980D3B" w:rsidRDefault="00980D3B">
            <w:pPr>
              <w:pStyle w:val="ComponentTableBody"/>
            </w:pPr>
            <w:r>
              <w:t>9</w:t>
            </w:r>
          </w:p>
        </w:tc>
        <w:tc>
          <w:tcPr>
            <w:tcW w:w="576" w:type="dxa"/>
            <w:tcBorders>
              <w:top w:val="single" w:sz="4" w:space="0" w:color="auto"/>
              <w:bottom w:val="single" w:sz="4" w:space="0" w:color="auto"/>
            </w:tcBorders>
          </w:tcPr>
          <w:p w14:paraId="24067148" w14:textId="77777777" w:rsidR="00980D3B" w:rsidRDefault="00980D3B">
            <w:pPr>
              <w:pStyle w:val="ComponentTableBody"/>
            </w:pPr>
            <w:r>
              <w:t>10</w:t>
            </w:r>
          </w:p>
        </w:tc>
        <w:tc>
          <w:tcPr>
            <w:tcW w:w="720" w:type="dxa"/>
            <w:tcBorders>
              <w:top w:val="single" w:sz="4" w:space="0" w:color="auto"/>
              <w:bottom w:val="single" w:sz="4" w:space="0" w:color="auto"/>
            </w:tcBorders>
          </w:tcPr>
          <w:p w14:paraId="2634AC6D" w14:textId="77777777" w:rsidR="00980D3B" w:rsidRDefault="00980D3B">
            <w:pPr>
              <w:pStyle w:val="ComponentTableBody"/>
            </w:pPr>
            <w:r>
              <w:t>NM</w:t>
            </w:r>
          </w:p>
        </w:tc>
        <w:tc>
          <w:tcPr>
            <w:tcW w:w="576" w:type="dxa"/>
            <w:tcBorders>
              <w:top w:val="single" w:sz="4" w:space="0" w:color="auto"/>
              <w:bottom w:val="single" w:sz="4" w:space="0" w:color="auto"/>
            </w:tcBorders>
          </w:tcPr>
          <w:p w14:paraId="4DC7A032"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7E598CC1"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C79CC36" w14:textId="77777777" w:rsidR="00980D3B" w:rsidRDefault="00980D3B">
            <w:pPr>
              <w:pStyle w:val="ComponentTableBody"/>
              <w:jc w:val="left"/>
              <w:rPr>
                <w:lang w:val="it-IT"/>
              </w:rPr>
            </w:pPr>
            <w:r>
              <w:rPr>
                <w:lang w:val="it-IT"/>
              </w:rPr>
              <w:t>Event Offset Quantity</w:t>
            </w:r>
          </w:p>
        </w:tc>
        <w:tc>
          <w:tcPr>
            <w:tcW w:w="1440" w:type="dxa"/>
            <w:tcBorders>
              <w:top w:val="single" w:sz="4" w:space="0" w:color="auto"/>
              <w:bottom w:val="single" w:sz="4" w:space="0" w:color="auto"/>
            </w:tcBorders>
          </w:tcPr>
          <w:p w14:paraId="779C1672"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3A1603A8"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7C3E353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5F73EF6" w14:textId="77777777" w:rsidR="00980D3B" w:rsidRDefault="00980D3B">
            <w:pPr>
              <w:pStyle w:val="ComponentTableBody"/>
            </w:pPr>
            <w:r>
              <w:t>10</w:t>
            </w:r>
          </w:p>
        </w:tc>
        <w:tc>
          <w:tcPr>
            <w:tcW w:w="576" w:type="dxa"/>
            <w:tcBorders>
              <w:top w:val="single" w:sz="4" w:space="0" w:color="auto"/>
              <w:bottom w:val="single" w:sz="4" w:space="0" w:color="auto"/>
            </w:tcBorders>
          </w:tcPr>
          <w:p w14:paraId="6937266D" w14:textId="77777777" w:rsidR="00980D3B" w:rsidRDefault="00980D3B">
            <w:pPr>
              <w:pStyle w:val="ComponentTableBody"/>
            </w:pPr>
            <w:r>
              <w:t>10</w:t>
            </w:r>
          </w:p>
        </w:tc>
        <w:tc>
          <w:tcPr>
            <w:tcW w:w="720" w:type="dxa"/>
            <w:tcBorders>
              <w:top w:val="single" w:sz="4" w:space="0" w:color="auto"/>
              <w:bottom w:val="single" w:sz="4" w:space="0" w:color="auto"/>
            </w:tcBorders>
          </w:tcPr>
          <w:p w14:paraId="03CA133F" w14:textId="77777777" w:rsidR="00980D3B" w:rsidRDefault="00980D3B">
            <w:pPr>
              <w:pStyle w:val="ComponentTableBody"/>
            </w:pPr>
            <w:r>
              <w:t>IS</w:t>
            </w:r>
          </w:p>
        </w:tc>
        <w:tc>
          <w:tcPr>
            <w:tcW w:w="576" w:type="dxa"/>
            <w:tcBorders>
              <w:top w:val="single" w:sz="4" w:space="0" w:color="auto"/>
              <w:bottom w:val="single" w:sz="4" w:space="0" w:color="auto"/>
            </w:tcBorders>
          </w:tcPr>
          <w:p w14:paraId="7A50FDB9" w14:textId="77777777" w:rsidR="00980D3B" w:rsidRDefault="00980D3B">
            <w:pPr>
              <w:pStyle w:val="ComponentTableBody"/>
            </w:pPr>
            <w:r>
              <w:t>C</w:t>
            </w:r>
          </w:p>
        </w:tc>
        <w:tc>
          <w:tcPr>
            <w:tcW w:w="720" w:type="dxa"/>
            <w:tcBorders>
              <w:top w:val="single" w:sz="4" w:space="0" w:color="auto"/>
              <w:bottom w:val="single" w:sz="4" w:space="0" w:color="auto"/>
            </w:tcBorders>
          </w:tcPr>
          <w:p w14:paraId="102297FF"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A2DD9CC" w14:textId="77777777" w:rsidR="00980D3B" w:rsidRDefault="00980D3B">
            <w:pPr>
              <w:pStyle w:val="ComponentTableBody"/>
              <w:jc w:val="left"/>
            </w:pPr>
            <w:r>
              <w:t>Event Offset Units</w:t>
            </w:r>
          </w:p>
        </w:tc>
        <w:tc>
          <w:tcPr>
            <w:tcW w:w="1440" w:type="dxa"/>
            <w:tcBorders>
              <w:top w:val="single" w:sz="4" w:space="0" w:color="auto"/>
              <w:bottom w:val="single" w:sz="4" w:space="0" w:color="auto"/>
            </w:tcBorders>
          </w:tcPr>
          <w:p w14:paraId="6C09178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3D7E378"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37DBB3A7"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98BF815" w14:textId="77777777" w:rsidR="00980D3B" w:rsidRDefault="00980D3B">
            <w:pPr>
              <w:pStyle w:val="ComponentTableBody"/>
              <w:rPr>
                <w:lang w:val="it-IT"/>
              </w:rPr>
            </w:pPr>
            <w:r>
              <w:rPr>
                <w:lang w:val="it-IT"/>
              </w:rPr>
              <w:t>11</w:t>
            </w:r>
          </w:p>
        </w:tc>
        <w:tc>
          <w:tcPr>
            <w:tcW w:w="576" w:type="dxa"/>
            <w:tcBorders>
              <w:top w:val="single" w:sz="4" w:space="0" w:color="auto"/>
              <w:bottom w:val="double" w:sz="4" w:space="0" w:color="auto"/>
            </w:tcBorders>
          </w:tcPr>
          <w:p w14:paraId="09B948ED" w14:textId="77777777" w:rsidR="00980D3B" w:rsidRDefault="00980D3B">
            <w:pPr>
              <w:pStyle w:val="ComponentTableBody"/>
              <w:rPr>
                <w:lang w:val="it-IT"/>
              </w:rPr>
            </w:pPr>
            <w:r>
              <w:rPr>
                <w:lang w:val="it-IT"/>
              </w:rPr>
              <w:t>200</w:t>
            </w:r>
          </w:p>
        </w:tc>
        <w:tc>
          <w:tcPr>
            <w:tcW w:w="720" w:type="dxa"/>
            <w:tcBorders>
              <w:top w:val="single" w:sz="4" w:space="0" w:color="auto"/>
              <w:bottom w:val="double" w:sz="4" w:space="0" w:color="auto"/>
            </w:tcBorders>
          </w:tcPr>
          <w:p w14:paraId="242F52FD" w14:textId="77777777" w:rsidR="00980D3B" w:rsidRDefault="00980D3B">
            <w:pPr>
              <w:pStyle w:val="ComponentTableBody"/>
              <w:rPr>
                <w:lang w:val="it-IT"/>
              </w:rPr>
            </w:pPr>
            <w:r>
              <w:rPr>
                <w:lang w:val="it-IT"/>
              </w:rPr>
              <w:t>GTS</w:t>
            </w:r>
          </w:p>
        </w:tc>
        <w:tc>
          <w:tcPr>
            <w:tcW w:w="576" w:type="dxa"/>
            <w:tcBorders>
              <w:top w:val="single" w:sz="4" w:space="0" w:color="auto"/>
              <w:bottom w:val="double" w:sz="4" w:space="0" w:color="auto"/>
            </w:tcBorders>
          </w:tcPr>
          <w:p w14:paraId="468F71CD"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080DA0AA"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0DD94F69" w14:textId="77777777" w:rsidR="00980D3B" w:rsidRDefault="00980D3B">
            <w:pPr>
              <w:pStyle w:val="ComponentTableBody"/>
              <w:jc w:val="left"/>
            </w:pPr>
            <w:r>
              <w:t>General Timing Specif</w:t>
            </w:r>
            <w:r>
              <w:t>i</w:t>
            </w:r>
            <w:r>
              <w:t>cation</w:t>
            </w:r>
          </w:p>
        </w:tc>
        <w:tc>
          <w:tcPr>
            <w:tcW w:w="1440" w:type="dxa"/>
            <w:tcBorders>
              <w:top w:val="single" w:sz="4" w:space="0" w:color="auto"/>
              <w:bottom w:val="double" w:sz="4" w:space="0" w:color="auto"/>
            </w:tcBorders>
          </w:tcPr>
          <w:p w14:paraId="64C824B7"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D357BCF" w14:textId="77777777" w:rsidR="00980D3B" w:rsidRDefault="00980D3B">
            <w:pPr>
              <w:pStyle w:val="ComponentTableBody"/>
              <w:rPr>
                <w:rStyle w:val="Hyperlink"/>
              </w:rPr>
            </w:pPr>
            <w:r>
              <w:rPr>
                <w:rStyle w:val="Hyperlink"/>
              </w:rPr>
              <w:fldChar w:fldCharType="begin"/>
            </w:r>
            <w:r>
              <w:rPr>
                <w:rStyle w:val="Hyperlink"/>
              </w:rPr>
              <w:instrText xml:space="preserve"> REF _Ref175246 \r \h </w:instrText>
            </w:r>
            <w:r>
              <w:rPr>
                <w:rStyle w:val="Hyperlink"/>
              </w:rPr>
            </w:r>
            <w:r>
              <w:rPr>
                <w:rStyle w:val="Hyperlink"/>
              </w:rPr>
              <w:instrText xml:space="preserve"> \* MERGEFORMAT </w:instrText>
            </w:r>
            <w:r>
              <w:rPr>
                <w:rStyle w:val="Hyperlink"/>
              </w:rPr>
              <w:fldChar w:fldCharType="separate"/>
            </w:r>
            <w:r>
              <w:rPr>
                <w:rStyle w:val="Hyperlink"/>
              </w:rPr>
              <w:t>2.A.32</w:t>
            </w:r>
            <w:r>
              <w:rPr>
                <w:rStyle w:val="Hyperlink"/>
              </w:rPr>
              <w:fldChar w:fldCharType="end"/>
            </w:r>
          </w:p>
        </w:tc>
      </w:tr>
    </w:tbl>
    <w:p w14:paraId="0287E676" w14:textId="77777777" w:rsidR="00980D3B" w:rsidRDefault="00980D3B">
      <w:pPr>
        <w:pStyle w:val="NormalIndented"/>
      </w:pPr>
      <w:r>
        <w:t>Definition: The repeat pattern data type should be used where it is necessary to define the frequency at which an event is to take place. This data type provides a way to define repeat pattern codes "on the fly". The repeat pattern code is equivalent to the TQ data type, component 2, sub-component 1 (repeat pattern). The additional components define the meaning of the repeat pattern code. Components 2 - 10 are used to define relatively simple repeat patterns. Component 11 is provided to define complex repeat patterns. This data type forms a bridge between the 2.x Repeat Pattern concept from Quantity/Timing, and the Version 3.0 GTS General Timing Specification. Component 1 is the 2.x concept of repeat pattern. Components 2-7 are derived from the version 3.0 data type PIVL. Components 8-10 are derived from the version 3.0 EIVL data type. If a repeat pattern cannot be defined using components 2-10, then component 11, General Timing Specification is provided. This allows the full literal form of the version 3.0 GTS to be specified.</w:t>
      </w:r>
    </w:p>
    <w:p w14:paraId="32A0F9B6" w14:textId="77777777" w:rsidR="00980D3B" w:rsidRDefault="00980D3B">
      <w:pPr>
        <w:pStyle w:val="NormalIndented"/>
      </w:pPr>
      <w:r>
        <w:t>When using the RPT, if an application doesn't recognize the code in component 1, then it may attempt to determine the appropriate frequency using the remaining components. If the application does recognize the code in component 1, the application is not required to determine the frequency from the remaining co</w:t>
      </w:r>
      <w:r>
        <w:t>m</w:t>
      </w:r>
      <w:r>
        <w:t>ponents.</w:t>
      </w:r>
    </w:p>
    <w:p w14:paraId="6498817A" w14:textId="77777777" w:rsidR="00980D3B" w:rsidRDefault="00980D3B">
      <w:pPr>
        <w:pStyle w:val="Note"/>
      </w:pPr>
      <w:r>
        <w:rPr>
          <w:rStyle w:val="Strong"/>
        </w:rPr>
        <w:t>Maximum Length</w:t>
      </w:r>
      <w:r>
        <w:t xml:space="preserve">: 984 </w:t>
      </w:r>
    </w:p>
    <w:p w14:paraId="49AC054E" w14:textId="77777777" w:rsidR="00980D3B" w:rsidRDefault="00980D3B">
      <w:pPr>
        <w:pStyle w:val="NormalIndented"/>
      </w:pPr>
      <w:r>
        <w:rPr>
          <w:b/>
        </w:rPr>
        <w:t>Use Case</w:t>
      </w:r>
      <w:r>
        <w:t>: The use case supporting this proposal is the need to define repeat patterns on the fly while pla</w:t>
      </w:r>
      <w:r>
        <w:t>c</w:t>
      </w:r>
      <w:r>
        <w:t>ing an order. The TQ data type did not have the capability to define the meaning of a repeat pattern on the fly. To get around this problem, vendors have implemented a variety of solutions to solve this issue. One way was to add Z-components to the TQ data type to transmit information about the repeat pattern. A</w:t>
      </w:r>
      <w:r>
        <w:t>n</w:t>
      </w:r>
      <w:r>
        <w:t>other solution was to attempt to parse the repeat pattern code in an attempt to decipher what the code meant.</w:t>
      </w:r>
    </w:p>
    <w:p w14:paraId="67544EF6" w14:textId="77777777" w:rsidR="00980D3B" w:rsidRDefault="00980D3B">
      <w:pPr>
        <w:pStyle w:val="NormalIndented"/>
        <w:keepNext/>
      </w:pPr>
      <w:r>
        <w:t>Examples:</w:t>
      </w:r>
    </w:p>
    <w:p w14:paraId="2866141A" w14:textId="77777777" w:rsidR="00980D3B" w:rsidRDefault="00980D3B">
      <w:pPr>
        <w:pStyle w:val="Example"/>
        <w:rPr>
          <w:noProof w:val="0"/>
        </w:rPr>
      </w:pPr>
      <w:r>
        <w:rPr>
          <w:noProof w:val="0"/>
        </w:rPr>
        <w:t>|Q1H&amp;Every 1 Hour&amp;HL7xxx^^^^1^h|</w:t>
      </w:r>
    </w:p>
    <w:p w14:paraId="6F1DF006" w14:textId="77777777" w:rsidR="00980D3B" w:rsidRDefault="00980D3B">
      <w:pPr>
        <w:pStyle w:val="Example"/>
        <w:rPr>
          <w:noProof w:val="0"/>
        </w:rPr>
      </w:pPr>
      <w:r>
        <w:rPr>
          <w:noProof w:val="0"/>
        </w:rPr>
        <w:t>|Q2J2&amp;Every second Tuesday&amp;HL7xxx^DW^2^^2^wk|</w:t>
      </w:r>
    </w:p>
    <w:p w14:paraId="6A8E1A6D" w14:textId="77777777" w:rsidR="00980D3B" w:rsidRDefault="00980D3B">
      <w:pPr>
        <w:pStyle w:val="Example"/>
        <w:rPr>
          <w:noProof w:val="0"/>
        </w:rPr>
      </w:pPr>
      <w:r>
        <w:rPr>
          <w:noProof w:val="0"/>
        </w:rPr>
        <w:t>|BID&amp;Twice a day at institution specified times&amp;HL7xxx^^^^12^h^Y|</w:t>
      </w:r>
    </w:p>
    <w:p w14:paraId="6898B85D" w14:textId="77777777" w:rsidR="00980D3B" w:rsidRDefault="00980D3B">
      <w:pPr>
        <w:pStyle w:val="Example"/>
        <w:rPr>
          <w:noProof w:val="0"/>
        </w:rPr>
      </w:pPr>
      <w:r>
        <w:rPr>
          <w:noProof w:val="0"/>
        </w:rPr>
        <w:t>|QAM&amp;Every morning at the institution specified time&amp;HL7xxx^HD^00^11^1^d^Y|</w:t>
      </w:r>
    </w:p>
    <w:p w14:paraId="45E5AFC9" w14:textId="77777777" w:rsidR="00980D3B" w:rsidRDefault="00980D3B">
      <w:pPr>
        <w:pStyle w:val="Example"/>
        <w:rPr>
          <w:noProof w:val="0"/>
        </w:rPr>
      </w:pPr>
      <w:r>
        <w:rPr>
          <w:noProof w:val="0"/>
        </w:rPr>
        <w:t>|QHS&amp;Every day before the hours of sleep&amp;HL7xxx^^^^1^d^^AHS|</w:t>
      </w:r>
    </w:p>
    <w:p w14:paraId="1795905B" w14:textId="77777777" w:rsidR="00980D3B" w:rsidRDefault="00980D3B">
      <w:pPr>
        <w:pStyle w:val="Example"/>
        <w:rPr>
          <w:noProof w:val="0"/>
        </w:rPr>
      </w:pPr>
      <w:r>
        <w:rPr>
          <w:noProof w:val="0"/>
        </w:rPr>
        <w:t>|ACM&amp;Before Breakfast&amp;HL7xxx^^^^^^^ACM|</w:t>
      </w:r>
    </w:p>
    <w:p w14:paraId="5FCFC0D5" w14:textId="77777777" w:rsidR="00980D3B" w:rsidRDefault="00980D3B">
      <w:pPr>
        <w:pStyle w:val="Heading4"/>
        <w:rPr>
          <w:vanish/>
        </w:rPr>
      </w:pPr>
    </w:p>
    <w:p w14:paraId="40259A0C" w14:textId="77777777" w:rsidR="00980D3B" w:rsidRDefault="00980D3B">
      <w:pPr>
        <w:pStyle w:val="Heading4"/>
      </w:pPr>
      <w:r>
        <w:t>Repeat Pattern Code (CWE)</w:t>
      </w:r>
    </w:p>
    <w:p w14:paraId="7D93A30F" w14:textId="77777777" w:rsidR="00980D3B" w:rsidRDefault="00980D3B">
      <w:pPr>
        <w:pStyle w:val="NormalIndented"/>
      </w:pPr>
      <w:r>
        <w:t xml:space="preserve">Definition: A code representing the repeat pattern defined by the other components of this data type. Refer to </w:t>
      </w:r>
      <w:hyperlink w:anchor="HL70335" w:history="1">
        <w:r>
          <w:rPr>
            <w:rStyle w:val="HyperlinkText"/>
          </w:rPr>
          <w:t>User-defined Table 335 – Repeat Patter</w:t>
        </w:r>
        <w:bookmarkStart w:id="1503" w:name="_Hlt17530569"/>
        <w:r>
          <w:rPr>
            <w:rStyle w:val="HyperlinkText"/>
          </w:rPr>
          <w:t>n</w:t>
        </w:r>
        <w:bookmarkEnd w:id="1503"/>
      </w:hyperlink>
      <w:r>
        <w:t xml:space="preserve"> for suggested va</w:t>
      </w:r>
      <w:r>
        <w:t>l</w:t>
      </w:r>
      <w:r>
        <w:t>ues.</w:t>
      </w:r>
    </w:p>
    <w:p w14:paraId="23E37B73" w14:textId="77777777" w:rsidR="00980D3B" w:rsidRDefault="00980D3B">
      <w:pPr>
        <w:pStyle w:val="Heading4"/>
      </w:pPr>
      <w:r>
        <w:t>Calendar Alignment (ID)</w:t>
      </w:r>
    </w:p>
    <w:p w14:paraId="6903AE23" w14:textId="77777777" w:rsidR="00980D3B" w:rsidRDefault="00980D3B">
      <w:pPr>
        <w:pStyle w:val="NormalIndented"/>
      </w:pPr>
      <w:r>
        <w:t>Definition: Specifies an alignment of the repetition to a calendar (e.g., to distinguish every 30 days from “the 5</w:t>
      </w:r>
      <w:r>
        <w:rPr>
          <w:vertAlign w:val="superscript"/>
        </w:rPr>
        <w:t>th</w:t>
      </w:r>
      <w:r>
        <w:t xml:space="preserve"> of every month”). Refer to </w:t>
      </w:r>
      <w:hyperlink w:anchor="HL70527" w:history="1">
        <w:r>
          <w:rPr>
            <w:rStyle w:val="HyperlinkText"/>
          </w:rPr>
          <w:t>HL7 Table 0527 - Calendar Alignment</w:t>
        </w:r>
      </w:hyperlink>
      <w:r>
        <w:t xml:space="preserve"> for valid values.</w:t>
      </w:r>
    </w:p>
    <w:p w14:paraId="4D3C59DE" w14:textId="77777777" w:rsidR="00980D3B" w:rsidRDefault="00980D3B">
      <w:pPr>
        <w:pStyle w:val="HL7TableCaption"/>
      </w:pPr>
      <w:bookmarkStart w:id="1504" w:name="HL70527"/>
      <w:r>
        <w:t>HL7 Table 0527 – Calendar alignment</w:t>
      </w:r>
      <w:bookmarkEnd w:id="1504"/>
      <w:r>
        <w:fldChar w:fldCharType="begin"/>
      </w:r>
      <w:r>
        <w:instrText xml:space="preserve"> XE "HL7 Table: 0527 – Calendar alignment"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2" w:type="dxa"/>
          <w:right w:w="122" w:type="dxa"/>
        </w:tblCellMar>
        <w:tblLook w:val="0000" w:firstRow="0" w:lastRow="0" w:firstColumn="0" w:lastColumn="0" w:noHBand="0" w:noVBand="0"/>
      </w:tblPr>
      <w:tblGrid>
        <w:gridCol w:w="1183"/>
        <w:gridCol w:w="2503"/>
        <w:gridCol w:w="2160"/>
      </w:tblGrid>
      <w:tr w:rsidR="00980D3B" w14:paraId="43CA9B6C" w14:textId="77777777">
        <w:tblPrEx>
          <w:tblCellMar>
            <w:top w:w="0" w:type="dxa"/>
            <w:bottom w:w="0" w:type="dxa"/>
          </w:tblCellMar>
        </w:tblPrEx>
        <w:trPr>
          <w:tblHeader/>
          <w:jc w:val="center"/>
        </w:trPr>
        <w:tc>
          <w:tcPr>
            <w:tcW w:w="1183" w:type="dxa"/>
            <w:tcBorders>
              <w:top w:val="double" w:sz="4" w:space="0" w:color="auto"/>
              <w:bottom w:val="single" w:sz="4" w:space="0" w:color="auto"/>
            </w:tcBorders>
            <w:shd w:val="pct10" w:color="auto" w:fill="FFFFFF"/>
          </w:tcPr>
          <w:p w14:paraId="1F507BBB" w14:textId="77777777" w:rsidR="00980D3B" w:rsidRDefault="00980D3B">
            <w:pPr>
              <w:pStyle w:val="HL7TableHeader"/>
              <w:jc w:val="center"/>
            </w:pPr>
            <w:r>
              <w:t>Value</w:t>
            </w:r>
          </w:p>
        </w:tc>
        <w:tc>
          <w:tcPr>
            <w:tcW w:w="2503" w:type="dxa"/>
            <w:tcBorders>
              <w:top w:val="double" w:sz="4" w:space="0" w:color="auto"/>
              <w:bottom w:val="single" w:sz="4" w:space="0" w:color="auto"/>
            </w:tcBorders>
            <w:shd w:val="pct10" w:color="auto" w:fill="FFFFFF"/>
          </w:tcPr>
          <w:p w14:paraId="6DA785DB" w14:textId="77777777" w:rsidR="00980D3B" w:rsidRDefault="00980D3B">
            <w:pPr>
              <w:pStyle w:val="HL7TableHeader"/>
            </w:pPr>
            <w:r>
              <w:t>Description</w:t>
            </w:r>
          </w:p>
        </w:tc>
        <w:tc>
          <w:tcPr>
            <w:tcW w:w="2160" w:type="dxa"/>
            <w:tcBorders>
              <w:top w:val="double" w:sz="4" w:space="0" w:color="auto"/>
              <w:bottom w:val="single" w:sz="4" w:space="0" w:color="auto"/>
            </w:tcBorders>
            <w:shd w:val="pct10" w:color="auto" w:fill="FFFFFF"/>
          </w:tcPr>
          <w:p w14:paraId="4EC702FE" w14:textId="77777777" w:rsidR="00980D3B" w:rsidRDefault="00980D3B">
            <w:pPr>
              <w:pStyle w:val="HL7TableHeader"/>
            </w:pPr>
            <w:r>
              <w:t>Units of Time</w:t>
            </w:r>
          </w:p>
        </w:tc>
      </w:tr>
      <w:tr w:rsidR="00980D3B" w14:paraId="4A0A5E92" w14:textId="77777777">
        <w:tblPrEx>
          <w:tblCellMar>
            <w:top w:w="0" w:type="dxa"/>
            <w:bottom w:w="0" w:type="dxa"/>
          </w:tblCellMar>
        </w:tblPrEx>
        <w:trPr>
          <w:jc w:val="center"/>
        </w:trPr>
        <w:tc>
          <w:tcPr>
            <w:tcW w:w="1183" w:type="dxa"/>
            <w:tcBorders>
              <w:top w:val="single" w:sz="4" w:space="0" w:color="auto"/>
              <w:bottom w:val="single" w:sz="4" w:space="0" w:color="auto"/>
            </w:tcBorders>
          </w:tcPr>
          <w:p w14:paraId="4EB94D35" w14:textId="77777777" w:rsidR="00980D3B" w:rsidRDefault="00980D3B">
            <w:pPr>
              <w:pStyle w:val="HL7TableBody"/>
              <w:jc w:val="center"/>
            </w:pPr>
            <w:r>
              <w:t>MY</w:t>
            </w:r>
          </w:p>
        </w:tc>
        <w:tc>
          <w:tcPr>
            <w:tcW w:w="2503" w:type="dxa"/>
            <w:tcBorders>
              <w:top w:val="single" w:sz="4" w:space="0" w:color="auto"/>
              <w:bottom w:val="single" w:sz="4" w:space="0" w:color="auto"/>
            </w:tcBorders>
          </w:tcPr>
          <w:p w14:paraId="35D3D554" w14:textId="77777777" w:rsidR="00980D3B" w:rsidRDefault="00980D3B">
            <w:pPr>
              <w:pStyle w:val="HL7TableBody"/>
            </w:pPr>
            <w:r>
              <w:t>month of the year</w:t>
            </w:r>
          </w:p>
        </w:tc>
        <w:tc>
          <w:tcPr>
            <w:tcW w:w="2160" w:type="dxa"/>
            <w:tcBorders>
              <w:top w:val="single" w:sz="4" w:space="0" w:color="auto"/>
              <w:bottom w:val="single" w:sz="4" w:space="0" w:color="auto"/>
            </w:tcBorders>
          </w:tcPr>
          <w:p w14:paraId="1AABC0A6" w14:textId="77777777" w:rsidR="00980D3B" w:rsidRDefault="00980D3B">
            <w:pPr>
              <w:pStyle w:val="HL7TableBody"/>
            </w:pPr>
            <w:r>
              <w:t>mo</w:t>
            </w:r>
          </w:p>
        </w:tc>
      </w:tr>
      <w:tr w:rsidR="00980D3B" w14:paraId="11F1521E" w14:textId="77777777">
        <w:tblPrEx>
          <w:tblCellMar>
            <w:top w:w="0" w:type="dxa"/>
            <w:bottom w:w="0" w:type="dxa"/>
          </w:tblCellMar>
        </w:tblPrEx>
        <w:trPr>
          <w:jc w:val="center"/>
        </w:trPr>
        <w:tc>
          <w:tcPr>
            <w:tcW w:w="1183" w:type="dxa"/>
            <w:tcBorders>
              <w:top w:val="single" w:sz="4" w:space="0" w:color="auto"/>
              <w:bottom w:val="single" w:sz="4" w:space="0" w:color="auto"/>
            </w:tcBorders>
          </w:tcPr>
          <w:p w14:paraId="0ADADEB5" w14:textId="77777777" w:rsidR="00980D3B" w:rsidRDefault="00980D3B">
            <w:pPr>
              <w:pStyle w:val="HL7TableBody"/>
              <w:jc w:val="center"/>
            </w:pPr>
            <w:r>
              <w:t>WY</w:t>
            </w:r>
          </w:p>
        </w:tc>
        <w:tc>
          <w:tcPr>
            <w:tcW w:w="2503" w:type="dxa"/>
            <w:tcBorders>
              <w:top w:val="single" w:sz="4" w:space="0" w:color="auto"/>
              <w:bottom w:val="single" w:sz="4" w:space="0" w:color="auto"/>
            </w:tcBorders>
          </w:tcPr>
          <w:p w14:paraId="099E8D2A" w14:textId="77777777" w:rsidR="00980D3B" w:rsidRDefault="00980D3B">
            <w:pPr>
              <w:pStyle w:val="HL7TableBody"/>
            </w:pPr>
            <w:r>
              <w:t>week of the year</w:t>
            </w:r>
          </w:p>
        </w:tc>
        <w:tc>
          <w:tcPr>
            <w:tcW w:w="2160" w:type="dxa"/>
            <w:tcBorders>
              <w:top w:val="single" w:sz="4" w:space="0" w:color="auto"/>
              <w:bottom w:val="single" w:sz="4" w:space="0" w:color="auto"/>
            </w:tcBorders>
          </w:tcPr>
          <w:p w14:paraId="229A3BB5" w14:textId="77777777" w:rsidR="00980D3B" w:rsidRDefault="00980D3B">
            <w:pPr>
              <w:pStyle w:val="HL7TableBody"/>
            </w:pPr>
            <w:r>
              <w:t>wk</w:t>
            </w:r>
          </w:p>
        </w:tc>
      </w:tr>
      <w:tr w:rsidR="00980D3B" w14:paraId="4206580A" w14:textId="77777777">
        <w:tblPrEx>
          <w:tblCellMar>
            <w:top w:w="0" w:type="dxa"/>
            <w:bottom w:w="0" w:type="dxa"/>
          </w:tblCellMar>
        </w:tblPrEx>
        <w:trPr>
          <w:jc w:val="center"/>
        </w:trPr>
        <w:tc>
          <w:tcPr>
            <w:tcW w:w="1183" w:type="dxa"/>
            <w:tcBorders>
              <w:top w:val="single" w:sz="4" w:space="0" w:color="auto"/>
              <w:bottom w:val="single" w:sz="4" w:space="0" w:color="auto"/>
            </w:tcBorders>
          </w:tcPr>
          <w:p w14:paraId="71E807B0" w14:textId="77777777" w:rsidR="00980D3B" w:rsidRDefault="00980D3B">
            <w:pPr>
              <w:pStyle w:val="HL7TableBody"/>
              <w:jc w:val="center"/>
            </w:pPr>
            <w:r>
              <w:t>DM</w:t>
            </w:r>
          </w:p>
        </w:tc>
        <w:tc>
          <w:tcPr>
            <w:tcW w:w="2503" w:type="dxa"/>
            <w:tcBorders>
              <w:top w:val="single" w:sz="4" w:space="0" w:color="auto"/>
              <w:bottom w:val="single" w:sz="4" w:space="0" w:color="auto"/>
            </w:tcBorders>
          </w:tcPr>
          <w:p w14:paraId="6D7BCD04" w14:textId="77777777" w:rsidR="00980D3B" w:rsidRDefault="00980D3B">
            <w:pPr>
              <w:pStyle w:val="HL7TableBody"/>
            </w:pPr>
            <w:r>
              <w:t>day of the month</w:t>
            </w:r>
          </w:p>
        </w:tc>
        <w:tc>
          <w:tcPr>
            <w:tcW w:w="2160" w:type="dxa"/>
            <w:tcBorders>
              <w:top w:val="single" w:sz="4" w:space="0" w:color="auto"/>
              <w:bottom w:val="single" w:sz="4" w:space="0" w:color="auto"/>
            </w:tcBorders>
          </w:tcPr>
          <w:p w14:paraId="417509D0" w14:textId="77777777" w:rsidR="00980D3B" w:rsidRDefault="00980D3B">
            <w:pPr>
              <w:pStyle w:val="HL7TableBody"/>
            </w:pPr>
            <w:r>
              <w:t>d</w:t>
            </w:r>
          </w:p>
        </w:tc>
      </w:tr>
      <w:tr w:rsidR="00980D3B" w14:paraId="6E1F9AF1" w14:textId="77777777">
        <w:tblPrEx>
          <w:tblCellMar>
            <w:top w:w="0" w:type="dxa"/>
            <w:bottom w:w="0" w:type="dxa"/>
          </w:tblCellMar>
        </w:tblPrEx>
        <w:trPr>
          <w:jc w:val="center"/>
        </w:trPr>
        <w:tc>
          <w:tcPr>
            <w:tcW w:w="1183" w:type="dxa"/>
            <w:tcBorders>
              <w:top w:val="single" w:sz="4" w:space="0" w:color="auto"/>
              <w:bottom w:val="single" w:sz="4" w:space="0" w:color="auto"/>
            </w:tcBorders>
          </w:tcPr>
          <w:p w14:paraId="086C4B8E" w14:textId="77777777" w:rsidR="00980D3B" w:rsidRDefault="00980D3B">
            <w:pPr>
              <w:pStyle w:val="HL7TableBody"/>
              <w:jc w:val="center"/>
            </w:pPr>
            <w:r>
              <w:t>DY</w:t>
            </w:r>
          </w:p>
        </w:tc>
        <w:tc>
          <w:tcPr>
            <w:tcW w:w="2503" w:type="dxa"/>
            <w:tcBorders>
              <w:top w:val="single" w:sz="4" w:space="0" w:color="auto"/>
              <w:bottom w:val="single" w:sz="4" w:space="0" w:color="auto"/>
            </w:tcBorders>
          </w:tcPr>
          <w:p w14:paraId="3D9B4AD9" w14:textId="77777777" w:rsidR="00980D3B" w:rsidRDefault="00980D3B">
            <w:pPr>
              <w:pStyle w:val="HL7TableBody"/>
            </w:pPr>
            <w:r>
              <w:t>day of the year</w:t>
            </w:r>
          </w:p>
        </w:tc>
        <w:tc>
          <w:tcPr>
            <w:tcW w:w="2160" w:type="dxa"/>
            <w:tcBorders>
              <w:top w:val="single" w:sz="4" w:space="0" w:color="auto"/>
              <w:bottom w:val="single" w:sz="4" w:space="0" w:color="auto"/>
            </w:tcBorders>
          </w:tcPr>
          <w:p w14:paraId="09932C85" w14:textId="77777777" w:rsidR="00980D3B" w:rsidRDefault="00980D3B">
            <w:pPr>
              <w:pStyle w:val="HL7TableBody"/>
            </w:pPr>
            <w:r>
              <w:t>d</w:t>
            </w:r>
          </w:p>
        </w:tc>
      </w:tr>
      <w:tr w:rsidR="00980D3B" w14:paraId="6BA0D68E" w14:textId="77777777">
        <w:tblPrEx>
          <w:tblCellMar>
            <w:top w:w="0" w:type="dxa"/>
            <w:bottom w:w="0" w:type="dxa"/>
          </w:tblCellMar>
        </w:tblPrEx>
        <w:trPr>
          <w:jc w:val="center"/>
        </w:trPr>
        <w:tc>
          <w:tcPr>
            <w:tcW w:w="1183" w:type="dxa"/>
            <w:tcBorders>
              <w:top w:val="single" w:sz="4" w:space="0" w:color="auto"/>
              <w:bottom w:val="single" w:sz="4" w:space="0" w:color="auto"/>
            </w:tcBorders>
          </w:tcPr>
          <w:p w14:paraId="4D880B55" w14:textId="77777777" w:rsidR="00980D3B" w:rsidRDefault="00980D3B">
            <w:pPr>
              <w:pStyle w:val="HL7TableBody"/>
              <w:jc w:val="center"/>
            </w:pPr>
            <w:r>
              <w:t>DW</w:t>
            </w:r>
          </w:p>
        </w:tc>
        <w:tc>
          <w:tcPr>
            <w:tcW w:w="2503" w:type="dxa"/>
            <w:tcBorders>
              <w:top w:val="single" w:sz="4" w:space="0" w:color="auto"/>
              <w:bottom w:val="single" w:sz="4" w:space="0" w:color="auto"/>
            </w:tcBorders>
          </w:tcPr>
          <w:p w14:paraId="7727986A" w14:textId="77777777" w:rsidR="00980D3B" w:rsidRDefault="00980D3B">
            <w:pPr>
              <w:pStyle w:val="HL7TableBody"/>
            </w:pPr>
            <w:r>
              <w:t>day of the week (begins with Monday)</w:t>
            </w:r>
          </w:p>
        </w:tc>
        <w:tc>
          <w:tcPr>
            <w:tcW w:w="2160" w:type="dxa"/>
            <w:tcBorders>
              <w:top w:val="single" w:sz="4" w:space="0" w:color="auto"/>
              <w:bottom w:val="single" w:sz="4" w:space="0" w:color="auto"/>
            </w:tcBorders>
          </w:tcPr>
          <w:p w14:paraId="450F00DC" w14:textId="77777777" w:rsidR="00980D3B" w:rsidRDefault="00980D3B">
            <w:pPr>
              <w:pStyle w:val="HL7TableBody"/>
            </w:pPr>
            <w:r>
              <w:t>d</w:t>
            </w:r>
          </w:p>
        </w:tc>
      </w:tr>
      <w:tr w:rsidR="00980D3B" w14:paraId="19A7AF72" w14:textId="77777777">
        <w:tblPrEx>
          <w:tblCellMar>
            <w:top w:w="0" w:type="dxa"/>
            <w:bottom w:w="0" w:type="dxa"/>
          </w:tblCellMar>
        </w:tblPrEx>
        <w:trPr>
          <w:jc w:val="center"/>
        </w:trPr>
        <w:tc>
          <w:tcPr>
            <w:tcW w:w="1183" w:type="dxa"/>
            <w:tcBorders>
              <w:top w:val="single" w:sz="4" w:space="0" w:color="auto"/>
              <w:bottom w:val="single" w:sz="4" w:space="0" w:color="auto"/>
            </w:tcBorders>
          </w:tcPr>
          <w:p w14:paraId="1453EF3D" w14:textId="77777777" w:rsidR="00980D3B" w:rsidRDefault="00980D3B">
            <w:pPr>
              <w:pStyle w:val="HL7TableBody"/>
              <w:jc w:val="center"/>
            </w:pPr>
            <w:r>
              <w:t>HD</w:t>
            </w:r>
          </w:p>
        </w:tc>
        <w:tc>
          <w:tcPr>
            <w:tcW w:w="2503" w:type="dxa"/>
            <w:tcBorders>
              <w:top w:val="single" w:sz="4" w:space="0" w:color="auto"/>
              <w:bottom w:val="single" w:sz="4" w:space="0" w:color="auto"/>
            </w:tcBorders>
          </w:tcPr>
          <w:p w14:paraId="730DAF21" w14:textId="77777777" w:rsidR="00980D3B" w:rsidRDefault="00980D3B">
            <w:pPr>
              <w:pStyle w:val="HL7TableBody"/>
            </w:pPr>
            <w:r>
              <w:t>hour of the day</w:t>
            </w:r>
          </w:p>
        </w:tc>
        <w:tc>
          <w:tcPr>
            <w:tcW w:w="2160" w:type="dxa"/>
            <w:tcBorders>
              <w:top w:val="single" w:sz="4" w:space="0" w:color="auto"/>
              <w:bottom w:val="single" w:sz="4" w:space="0" w:color="auto"/>
            </w:tcBorders>
          </w:tcPr>
          <w:p w14:paraId="6F047920" w14:textId="77777777" w:rsidR="00980D3B" w:rsidRDefault="00980D3B">
            <w:pPr>
              <w:pStyle w:val="HL7TableBody"/>
            </w:pPr>
            <w:r>
              <w:t>h</w:t>
            </w:r>
          </w:p>
        </w:tc>
      </w:tr>
      <w:tr w:rsidR="00980D3B" w14:paraId="76E72A5E" w14:textId="77777777">
        <w:tblPrEx>
          <w:tblCellMar>
            <w:top w:w="0" w:type="dxa"/>
            <w:bottom w:w="0" w:type="dxa"/>
          </w:tblCellMar>
        </w:tblPrEx>
        <w:trPr>
          <w:jc w:val="center"/>
        </w:trPr>
        <w:tc>
          <w:tcPr>
            <w:tcW w:w="1183" w:type="dxa"/>
            <w:tcBorders>
              <w:top w:val="single" w:sz="4" w:space="0" w:color="auto"/>
              <w:bottom w:val="single" w:sz="4" w:space="0" w:color="auto"/>
            </w:tcBorders>
          </w:tcPr>
          <w:p w14:paraId="510274C4" w14:textId="77777777" w:rsidR="00980D3B" w:rsidRDefault="00980D3B">
            <w:pPr>
              <w:pStyle w:val="HL7TableBody"/>
              <w:jc w:val="center"/>
            </w:pPr>
            <w:r>
              <w:t>NH</w:t>
            </w:r>
          </w:p>
        </w:tc>
        <w:tc>
          <w:tcPr>
            <w:tcW w:w="2503" w:type="dxa"/>
            <w:tcBorders>
              <w:top w:val="single" w:sz="4" w:space="0" w:color="auto"/>
              <w:bottom w:val="single" w:sz="4" w:space="0" w:color="auto"/>
            </w:tcBorders>
          </w:tcPr>
          <w:p w14:paraId="66466090" w14:textId="77777777" w:rsidR="00980D3B" w:rsidRDefault="00980D3B">
            <w:pPr>
              <w:pStyle w:val="HL7TableBody"/>
            </w:pPr>
            <w:r>
              <w:t>minute of the hour</w:t>
            </w:r>
          </w:p>
        </w:tc>
        <w:tc>
          <w:tcPr>
            <w:tcW w:w="2160" w:type="dxa"/>
            <w:tcBorders>
              <w:top w:val="single" w:sz="4" w:space="0" w:color="auto"/>
              <w:bottom w:val="single" w:sz="4" w:space="0" w:color="auto"/>
            </w:tcBorders>
          </w:tcPr>
          <w:p w14:paraId="34F35A97" w14:textId="77777777" w:rsidR="00980D3B" w:rsidRDefault="00980D3B">
            <w:pPr>
              <w:pStyle w:val="HL7TableBody"/>
            </w:pPr>
            <w:r>
              <w:t>min</w:t>
            </w:r>
          </w:p>
        </w:tc>
      </w:tr>
      <w:tr w:rsidR="00980D3B" w14:paraId="7617BF78" w14:textId="77777777">
        <w:tblPrEx>
          <w:tblCellMar>
            <w:top w:w="0" w:type="dxa"/>
            <w:bottom w:w="0" w:type="dxa"/>
          </w:tblCellMar>
        </w:tblPrEx>
        <w:trPr>
          <w:jc w:val="center"/>
        </w:trPr>
        <w:tc>
          <w:tcPr>
            <w:tcW w:w="1183" w:type="dxa"/>
            <w:tcBorders>
              <w:top w:val="single" w:sz="4" w:space="0" w:color="auto"/>
              <w:bottom w:val="double" w:sz="4" w:space="0" w:color="auto"/>
            </w:tcBorders>
          </w:tcPr>
          <w:p w14:paraId="1D515E59" w14:textId="77777777" w:rsidR="00980D3B" w:rsidRDefault="00980D3B">
            <w:pPr>
              <w:pStyle w:val="HL7TableBody"/>
              <w:jc w:val="center"/>
            </w:pPr>
            <w:r>
              <w:t>SN</w:t>
            </w:r>
          </w:p>
        </w:tc>
        <w:tc>
          <w:tcPr>
            <w:tcW w:w="2503" w:type="dxa"/>
            <w:tcBorders>
              <w:top w:val="single" w:sz="4" w:space="0" w:color="auto"/>
              <w:bottom w:val="double" w:sz="4" w:space="0" w:color="auto"/>
            </w:tcBorders>
          </w:tcPr>
          <w:p w14:paraId="559D3C18" w14:textId="77777777" w:rsidR="00980D3B" w:rsidRDefault="00980D3B">
            <w:pPr>
              <w:pStyle w:val="HL7TableBody"/>
            </w:pPr>
            <w:r>
              <w:t>second of the minute</w:t>
            </w:r>
          </w:p>
        </w:tc>
        <w:tc>
          <w:tcPr>
            <w:tcW w:w="2160" w:type="dxa"/>
            <w:tcBorders>
              <w:top w:val="single" w:sz="4" w:space="0" w:color="auto"/>
              <w:bottom w:val="double" w:sz="4" w:space="0" w:color="auto"/>
            </w:tcBorders>
          </w:tcPr>
          <w:p w14:paraId="0C1754AA" w14:textId="77777777" w:rsidR="00980D3B" w:rsidRDefault="00980D3B">
            <w:pPr>
              <w:pStyle w:val="HL7TableBody"/>
            </w:pPr>
            <w:r>
              <w:t>s</w:t>
            </w:r>
          </w:p>
        </w:tc>
      </w:tr>
    </w:tbl>
    <w:p w14:paraId="081943E7" w14:textId="77777777" w:rsidR="00980D3B" w:rsidRDefault="00980D3B">
      <w:pPr>
        <w:pStyle w:val="Note"/>
      </w:pPr>
      <w:r>
        <w:rPr>
          <w:rStyle w:val="Strong"/>
        </w:rPr>
        <w:t xml:space="preserve">Note: </w:t>
      </w:r>
      <w:r>
        <w:t>The Units of Time in table 0527 are taken from the Unified Code for Units of Measure (UCUM) [</w:t>
      </w:r>
      <w:hyperlink r:id="rId7" w:history="1">
        <w:r>
          <w:rPr>
            <w:rStyle w:val="Hyperlink"/>
          </w:rPr>
          <w:t>http://aurora.rg.iupui.edu/UCUM</w:t>
        </w:r>
      </w:hyperlink>
      <w:r>
        <w:t xml:space="preserve">]. </w:t>
      </w:r>
    </w:p>
    <w:p w14:paraId="4C4E9835" w14:textId="77777777" w:rsidR="00980D3B" w:rsidRDefault="00980D3B">
      <w:pPr>
        <w:pStyle w:val="Heading4"/>
      </w:pPr>
      <w:r>
        <w:t>Phase Range Begin Value (NM)</w:t>
      </w:r>
    </w:p>
    <w:p w14:paraId="7E32184B" w14:textId="77777777" w:rsidR="00980D3B" w:rsidRDefault="00980D3B">
      <w:pPr>
        <w:pStyle w:val="NormalIndented"/>
      </w:pPr>
      <w:r>
        <w:t xml:space="preserve">Definition: Used for Calendar aligned repeat patterns to determine the amount of time from the beginning of particular RPT-2 (Calendar Alignment) to the beginning of the phase. If Calendar Alignment is DW (days of week), then this would be the offset from the beginning of the week. </w:t>
      </w:r>
    </w:p>
    <w:p w14:paraId="62DAFCCA" w14:textId="77777777" w:rsidR="00980D3B" w:rsidRDefault="00980D3B">
      <w:pPr>
        <w:pStyle w:val="NormalIndented"/>
      </w:pPr>
      <w:r>
        <w:t>If Phase Range Begin Value is populated, but Phase Range End Value is not populated, then this comp</w:t>
      </w:r>
      <w:r>
        <w:t>o</w:t>
      </w:r>
      <w:r>
        <w:t>nent defines when the period (RPT-5, 6) begins.</w:t>
      </w:r>
    </w:p>
    <w:p w14:paraId="0620C1DB" w14:textId="77777777" w:rsidR="00980D3B" w:rsidRDefault="00980D3B">
      <w:pPr>
        <w:pStyle w:val="NormalIndented"/>
      </w:pPr>
      <w:r>
        <w:t>If both Phase Range Begin Value and Phase Range End Value are populated, then this component defines the earliest point in time at which the period (RPT-5, 6) will begin.</w:t>
      </w:r>
    </w:p>
    <w:p w14:paraId="31B99453" w14:textId="77777777" w:rsidR="00980D3B" w:rsidRDefault="00980D3B">
      <w:pPr>
        <w:pStyle w:val="NormalIndented"/>
      </w:pPr>
      <w:r>
        <w:t>The units of measure for this component are derived from the Calendar Alignment value in RPT-2. See Table 0572 for the units of measure associated with a particular cale</w:t>
      </w:r>
      <w:r>
        <w:t>n</w:t>
      </w:r>
      <w:r>
        <w:t>dar alignment.</w:t>
      </w:r>
    </w:p>
    <w:p w14:paraId="377BFC9C" w14:textId="77777777" w:rsidR="00980D3B" w:rsidRDefault="00980D3B">
      <w:pPr>
        <w:pStyle w:val="Heading4"/>
      </w:pPr>
      <w:r>
        <w:t>Phase Range End Value (NM)</w:t>
      </w:r>
    </w:p>
    <w:p w14:paraId="2A96B8F3" w14:textId="77777777" w:rsidR="00980D3B" w:rsidRDefault="00980D3B">
      <w:pPr>
        <w:pStyle w:val="NormalIndented"/>
      </w:pPr>
      <w:r>
        <w:t xml:space="preserve">Definition: Used for Calendar aligned repeat patterns to determine the amount of time from the beginning of particular RPT-2 (Calendar Alignment) to the end of the phase. </w:t>
      </w:r>
    </w:p>
    <w:p w14:paraId="734218AB" w14:textId="77777777" w:rsidR="00980D3B" w:rsidRDefault="00980D3B">
      <w:pPr>
        <w:pStyle w:val="NormalIndented"/>
      </w:pPr>
      <w:r>
        <w:t>If Phase Range End Value is populated, but Phase Range Begin Value is not populated, then this comp</w:t>
      </w:r>
      <w:r>
        <w:t>o</w:t>
      </w:r>
      <w:r>
        <w:t>nent defines when the timing period (RPT-5, 6) begins.</w:t>
      </w:r>
    </w:p>
    <w:p w14:paraId="49B94285" w14:textId="77777777" w:rsidR="00980D3B" w:rsidRDefault="00980D3B">
      <w:pPr>
        <w:pStyle w:val="NormalIndented"/>
      </w:pPr>
      <w:r>
        <w:t>If both Phase Range Begin Value and Phase Range End Value are populated, then this component defines the latest point in time at which the period (RPT-5, 6) will begin.</w:t>
      </w:r>
    </w:p>
    <w:p w14:paraId="6339BF75" w14:textId="77777777" w:rsidR="00980D3B" w:rsidRDefault="00980D3B">
      <w:pPr>
        <w:pStyle w:val="NormalIndented"/>
      </w:pPr>
      <w:r>
        <w:t>The units of measure for this component are derived from the Calendar Alignment value in RPT-2. See Table 0527 for the units of measure associated with a particular calendar alignment.</w:t>
      </w:r>
    </w:p>
    <w:p w14:paraId="3972CEDC" w14:textId="77777777" w:rsidR="00980D3B" w:rsidRDefault="00980D3B">
      <w:pPr>
        <w:pStyle w:val="Heading4"/>
        <w:rPr>
          <w:lang w:val="it-IT"/>
        </w:rPr>
      </w:pPr>
      <w:r>
        <w:rPr>
          <w:lang w:val="it-IT"/>
        </w:rPr>
        <w:t>Period Quantity (NM)</w:t>
      </w:r>
    </w:p>
    <w:p w14:paraId="0476A238" w14:textId="77777777" w:rsidR="00980D3B" w:rsidRDefault="00980D3B">
      <w:pPr>
        <w:pStyle w:val="NormalIndented"/>
      </w:pPr>
      <w:r>
        <w:t>Definition: A time duration specifying the frequency at which the periodic interval repeats. RPT-6 (Period Units) d</w:t>
      </w:r>
      <w:r>
        <w:t>e</w:t>
      </w:r>
      <w:r>
        <w:t>fines the units of time for this component.</w:t>
      </w:r>
    </w:p>
    <w:p w14:paraId="5639FF15" w14:textId="77777777" w:rsidR="00980D3B" w:rsidRDefault="00980D3B">
      <w:pPr>
        <w:pStyle w:val="Heading4"/>
      </w:pPr>
      <w:r>
        <w:lastRenderedPageBreak/>
        <w:t>Period Units (IS)</w:t>
      </w:r>
    </w:p>
    <w:p w14:paraId="09FBA013" w14:textId="77777777" w:rsidR="00980D3B" w:rsidRDefault="00980D3B">
      <w:pPr>
        <w:pStyle w:val="NormalIndented"/>
      </w:pPr>
      <w:r>
        <w:t>Definition: Defines the units used for RPT-5 (Period Quantity). Constrained to units of time. The codes for unit of measure are specified in the Unified Code for Units of Measure (UCUM) [</w:t>
      </w:r>
      <w:hyperlink r:id="rId8" w:history="1">
        <w:r>
          <w:rPr>
            <w:rStyle w:val="Hyperlink"/>
          </w:rPr>
          <w:t>http://aurora.r</w:t>
        </w:r>
        <w:bookmarkStart w:id="1505" w:name="_Hlt512667424"/>
        <w:r>
          <w:rPr>
            <w:rStyle w:val="Hyperlink"/>
          </w:rPr>
          <w:t>g</w:t>
        </w:r>
        <w:bookmarkEnd w:id="1505"/>
        <w:r>
          <w:rPr>
            <w:rStyle w:val="Hyperlink"/>
          </w:rPr>
          <w:t>.iupui.edu/UC</w:t>
        </w:r>
        <w:bookmarkStart w:id="1506" w:name="_Hlt495739961"/>
        <w:r>
          <w:rPr>
            <w:rStyle w:val="Hyperlink"/>
          </w:rPr>
          <w:t>U</w:t>
        </w:r>
        <w:bookmarkEnd w:id="1506"/>
        <w:r>
          <w:rPr>
            <w:rStyle w:val="Hyperlink"/>
          </w:rPr>
          <w:t>M</w:t>
        </w:r>
      </w:hyperlink>
      <w:r>
        <w:t xml:space="preserve">]. </w:t>
      </w:r>
    </w:p>
    <w:p w14:paraId="1538AB68" w14:textId="77777777" w:rsidR="00980D3B" w:rsidRDefault="00980D3B">
      <w:pPr>
        <w:pStyle w:val="NormalIndented"/>
      </w:pPr>
      <w:r>
        <w:t>Condition Rule: This component is required if RPT-5 (Period Quantity) is pop</w:t>
      </w:r>
      <w:r>
        <w:t>u</w:t>
      </w:r>
      <w:r>
        <w:t>lated.</w:t>
      </w:r>
    </w:p>
    <w:p w14:paraId="3A147898" w14:textId="77777777" w:rsidR="00980D3B" w:rsidRDefault="00980D3B">
      <w:pPr>
        <w:pStyle w:val="Heading4"/>
      </w:pPr>
      <w:r>
        <w:t>Institution Specified Time (ID)</w:t>
      </w:r>
    </w:p>
    <w:p w14:paraId="3E632175" w14:textId="77777777" w:rsidR="00980D3B" w:rsidRDefault="00980D3B">
      <w:pPr>
        <w:pStyle w:val="NormalIndented"/>
      </w:pPr>
      <w:r>
        <w:t xml:space="preserve">Definition: A code that indicates whether the exact timing is up to the party executing the schedule (e.g., to distinguish “every 8 hours” from “3 times a day”.)  Refer to </w:t>
      </w:r>
      <w:hyperlink w:anchor="HL70136" w:history="1">
        <w:r>
          <w:rPr>
            <w:rStyle w:val="HyperlinkText"/>
          </w:rPr>
          <w:t>HL7 Table 0136 – Yes/No Indicator</w:t>
        </w:r>
      </w:hyperlink>
      <w:r>
        <w:t xml:space="preserve"> for valid va</w:t>
      </w:r>
      <w:r>
        <w:t>l</w:t>
      </w:r>
      <w:r>
        <w:t>ues.</w:t>
      </w:r>
    </w:p>
    <w:p w14:paraId="7C074EDB" w14:textId="77777777" w:rsidR="00980D3B" w:rsidRDefault="00980D3B">
      <w:pPr>
        <w:pStyle w:val="NormalListBullets"/>
        <w:tabs>
          <w:tab w:val="num" w:pos="360"/>
        </w:tabs>
      </w:pPr>
      <w:r>
        <w:t xml:space="preserve">Y - exact timing up to party executing schedule. </w:t>
      </w:r>
    </w:p>
    <w:p w14:paraId="3F692118" w14:textId="77777777" w:rsidR="00980D3B" w:rsidRDefault="00980D3B">
      <w:pPr>
        <w:pStyle w:val="NormalListBullets"/>
        <w:tabs>
          <w:tab w:val="num" w:pos="360"/>
        </w:tabs>
      </w:pPr>
      <w:r>
        <w:t>N - exact timing as specified.</w:t>
      </w:r>
    </w:p>
    <w:p w14:paraId="3F27612C" w14:textId="77777777" w:rsidR="00980D3B" w:rsidRDefault="00980D3B">
      <w:pPr>
        <w:pStyle w:val="Heading4"/>
      </w:pPr>
      <w:r>
        <w:t>Event (ID)</w:t>
      </w:r>
    </w:p>
    <w:p w14:paraId="64C7AB73" w14:textId="77777777" w:rsidR="00980D3B" w:rsidRDefault="00980D3B">
      <w:pPr>
        <w:pStyle w:val="NormalIndented"/>
      </w:pPr>
      <w:r>
        <w:t xml:space="preserve">Definition: A code for a common (periodical) activity of daily living. Refer to </w:t>
      </w:r>
      <w:hyperlink w:anchor="HL70528" w:history="1">
        <w:r>
          <w:rPr>
            <w:rStyle w:val="HyperlinkText"/>
          </w:rPr>
          <w:t>HL7 Table 0528, Event-Related Period</w:t>
        </w:r>
      </w:hyperlink>
      <w:r>
        <w:t xml:space="preserve"> for valid values.</w:t>
      </w:r>
    </w:p>
    <w:p w14:paraId="5B094C24" w14:textId="77777777" w:rsidR="00980D3B" w:rsidRDefault="00980D3B">
      <w:pPr>
        <w:pStyle w:val="HL7TableCaption"/>
      </w:pPr>
      <w:bookmarkStart w:id="1507" w:name="HL70528"/>
      <w:r>
        <w:t>HL7 Table 0528 – Event related period</w:t>
      </w:r>
      <w:bookmarkEnd w:id="1507"/>
      <w:r>
        <w:fldChar w:fldCharType="begin"/>
      </w:r>
      <w:r>
        <w:instrText xml:space="preserve"> XE "HL7 Table: nnnn – Event related period"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2" w:type="dxa"/>
          <w:right w:w="122" w:type="dxa"/>
        </w:tblCellMar>
        <w:tblLook w:val="0000" w:firstRow="0" w:lastRow="0" w:firstColumn="0" w:lastColumn="0" w:noHBand="0" w:noVBand="0"/>
      </w:tblPr>
      <w:tblGrid>
        <w:gridCol w:w="956"/>
        <w:gridCol w:w="4590"/>
        <w:gridCol w:w="2126"/>
      </w:tblGrid>
      <w:tr w:rsidR="00980D3B" w14:paraId="7B0BFF8D" w14:textId="77777777">
        <w:tblPrEx>
          <w:tblCellMar>
            <w:top w:w="0" w:type="dxa"/>
            <w:bottom w:w="0" w:type="dxa"/>
          </w:tblCellMar>
        </w:tblPrEx>
        <w:trPr>
          <w:tblHeader/>
          <w:jc w:val="center"/>
        </w:trPr>
        <w:tc>
          <w:tcPr>
            <w:tcW w:w="956" w:type="dxa"/>
            <w:tcBorders>
              <w:top w:val="double" w:sz="4" w:space="0" w:color="auto"/>
              <w:bottom w:val="single" w:sz="4" w:space="0" w:color="auto"/>
            </w:tcBorders>
            <w:shd w:val="pct10" w:color="auto" w:fill="FFFFFF"/>
          </w:tcPr>
          <w:p w14:paraId="0EBAFA77" w14:textId="77777777" w:rsidR="00980D3B" w:rsidRDefault="00980D3B">
            <w:pPr>
              <w:pStyle w:val="HL7TableHeader"/>
              <w:jc w:val="center"/>
              <w:rPr>
                <w:lang w:val="fr-FR"/>
              </w:rPr>
            </w:pPr>
            <w:r>
              <w:rPr>
                <w:lang w:val="fr-FR"/>
              </w:rPr>
              <w:t>Value</w:t>
            </w:r>
          </w:p>
        </w:tc>
        <w:tc>
          <w:tcPr>
            <w:tcW w:w="4590" w:type="dxa"/>
            <w:tcBorders>
              <w:top w:val="double" w:sz="4" w:space="0" w:color="auto"/>
              <w:bottom w:val="single" w:sz="4" w:space="0" w:color="auto"/>
            </w:tcBorders>
            <w:shd w:val="pct10" w:color="auto" w:fill="FFFFFF"/>
          </w:tcPr>
          <w:p w14:paraId="36276499" w14:textId="77777777" w:rsidR="00980D3B" w:rsidRDefault="00980D3B">
            <w:pPr>
              <w:pStyle w:val="HL7TableHeader"/>
              <w:rPr>
                <w:lang w:val="fr-FR"/>
              </w:rPr>
            </w:pPr>
            <w:r>
              <w:rPr>
                <w:lang w:val="fr-FR"/>
              </w:rPr>
              <w:t>Description</w:t>
            </w:r>
          </w:p>
        </w:tc>
        <w:tc>
          <w:tcPr>
            <w:tcW w:w="2126" w:type="dxa"/>
            <w:tcBorders>
              <w:top w:val="double" w:sz="4" w:space="0" w:color="auto"/>
              <w:bottom w:val="single" w:sz="4" w:space="0" w:color="auto"/>
            </w:tcBorders>
            <w:shd w:val="pct10" w:color="auto" w:fill="FFFFFF"/>
          </w:tcPr>
          <w:p w14:paraId="204B125B" w14:textId="77777777" w:rsidR="00980D3B" w:rsidRDefault="00980D3B">
            <w:pPr>
              <w:pStyle w:val="HL7TableHeader"/>
              <w:rPr>
                <w:lang w:val="fr-FR"/>
              </w:rPr>
            </w:pPr>
            <w:r>
              <w:rPr>
                <w:lang w:val="fr-FR"/>
              </w:rPr>
              <w:t>Comment</w:t>
            </w:r>
          </w:p>
        </w:tc>
      </w:tr>
      <w:tr w:rsidR="00980D3B" w14:paraId="421A084F"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1657C3E7" w14:textId="77777777" w:rsidR="00980D3B" w:rsidRDefault="00980D3B">
            <w:pPr>
              <w:pStyle w:val="HL7TableBody"/>
              <w:jc w:val="center"/>
            </w:pPr>
            <w:r>
              <w:t>HS</w:t>
            </w:r>
          </w:p>
        </w:tc>
        <w:tc>
          <w:tcPr>
            <w:tcW w:w="4590" w:type="dxa"/>
            <w:tcBorders>
              <w:top w:val="single" w:sz="4" w:space="0" w:color="auto"/>
              <w:bottom w:val="single" w:sz="4" w:space="0" w:color="auto"/>
            </w:tcBorders>
          </w:tcPr>
          <w:p w14:paraId="40033C2D" w14:textId="77777777" w:rsidR="00980D3B" w:rsidRDefault="00980D3B">
            <w:pPr>
              <w:pStyle w:val="HL7TableBody"/>
            </w:pPr>
            <w:r>
              <w:t>the hour of sleep (e.g., H18-22)</w:t>
            </w:r>
          </w:p>
        </w:tc>
        <w:tc>
          <w:tcPr>
            <w:tcW w:w="2126" w:type="dxa"/>
            <w:tcBorders>
              <w:top w:val="single" w:sz="4" w:space="0" w:color="auto"/>
              <w:bottom w:val="single" w:sz="4" w:space="0" w:color="auto"/>
            </w:tcBorders>
          </w:tcPr>
          <w:p w14:paraId="57285A38" w14:textId="77777777" w:rsidR="00980D3B" w:rsidRDefault="00980D3B">
            <w:pPr>
              <w:pStyle w:val="HL7TableBody"/>
              <w:rPr>
                <w:rFonts w:ascii="Courier New" w:hAnsi="Courier New"/>
              </w:rPr>
            </w:pPr>
          </w:p>
        </w:tc>
      </w:tr>
      <w:tr w:rsidR="00980D3B" w14:paraId="62D612C1"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7BBDA31A" w14:textId="77777777" w:rsidR="00980D3B" w:rsidRDefault="00980D3B">
            <w:pPr>
              <w:pStyle w:val="HL7TableBody"/>
              <w:jc w:val="center"/>
            </w:pPr>
            <w:r>
              <w:t>AC</w:t>
            </w:r>
          </w:p>
        </w:tc>
        <w:tc>
          <w:tcPr>
            <w:tcW w:w="4590" w:type="dxa"/>
            <w:tcBorders>
              <w:top w:val="single" w:sz="4" w:space="0" w:color="auto"/>
              <w:bottom w:val="single" w:sz="4" w:space="0" w:color="auto"/>
            </w:tcBorders>
          </w:tcPr>
          <w:p w14:paraId="35270592" w14:textId="77777777" w:rsidR="00980D3B" w:rsidRDefault="00980D3B">
            <w:pPr>
              <w:pStyle w:val="HL7TableBody"/>
            </w:pPr>
            <w:r>
              <w:t xml:space="preserve">before meal (from lat. </w:t>
            </w:r>
            <w:r>
              <w:rPr>
                <w:rStyle w:val="Emphasis"/>
              </w:rPr>
              <w:t>ante cibus</w:t>
            </w:r>
            <w:r>
              <w:t>)</w:t>
            </w:r>
          </w:p>
        </w:tc>
        <w:tc>
          <w:tcPr>
            <w:tcW w:w="2126" w:type="dxa"/>
            <w:tcBorders>
              <w:top w:val="single" w:sz="4" w:space="0" w:color="auto"/>
              <w:bottom w:val="single" w:sz="4" w:space="0" w:color="auto"/>
            </w:tcBorders>
          </w:tcPr>
          <w:p w14:paraId="350D85E3" w14:textId="77777777" w:rsidR="00980D3B" w:rsidRDefault="00980D3B">
            <w:pPr>
              <w:pStyle w:val="HL7TableBody"/>
              <w:rPr>
                <w:rFonts w:ascii="Courier New" w:hAnsi="Courier New"/>
              </w:rPr>
            </w:pPr>
          </w:p>
        </w:tc>
      </w:tr>
      <w:tr w:rsidR="00980D3B" w14:paraId="0198C7CB"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499A6648" w14:textId="77777777" w:rsidR="00980D3B" w:rsidRDefault="00980D3B">
            <w:pPr>
              <w:pStyle w:val="HL7TableBody"/>
              <w:jc w:val="center"/>
            </w:pPr>
            <w:r>
              <w:t>PC</w:t>
            </w:r>
          </w:p>
        </w:tc>
        <w:tc>
          <w:tcPr>
            <w:tcW w:w="4590" w:type="dxa"/>
            <w:tcBorders>
              <w:top w:val="single" w:sz="4" w:space="0" w:color="auto"/>
              <w:bottom w:val="single" w:sz="4" w:space="0" w:color="auto"/>
            </w:tcBorders>
          </w:tcPr>
          <w:p w14:paraId="4352AEC6" w14:textId="77777777" w:rsidR="00980D3B" w:rsidRDefault="00980D3B">
            <w:pPr>
              <w:pStyle w:val="HL7TableBody"/>
            </w:pPr>
            <w:r>
              <w:t xml:space="preserve">after meal (from lat. </w:t>
            </w:r>
            <w:r>
              <w:rPr>
                <w:rStyle w:val="Emphasis"/>
              </w:rPr>
              <w:t>post cibus</w:t>
            </w:r>
            <w:r>
              <w:t>)</w:t>
            </w:r>
          </w:p>
        </w:tc>
        <w:tc>
          <w:tcPr>
            <w:tcW w:w="2126" w:type="dxa"/>
            <w:tcBorders>
              <w:top w:val="single" w:sz="4" w:space="0" w:color="auto"/>
              <w:bottom w:val="single" w:sz="4" w:space="0" w:color="auto"/>
            </w:tcBorders>
          </w:tcPr>
          <w:p w14:paraId="5607BADE" w14:textId="77777777" w:rsidR="00980D3B" w:rsidRDefault="00980D3B">
            <w:pPr>
              <w:pStyle w:val="HL7TableBody"/>
              <w:rPr>
                <w:rFonts w:ascii="Courier New" w:hAnsi="Courier New"/>
              </w:rPr>
            </w:pPr>
          </w:p>
        </w:tc>
      </w:tr>
      <w:tr w:rsidR="00980D3B" w14:paraId="723C1FB7"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5D3574DC" w14:textId="77777777" w:rsidR="00980D3B" w:rsidRDefault="00980D3B">
            <w:pPr>
              <w:pStyle w:val="HL7TableBody"/>
              <w:jc w:val="center"/>
            </w:pPr>
            <w:r>
              <w:t>IC</w:t>
            </w:r>
          </w:p>
        </w:tc>
        <w:tc>
          <w:tcPr>
            <w:tcW w:w="4590" w:type="dxa"/>
            <w:tcBorders>
              <w:top w:val="single" w:sz="4" w:space="0" w:color="auto"/>
              <w:bottom w:val="single" w:sz="4" w:space="0" w:color="auto"/>
            </w:tcBorders>
          </w:tcPr>
          <w:p w14:paraId="66D10C04" w14:textId="77777777" w:rsidR="00980D3B" w:rsidRDefault="00980D3B">
            <w:pPr>
              <w:pStyle w:val="HL7TableBody"/>
            </w:pPr>
            <w:r>
              <w:t xml:space="preserve">between meals (from lat. </w:t>
            </w:r>
            <w:r>
              <w:rPr>
                <w:rStyle w:val="Emphasis"/>
              </w:rPr>
              <w:t>inter cibus</w:t>
            </w:r>
            <w:r>
              <w:t>)</w:t>
            </w:r>
          </w:p>
        </w:tc>
        <w:tc>
          <w:tcPr>
            <w:tcW w:w="2126" w:type="dxa"/>
            <w:tcBorders>
              <w:top w:val="single" w:sz="4" w:space="0" w:color="auto"/>
              <w:bottom w:val="single" w:sz="4" w:space="0" w:color="auto"/>
            </w:tcBorders>
          </w:tcPr>
          <w:p w14:paraId="7CC6D090" w14:textId="77777777" w:rsidR="00980D3B" w:rsidRDefault="00980D3B">
            <w:pPr>
              <w:pStyle w:val="HL7TableBody"/>
              <w:rPr>
                <w:rFonts w:ascii="Courier New" w:hAnsi="Courier New"/>
              </w:rPr>
            </w:pPr>
          </w:p>
        </w:tc>
      </w:tr>
      <w:tr w:rsidR="00980D3B" w14:paraId="11FC1CF2"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0799B5FB" w14:textId="77777777" w:rsidR="00980D3B" w:rsidRDefault="00980D3B">
            <w:pPr>
              <w:pStyle w:val="HL7TableBody"/>
              <w:jc w:val="center"/>
            </w:pPr>
            <w:r>
              <w:t>ACM</w:t>
            </w:r>
          </w:p>
        </w:tc>
        <w:tc>
          <w:tcPr>
            <w:tcW w:w="4590" w:type="dxa"/>
            <w:tcBorders>
              <w:top w:val="single" w:sz="4" w:space="0" w:color="auto"/>
              <w:bottom w:val="single" w:sz="4" w:space="0" w:color="auto"/>
            </w:tcBorders>
          </w:tcPr>
          <w:p w14:paraId="2EE71375" w14:textId="77777777" w:rsidR="00980D3B" w:rsidRDefault="00980D3B">
            <w:pPr>
              <w:pStyle w:val="HL7TableBody"/>
            </w:pPr>
            <w:r>
              <w:t xml:space="preserve">before breakfast (from lat. </w:t>
            </w:r>
            <w:r>
              <w:rPr>
                <w:rStyle w:val="Emphasis"/>
              </w:rPr>
              <w:t>ante cibus matutinus</w:t>
            </w:r>
            <w:r>
              <w:t>)</w:t>
            </w:r>
          </w:p>
        </w:tc>
        <w:tc>
          <w:tcPr>
            <w:tcW w:w="2126" w:type="dxa"/>
            <w:tcBorders>
              <w:top w:val="single" w:sz="4" w:space="0" w:color="auto"/>
              <w:bottom w:val="single" w:sz="4" w:space="0" w:color="auto"/>
            </w:tcBorders>
          </w:tcPr>
          <w:p w14:paraId="71E24EF6" w14:textId="77777777" w:rsidR="00980D3B" w:rsidRDefault="00980D3B">
            <w:pPr>
              <w:pStyle w:val="HL7TableBody"/>
              <w:rPr>
                <w:rFonts w:ascii="Courier New" w:hAnsi="Courier New"/>
              </w:rPr>
            </w:pPr>
          </w:p>
        </w:tc>
      </w:tr>
      <w:tr w:rsidR="00980D3B" w14:paraId="64C865A8"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0FEF20D8" w14:textId="77777777" w:rsidR="00980D3B" w:rsidRDefault="00980D3B">
            <w:pPr>
              <w:pStyle w:val="HL7TableBody"/>
              <w:jc w:val="center"/>
            </w:pPr>
            <w:r>
              <w:t>ACD</w:t>
            </w:r>
          </w:p>
        </w:tc>
        <w:tc>
          <w:tcPr>
            <w:tcW w:w="4590" w:type="dxa"/>
            <w:tcBorders>
              <w:top w:val="single" w:sz="4" w:space="0" w:color="auto"/>
              <w:bottom w:val="single" w:sz="4" w:space="0" w:color="auto"/>
            </w:tcBorders>
          </w:tcPr>
          <w:p w14:paraId="63CBC965" w14:textId="77777777" w:rsidR="00980D3B" w:rsidRDefault="00980D3B">
            <w:pPr>
              <w:pStyle w:val="HL7TableBody"/>
            </w:pPr>
            <w:r>
              <w:t xml:space="preserve">before lunch (from lat. </w:t>
            </w:r>
            <w:r>
              <w:rPr>
                <w:rStyle w:val="Emphasis"/>
              </w:rPr>
              <w:t>ante cibus diurnus</w:t>
            </w:r>
            <w:r>
              <w:t>)</w:t>
            </w:r>
          </w:p>
        </w:tc>
        <w:tc>
          <w:tcPr>
            <w:tcW w:w="2126" w:type="dxa"/>
            <w:tcBorders>
              <w:top w:val="single" w:sz="4" w:space="0" w:color="auto"/>
              <w:bottom w:val="single" w:sz="4" w:space="0" w:color="auto"/>
            </w:tcBorders>
          </w:tcPr>
          <w:p w14:paraId="1BFA1A1C" w14:textId="77777777" w:rsidR="00980D3B" w:rsidRDefault="00980D3B">
            <w:pPr>
              <w:pStyle w:val="HL7TableBody"/>
              <w:rPr>
                <w:rFonts w:ascii="Courier New" w:hAnsi="Courier New"/>
              </w:rPr>
            </w:pPr>
          </w:p>
        </w:tc>
      </w:tr>
      <w:tr w:rsidR="00980D3B" w14:paraId="3264F939"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76F0D4CA" w14:textId="77777777" w:rsidR="00980D3B" w:rsidRDefault="00980D3B">
            <w:pPr>
              <w:pStyle w:val="HL7TableBody"/>
              <w:jc w:val="center"/>
            </w:pPr>
            <w:r>
              <w:t>ACV</w:t>
            </w:r>
          </w:p>
        </w:tc>
        <w:tc>
          <w:tcPr>
            <w:tcW w:w="4590" w:type="dxa"/>
            <w:tcBorders>
              <w:top w:val="single" w:sz="4" w:space="0" w:color="auto"/>
              <w:bottom w:val="single" w:sz="4" w:space="0" w:color="auto"/>
            </w:tcBorders>
          </w:tcPr>
          <w:p w14:paraId="102045C4" w14:textId="77777777" w:rsidR="00980D3B" w:rsidRDefault="00980D3B">
            <w:pPr>
              <w:pStyle w:val="HL7TableBody"/>
            </w:pPr>
            <w:r>
              <w:t xml:space="preserve">before dinner (from lat. </w:t>
            </w:r>
            <w:r>
              <w:rPr>
                <w:rStyle w:val="Emphasis"/>
              </w:rPr>
              <w:t>ante cibus vespertinus</w:t>
            </w:r>
            <w:r>
              <w:t>)</w:t>
            </w:r>
          </w:p>
        </w:tc>
        <w:tc>
          <w:tcPr>
            <w:tcW w:w="2126" w:type="dxa"/>
            <w:tcBorders>
              <w:top w:val="single" w:sz="4" w:space="0" w:color="auto"/>
              <w:bottom w:val="single" w:sz="4" w:space="0" w:color="auto"/>
            </w:tcBorders>
          </w:tcPr>
          <w:p w14:paraId="412137C3" w14:textId="77777777" w:rsidR="00980D3B" w:rsidRDefault="00980D3B">
            <w:pPr>
              <w:pStyle w:val="HL7TableBody"/>
              <w:rPr>
                <w:rFonts w:ascii="Courier New" w:hAnsi="Courier New"/>
              </w:rPr>
            </w:pPr>
          </w:p>
        </w:tc>
      </w:tr>
      <w:tr w:rsidR="00980D3B" w14:paraId="388FD004"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66B9E130" w14:textId="77777777" w:rsidR="00980D3B" w:rsidRDefault="00980D3B">
            <w:pPr>
              <w:pStyle w:val="HL7TableBody"/>
              <w:jc w:val="center"/>
            </w:pPr>
            <w:r>
              <w:t>PCM</w:t>
            </w:r>
          </w:p>
        </w:tc>
        <w:tc>
          <w:tcPr>
            <w:tcW w:w="4590" w:type="dxa"/>
            <w:tcBorders>
              <w:top w:val="single" w:sz="4" w:space="0" w:color="auto"/>
              <w:bottom w:val="single" w:sz="4" w:space="0" w:color="auto"/>
            </w:tcBorders>
          </w:tcPr>
          <w:p w14:paraId="0400D458" w14:textId="77777777" w:rsidR="00980D3B" w:rsidRDefault="00980D3B">
            <w:pPr>
              <w:pStyle w:val="HL7TableBody"/>
            </w:pPr>
            <w:r>
              <w:t xml:space="preserve">after breakfast (from lat. </w:t>
            </w:r>
            <w:r>
              <w:rPr>
                <w:rStyle w:val="Emphasis"/>
              </w:rPr>
              <w:t>post cibus matutinus</w:t>
            </w:r>
            <w:r>
              <w:t>)</w:t>
            </w:r>
          </w:p>
        </w:tc>
        <w:tc>
          <w:tcPr>
            <w:tcW w:w="2126" w:type="dxa"/>
            <w:tcBorders>
              <w:top w:val="single" w:sz="4" w:space="0" w:color="auto"/>
              <w:bottom w:val="single" w:sz="4" w:space="0" w:color="auto"/>
            </w:tcBorders>
          </w:tcPr>
          <w:p w14:paraId="2EDEE8A5" w14:textId="77777777" w:rsidR="00980D3B" w:rsidRDefault="00980D3B">
            <w:pPr>
              <w:pStyle w:val="HL7TableBody"/>
              <w:rPr>
                <w:rFonts w:ascii="Courier New" w:hAnsi="Courier New"/>
              </w:rPr>
            </w:pPr>
          </w:p>
        </w:tc>
      </w:tr>
      <w:tr w:rsidR="00980D3B" w14:paraId="3B902E6F"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002C0DA3" w14:textId="77777777" w:rsidR="00980D3B" w:rsidRDefault="00980D3B">
            <w:pPr>
              <w:pStyle w:val="HL7TableBody"/>
              <w:jc w:val="center"/>
            </w:pPr>
            <w:r>
              <w:t>PCD</w:t>
            </w:r>
          </w:p>
        </w:tc>
        <w:tc>
          <w:tcPr>
            <w:tcW w:w="4590" w:type="dxa"/>
            <w:tcBorders>
              <w:top w:val="single" w:sz="4" w:space="0" w:color="auto"/>
              <w:bottom w:val="single" w:sz="4" w:space="0" w:color="auto"/>
            </w:tcBorders>
          </w:tcPr>
          <w:p w14:paraId="3513D412" w14:textId="77777777" w:rsidR="00980D3B" w:rsidRDefault="00980D3B">
            <w:pPr>
              <w:pStyle w:val="HL7TableBody"/>
            </w:pPr>
            <w:r>
              <w:t xml:space="preserve">after lunch (from lat. </w:t>
            </w:r>
            <w:r>
              <w:rPr>
                <w:rStyle w:val="Emphasis"/>
              </w:rPr>
              <w:t>post cibus diurnus</w:t>
            </w:r>
            <w:r>
              <w:t>)</w:t>
            </w:r>
          </w:p>
        </w:tc>
        <w:tc>
          <w:tcPr>
            <w:tcW w:w="2126" w:type="dxa"/>
            <w:tcBorders>
              <w:top w:val="single" w:sz="4" w:space="0" w:color="auto"/>
              <w:bottom w:val="single" w:sz="4" w:space="0" w:color="auto"/>
            </w:tcBorders>
          </w:tcPr>
          <w:p w14:paraId="54BB96AC" w14:textId="77777777" w:rsidR="00980D3B" w:rsidRDefault="00980D3B">
            <w:pPr>
              <w:pStyle w:val="HL7TableBody"/>
              <w:rPr>
                <w:rFonts w:ascii="Courier New" w:hAnsi="Courier New"/>
              </w:rPr>
            </w:pPr>
          </w:p>
        </w:tc>
      </w:tr>
      <w:tr w:rsidR="00980D3B" w14:paraId="0A2555CC"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25522C05" w14:textId="77777777" w:rsidR="00980D3B" w:rsidRDefault="00980D3B">
            <w:pPr>
              <w:pStyle w:val="HL7TableBody"/>
              <w:jc w:val="center"/>
            </w:pPr>
            <w:r>
              <w:t>PCV</w:t>
            </w:r>
          </w:p>
        </w:tc>
        <w:tc>
          <w:tcPr>
            <w:tcW w:w="4590" w:type="dxa"/>
            <w:tcBorders>
              <w:top w:val="single" w:sz="4" w:space="0" w:color="auto"/>
              <w:bottom w:val="single" w:sz="4" w:space="0" w:color="auto"/>
            </w:tcBorders>
          </w:tcPr>
          <w:p w14:paraId="5C6F9188" w14:textId="77777777" w:rsidR="00980D3B" w:rsidRDefault="00980D3B">
            <w:pPr>
              <w:pStyle w:val="HL7TableBody"/>
            </w:pPr>
            <w:r>
              <w:t xml:space="preserve">after dinner (from lat. </w:t>
            </w:r>
            <w:r>
              <w:rPr>
                <w:rStyle w:val="Emphasis"/>
              </w:rPr>
              <w:t>post cibus vespertinus</w:t>
            </w:r>
            <w:r>
              <w:t>)</w:t>
            </w:r>
          </w:p>
        </w:tc>
        <w:tc>
          <w:tcPr>
            <w:tcW w:w="2126" w:type="dxa"/>
            <w:tcBorders>
              <w:top w:val="single" w:sz="4" w:space="0" w:color="auto"/>
              <w:bottom w:val="single" w:sz="4" w:space="0" w:color="auto"/>
            </w:tcBorders>
          </w:tcPr>
          <w:p w14:paraId="3F2F06D1" w14:textId="77777777" w:rsidR="00980D3B" w:rsidRDefault="00980D3B">
            <w:pPr>
              <w:pStyle w:val="HL7TableBody"/>
              <w:rPr>
                <w:rFonts w:ascii="Courier New" w:hAnsi="Courier New"/>
              </w:rPr>
            </w:pPr>
          </w:p>
        </w:tc>
      </w:tr>
      <w:tr w:rsidR="00980D3B" w14:paraId="0B23DD29"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55592CBA" w14:textId="77777777" w:rsidR="00980D3B" w:rsidRDefault="00980D3B">
            <w:pPr>
              <w:pStyle w:val="HL7TableBody"/>
              <w:jc w:val="center"/>
            </w:pPr>
            <w:r>
              <w:t>ICM</w:t>
            </w:r>
          </w:p>
        </w:tc>
        <w:tc>
          <w:tcPr>
            <w:tcW w:w="4590" w:type="dxa"/>
            <w:tcBorders>
              <w:top w:val="single" w:sz="4" w:space="0" w:color="auto"/>
              <w:bottom w:val="single" w:sz="4" w:space="0" w:color="auto"/>
            </w:tcBorders>
          </w:tcPr>
          <w:p w14:paraId="5915CF8F" w14:textId="77777777" w:rsidR="00980D3B" w:rsidRDefault="00980D3B">
            <w:pPr>
              <w:pStyle w:val="HL7TableBody"/>
            </w:pPr>
            <w:r>
              <w:t>between breakfast and lunch</w:t>
            </w:r>
          </w:p>
        </w:tc>
        <w:tc>
          <w:tcPr>
            <w:tcW w:w="2126" w:type="dxa"/>
            <w:tcBorders>
              <w:top w:val="single" w:sz="4" w:space="0" w:color="auto"/>
              <w:bottom w:val="single" w:sz="4" w:space="0" w:color="auto"/>
            </w:tcBorders>
          </w:tcPr>
          <w:p w14:paraId="34C881AF" w14:textId="77777777" w:rsidR="00980D3B" w:rsidRDefault="00980D3B">
            <w:pPr>
              <w:pStyle w:val="HL7TableBody"/>
              <w:rPr>
                <w:rFonts w:ascii="Courier New" w:hAnsi="Courier New"/>
              </w:rPr>
            </w:pPr>
          </w:p>
        </w:tc>
      </w:tr>
      <w:tr w:rsidR="00980D3B" w14:paraId="392E0568" w14:textId="77777777">
        <w:tblPrEx>
          <w:tblCellMar>
            <w:top w:w="0" w:type="dxa"/>
            <w:bottom w:w="0" w:type="dxa"/>
          </w:tblCellMar>
        </w:tblPrEx>
        <w:trPr>
          <w:jc w:val="center"/>
        </w:trPr>
        <w:tc>
          <w:tcPr>
            <w:tcW w:w="956" w:type="dxa"/>
            <w:tcBorders>
              <w:top w:val="single" w:sz="4" w:space="0" w:color="auto"/>
              <w:bottom w:val="single" w:sz="4" w:space="0" w:color="auto"/>
            </w:tcBorders>
          </w:tcPr>
          <w:p w14:paraId="79E8256A" w14:textId="77777777" w:rsidR="00980D3B" w:rsidRDefault="00980D3B">
            <w:pPr>
              <w:pStyle w:val="HL7TableBody"/>
              <w:jc w:val="center"/>
            </w:pPr>
            <w:r>
              <w:t>ICD</w:t>
            </w:r>
          </w:p>
        </w:tc>
        <w:tc>
          <w:tcPr>
            <w:tcW w:w="4590" w:type="dxa"/>
            <w:tcBorders>
              <w:top w:val="single" w:sz="4" w:space="0" w:color="auto"/>
              <w:bottom w:val="single" w:sz="4" w:space="0" w:color="auto"/>
            </w:tcBorders>
          </w:tcPr>
          <w:p w14:paraId="59F04433" w14:textId="77777777" w:rsidR="00980D3B" w:rsidRDefault="00980D3B">
            <w:pPr>
              <w:pStyle w:val="HL7TableBody"/>
            </w:pPr>
            <w:r>
              <w:t>between lunch and dinner</w:t>
            </w:r>
          </w:p>
        </w:tc>
        <w:tc>
          <w:tcPr>
            <w:tcW w:w="2126" w:type="dxa"/>
            <w:tcBorders>
              <w:top w:val="single" w:sz="4" w:space="0" w:color="auto"/>
              <w:bottom w:val="single" w:sz="4" w:space="0" w:color="auto"/>
            </w:tcBorders>
          </w:tcPr>
          <w:p w14:paraId="7175398F" w14:textId="77777777" w:rsidR="00980D3B" w:rsidRDefault="00980D3B">
            <w:pPr>
              <w:pStyle w:val="HL7TableBody"/>
              <w:rPr>
                <w:rFonts w:ascii="Courier New" w:hAnsi="Courier New"/>
              </w:rPr>
            </w:pPr>
          </w:p>
        </w:tc>
      </w:tr>
      <w:tr w:rsidR="00980D3B" w14:paraId="3EAE5574" w14:textId="77777777">
        <w:tblPrEx>
          <w:tblCellMar>
            <w:top w:w="0" w:type="dxa"/>
            <w:bottom w:w="0" w:type="dxa"/>
          </w:tblCellMar>
        </w:tblPrEx>
        <w:trPr>
          <w:jc w:val="center"/>
        </w:trPr>
        <w:tc>
          <w:tcPr>
            <w:tcW w:w="956" w:type="dxa"/>
            <w:tcBorders>
              <w:top w:val="single" w:sz="4" w:space="0" w:color="auto"/>
              <w:bottom w:val="double" w:sz="4" w:space="0" w:color="auto"/>
            </w:tcBorders>
          </w:tcPr>
          <w:p w14:paraId="35923455" w14:textId="77777777" w:rsidR="00980D3B" w:rsidRDefault="00980D3B">
            <w:pPr>
              <w:pStyle w:val="HL7TableBody"/>
              <w:jc w:val="center"/>
            </w:pPr>
            <w:r>
              <w:t>ICV</w:t>
            </w:r>
          </w:p>
        </w:tc>
        <w:tc>
          <w:tcPr>
            <w:tcW w:w="4590" w:type="dxa"/>
            <w:tcBorders>
              <w:top w:val="single" w:sz="4" w:space="0" w:color="auto"/>
              <w:bottom w:val="double" w:sz="4" w:space="0" w:color="auto"/>
            </w:tcBorders>
          </w:tcPr>
          <w:p w14:paraId="44EE7AA5" w14:textId="77777777" w:rsidR="00980D3B" w:rsidRDefault="00980D3B">
            <w:pPr>
              <w:pStyle w:val="HL7TableBody"/>
            </w:pPr>
            <w:r>
              <w:t>between dinner and the hour of sleep</w:t>
            </w:r>
          </w:p>
        </w:tc>
        <w:tc>
          <w:tcPr>
            <w:tcW w:w="2126" w:type="dxa"/>
            <w:tcBorders>
              <w:top w:val="single" w:sz="4" w:space="0" w:color="auto"/>
              <w:bottom w:val="double" w:sz="4" w:space="0" w:color="auto"/>
            </w:tcBorders>
          </w:tcPr>
          <w:p w14:paraId="0BE3D6A6" w14:textId="77777777" w:rsidR="00980D3B" w:rsidRDefault="00980D3B">
            <w:pPr>
              <w:pStyle w:val="HL7TableBody"/>
              <w:rPr>
                <w:rFonts w:ascii="Courier New" w:hAnsi="Courier New"/>
              </w:rPr>
            </w:pPr>
          </w:p>
        </w:tc>
      </w:tr>
    </w:tbl>
    <w:p w14:paraId="411110FE" w14:textId="77777777" w:rsidR="00980D3B" w:rsidRDefault="00980D3B">
      <w:pPr>
        <w:pStyle w:val="Heading4"/>
      </w:pPr>
      <w:r>
        <w:t>Event Offset Quantity (NM)</w:t>
      </w:r>
    </w:p>
    <w:p w14:paraId="46C5AF8C" w14:textId="77777777" w:rsidR="00980D3B" w:rsidRDefault="00980D3B">
      <w:pPr>
        <w:pStyle w:val="NormalIndented"/>
      </w:pPr>
      <w:r>
        <w:t>Definition: An interval that marks the offsets for the beginning, width and end of the event-related periodic interval measured from the time each such event actually occurred. A positive numeric value indicates the amount of time after the event in RPT-8. A negative numeric value indicates the amount of time prior to the event in RPT-8. RPT-10 (Event Offset Units) defines the units of time for this comp</w:t>
      </w:r>
      <w:r>
        <w:t>o</w:t>
      </w:r>
      <w:r>
        <w:t>nent.</w:t>
      </w:r>
    </w:p>
    <w:p w14:paraId="28EC6E72" w14:textId="77777777" w:rsidR="00980D3B" w:rsidRDefault="00980D3B">
      <w:pPr>
        <w:pStyle w:val="NormalIndented"/>
      </w:pPr>
      <w:r>
        <w:t>Usage Note: This component should not be valued unless there is a value in RPT-8 (Event).</w:t>
      </w:r>
    </w:p>
    <w:p w14:paraId="1155C410" w14:textId="77777777" w:rsidR="00980D3B" w:rsidRDefault="00980D3B">
      <w:pPr>
        <w:pStyle w:val="Heading4"/>
      </w:pPr>
      <w:r>
        <w:t>Event Offset Units (IS)</w:t>
      </w:r>
    </w:p>
    <w:p w14:paraId="224F5994" w14:textId="77777777" w:rsidR="00980D3B" w:rsidRDefault="00980D3B">
      <w:pPr>
        <w:pStyle w:val="NormalIndented"/>
      </w:pPr>
      <w:r>
        <w:t>Definition: Defines the units used for RPT-9 (Event Offset Quantity). Constrained to units of time. The codes for unit of measure are specified in the Unified Code for Units of Measure (UCUM) [</w:t>
      </w:r>
      <w:hyperlink r:id="rId9" w:history="1">
        <w:r>
          <w:rPr>
            <w:rStyle w:val="Hyperlink"/>
          </w:rPr>
          <w:t>http://aurora.rg.iupui.edu/UCUM</w:t>
        </w:r>
      </w:hyperlink>
      <w:r>
        <w:t>].</w:t>
      </w:r>
    </w:p>
    <w:p w14:paraId="592C4C58" w14:textId="77777777" w:rsidR="00980D3B" w:rsidRDefault="00980D3B">
      <w:pPr>
        <w:pStyle w:val="NormalIndented"/>
      </w:pPr>
      <w:r>
        <w:t>Condition Rule: This component is required if RPT-9 (Event Offset Quantity) is pop</w:t>
      </w:r>
      <w:r>
        <w:t>u</w:t>
      </w:r>
      <w:r>
        <w:t>lated.</w:t>
      </w:r>
    </w:p>
    <w:p w14:paraId="1379B40C" w14:textId="77777777" w:rsidR="00980D3B" w:rsidRDefault="00980D3B">
      <w:pPr>
        <w:pStyle w:val="Heading4"/>
      </w:pPr>
      <w:r>
        <w:lastRenderedPageBreak/>
        <w:t>General Timing Specification (GTS)</w:t>
      </w:r>
    </w:p>
    <w:p w14:paraId="3EFCEF4D" w14:textId="77777777" w:rsidR="00980D3B" w:rsidRDefault="00980D3B">
      <w:pPr>
        <w:pStyle w:val="NormalIndented"/>
      </w:pPr>
      <w:r>
        <w:t>Definition: The General Timing Specification as defined by the Version 3 Data Types document.</w:t>
      </w:r>
    </w:p>
    <w:p w14:paraId="087526A2" w14:textId="77777777" w:rsidR="00980D3B" w:rsidRDefault="00980D3B">
      <w:pPr>
        <w:pStyle w:val="Heading3"/>
      </w:pPr>
      <w:r>
        <w:fldChar w:fldCharType="begin"/>
      </w:r>
      <w:r>
        <w:instrText xml:space="preserve"> XE "SAD" </w:instrText>
      </w:r>
      <w:r>
        <w:fldChar w:fldCharType="end"/>
      </w:r>
      <w:r>
        <w:fldChar w:fldCharType="begin"/>
      </w:r>
      <w:r>
        <w:instrText xml:space="preserve"> XE "Data types: SAD" </w:instrText>
      </w:r>
      <w:r>
        <w:fldChar w:fldCharType="end"/>
      </w:r>
      <w:bookmarkStart w:id="1508" w:name="_Ref485716824"/>
      <w:bookmarkStart w:id="1509" w:name="_Toc498146051"/>
      <w:bookmarkStart w:id="1510" w:name="_Toc527864620"/>
      <w:bookmarkStart w:id="1511" w:name="_Toc527866092"/>
      <w:bookmarkStart w:id="1512" w:name="_Toc528481906"/>
      <w:bookmarkStart w:id="1513" w:name="_Toc528482411"/>
      <w:bookmarkStart w:id="1514" w:name="_Toc528482710"/>
      <w:bookmarkStart w:id="1515" w:name="_Toc528482835"/>
      <w:bookmarkStart w:id="1516" w:name="_Toc528486143"/>
      <w:bookmarkStart w:id="1517" w:name="_Toc536689777"/>
      <w:bookmarkStart w:id="1518" w:name="_Toc496522"/>
      <w:bookmarkStart w:id="1519" w:name="_Toc524869"/>
      <w:bookmarkStart w:id="1520" w:name="_Toc1802452"/>
      <w:bookmarkStart w:id="1521" w:name="_Toc22448447"/>
      <w:bookmarkStart w:id="1522" w:name="_Toc22697639"/>
      <w:bookmarkStart w:id="1523" w:name="_Toc24273674"/>
      <w:r>
        <w:t>SAD – street address</w:t>
      </w:r>
      <w:bookmarkEnd w:id="1494"/>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p>
    <w:p w14:paraId="1157B72C" w14:textId="77777777" w:rsidR="00980D3B" w:rsidRDefault="00980D3B">
      <w:pPr>
        <w:pStyle w:val="ComponentTableCaption"/>
      </w:pPr>
      <w:bookmarkStart w:id="1524" w:name="SAD"/>
      <w:r>
        <w:t xml:space="preserve">HL7 Component Table - SAD – Street Address </w:t>
      </w:r>
      <w:r>
        <w:fldChar w:fldCharType="begin"/>
      </w:r>
      <w:r>
        <w:instrText xml:space="preserve"> XE "HL7 Component Table - SAD" </w:instrText>
      </w:r>
      <w:r>
        <w:fldChar w:fldCharType="end"/>
      </w:r>
      <w:bookmarkEnd w:id="152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3FEB1CD3"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D1ACDCD"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385621DE"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5B5E06CE"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4137FFC7"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C5C413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A3DF515"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5EFD8E8"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D61118C" w14:textId="77777777" w:rsidR="00980D3B" w:rsidRDefault="00980D3B">
            <w:pPr>
              <w:pStyle w:val="ComponentTableHeader"/>
              <w:rPr>
                <w:b w:val="0"/>
                <w:lang w:val="fr-FR"/>
              </w:rPr>
            </w:pPr>
            <w:r>
              <w:rPr>
                <w:lang w:val="fr-FR"/>
              </w:rPr>
              <w:t>SEC.REF.</w:t>
            </w:r>
          </w:p>
        </w:tc>
      </w:tr>
      <w:tr w:rsidR="00980D3B" w14:paraId="6DFD7AF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9BD92F5" w14:textId="77777777" w:rsidR="00980D3B" w:rsidRDefault="00980D3B">
            <w:pPr>
              <w:pStyle w:val="ComponentTableBody"/>
            </w:pPr>
            <w:r>
              <w:t>1</w:t>
            </w:r>
          </w:p>
        </w:tc>
        <w:tc>
          <w:tcPr>
            <w:tcW w:w="576" w:type="dxa"/>
            <w:tcBorders>
              <w:top w:val="single" w:sz="4" w:space="0" w:color="auto"/>
              <w:bottom w:val="single" w:sz="4" w:space="0" w:color="auto"/>
            </w:tcBorders>
          </w:tcPr>
          <w:p w14:paraId="38BBA5B5" w14:textId="77777777" w:rsidR="00980D3B" w:rsidRDefault="00980D3B">
            <w:pPr>
              <w:pStyle w:val="ComponentTableBody"/>
            </w:pPr>
            <w:r>
              <w:t>120</w:t>
            </w:r>
          </w:p>
        </w:tc>
        <w:tc>
          <w:tcPr>
            <w:tcW w:w="720" w:type="dxa"/>
            <w:tcBorders>
              <w:top w:val="single" w:sz="4" w:space="0" w:color="auto"/>
              <w:bottom w:val="single" w:sz="4" w:space="0" w:color="auto"/>
            </w:tcBorders>
          </w:tcPr>
          <w:p w14:paraId="11D0EF64" w14:textId="77777777" w:rsidR="00980D3B" w:rsidRDefault="00980D3B">
            <w:pPr>
              <w:pStyle w:val="ComponentTableBody"/>
            </w:pPr>
            <w:r>
              <w:t>ST</w:t>
            </w:r>
          </w:p>
        </w:tc>
        <w:tc>
          <w:tcPr>
            <w:tcW w:w="576" w:type="dxa"/>
            <w:tcBorders>
              <w:top w:val="single" w:sz="4" w:space="0" w:color="auto"/>
              <w:bottom w:val="single" w:sz="4" w:space="0" w:color="auto"/>
            </w:tcBorders>
          </w:tcPr>
          <w:p w14:paraId="177C929E" w14:textId="77777777" w:rsidR="00980D3B" w:rsidRDefault="00980D3B">
            <w:pPr>
              <w:pStyle w:val="ComponentTableBody"/>
            </w:pPr>
            <w:r>
              <w:t>O</w:t>
            </w:r>
          </w:p>
        </w:tc>
        <w:tc>
          <w:tcPr>
            <w:tcW w:w="720" w:type="dxa"/>
            <w:tcBorders>
              <w:top w:val="single" w:sz="4" w:space="0" w:color="auto"/>
              <w:bottom w:val="single" w:sz="4" w:space="0" w:color="auto"/>
            </w:tcBorders>
          </w:tcPr>
          <w:p w14:paraId="21116F3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4E49D8C" w14:textId="77777777" w:rsidR="00980D3B" w:rsidRDefault="00980D3B">
            <w:pPr>
              <w:pStyle w:val="ComponentTableBody"/>
              <w:jc w:val="left"/>
            </w:pPr>
            <w:r>
              <w:t>Street or Mailing Address</w:t>
            </w:r>
          </w:p>
        </w:tc>
        <w:tc>
          <w:tcPr>
            <w:tcW w:w="1440" w:type="dxa"/>
            <w:tcBorders>
              <w:top w:val="single" w:sz="4" w:space="0" w:color="auto"/>
              <w:bottom w:val="single" w:sz="4" w:space="0" w:color="auto"/>
            </w:tcBorders>
          </w:tcPr>
          <w:p w14:paraId="417CD46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CED7DBC"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BF6907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0638F08" w14:textId="77777777" w:rsidR="00980D3B" w:rsidRDefault="00980D3B">
            <w:pPr>
              <w:pStyle w:val="ComponentTableBody"/>
            </w:pPr>
            <w:r>
              <w:t>2</w:t>
            </w:r>
          </w:p>
        </w:tc>
        <w:tc>
          <w:tcPr>
            <w:tcW w:w="576" w:type="dxa"/>
            <w:tcBorders>
              <w:top w:val="single" w:sz="4" w:space="0" w:color="auto"/>
              <w:bottom w:val="single" w:sz="4" w:space="0" w:color="auto"/>
            </w:tcBorders>
          </w:tcPr>
          <w:p w14:paraId="7672E106" w14:textId="77777777" w:rsidR="00980D3B" w:rsidRDefault="00980D3B">
            <w:pPr>
              <w:pStyle w:val="ComponentTableBody"/>
            </w:pPr>
            <w:r>
              <w:t>50</w:t>
            </w:r>
          </w:p>
        </w:tc>
        <w:tc>
          <w:tcPr>
            <w:tcW w:w="720" w:type="dxa"/>
            <w:tcBorders>
              <w:top w:val="single" w:sz="4" w:space="0" w:color="auto"/>
              <w:bottom w:val="single" w:sz="4" w:space="0" w:color="auto"/>
            </w:tcBorders>
          </w:tcPr>
          <w:p w14:paraId="302F8915" w14:textId="77777777" w:rsidR="00980D3B" w:rsidRDefault="00980D3B">
            <w:pPr>
              <w:pStyle w:val="ComponentTableBody"/>
            </w:pPr>
            <w:r>
              <w:t>ST</w:t>
            </w:r>
          </w:p>
        </w:tc>
        <w:tc>
          <w:tcPr>
            <w:tcW w:w="576" w:type="dxa"/>
            <w:tcBorders>
              <w:top w:val="single" w:sz="4" w:space="0" w:color="auto"/>
              <w:bottom w:val="single" w:sz="4" w:space="0" w:color="auto"/>
            </w:tcBorders>
          </w:tcPr>
          <w:p w14:paraId="2AAAC5AB" w14:textId="77777777" w:rsidR="00980D3B" w:rsidRDefault="00980D3B">
            <w:pPr>
              <w:pStyle w:val="ComponentTableBody"/>
            </w:pPr>
            <w:r>
              <w:t>O</w:t>
            </w:r>
          </w:p>
        </w:tc>
        <w:tc>
          <w:tcPr>
            <w:tcW w:w="720" w:type="dxa"/>
            <w:tcBorders>
              <w:top w:val="single" w:sz="4" w:space="0" w:color="auto"/>
              <w:bottom w:val="single" w:sz="4" w:space="0" w:color="auto"/>
            </w:tcBorders>
          </w:tcPr>
          <w:p w14:paraId="746DFF3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AE40558" w14:textId="77777777" w:rsidR="00980D3B" w:rsidRDefault="00980D3B">
            <w:pPr>
              <w:pStyle w:val="ComponentTableBody"/>
              <w:jc w:val="left"/>
            </w:pPr>
            <w:r>
              <w:t>Street Name</w:t>
            </w:r>
          </w:p>
        </w:tc>
        <w:tc>
          <w:tcPr>
            <w:tcW w:w="1440" w:type="dxa"/>
            <w:tcBorders>
              <w:top w:val="single" w:sz="4" w:space="0" w:color="auto"/>
              <w:bottom w:val="single" w:sz="4" w:space="0" w:color="auto"/>
            </w:tcBorders>
          </w:tcPr>
          <w:p w14:paraId="58ADD54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FDB527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B257EE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D120AA3" w14:textId="77777777" w:rsidR="00980D3B" w:rsidRDefault="00980D3B">
            <w:pPr>
              <w:pStyle w:val="ComponentTableBody"/>
            </w:pPr>
            <w:r>
              <w:t>3</w:t>
            </w:r>
          </w:p>
        </w:tc>
        <w:tc>
          <w:tcPr>
            <w:tcW w:w="576" w:type="dxa"/>
            <w:tcBorders>
              <w:top w:val="single" w:sz="4" w:space="0" w:color="auto"/>
              <w:bottom w:val="double" w:sz="4" w:space="0" w:color="auto"/>
            </w:tcBorders>
          </w:tcPr>
          <w:p w14:paraId="382EF964" w14:textId="77777777" w:rsidR="00980D3B" w:rsidRDefault="00980D3B">
            <w:pPr>
              <w:pStyle w:val="ComponentTableBody"/>
            </w:pPr>
            <w:r>
              <w:t>12</w:t>
            </w:r>
          </w:p>
        </w:tc>
        <w:tc>
          <w:tcPr>
            <w:tcW w:w="720" w:type="dxa"/>
            <w:tcBorders>
              <w:top w:val="single" w:sz="4" w:space="0" w:color="auto"/>
              <w:bottom w:val="double" w:sz="4" w:space="0" w:color="auto"/>
            </w:tcBorders>
          </w:tcPr>
          <w:p w14:paraId="7D2233A3" w14:textId="77777777" w:rsidR="00980D3B" w:rsidRDefault="00980D3B">
            <w:pPr>
              <w:pStyle w:val="ComponentTableBody"/>
            </w:pPr>
            <w:r>
              <w:t>ST</w:t>
            </w:r>
          </w:p>
        </w:tc>
        <w:tc>
          <w:tcPr>
            <w:tcW w:w="576" w:type="dxa"/>
            <w:tcBorders>
              <w:top w:val="single" w:sz="4" w:space="0" w:color="auto"/>
              <w:bottom w:val="double" w:sz="4" w:space="0" w:color="auto"/>
            </w:tcBorders>
          </w:tcPr>
          <w:p w14:paraId="2423EAE7" w14:textId="77777777" w:rsidR="00980D3B" w:rsidRDefault="00980D3B">
            <w:pPr>
              <w:pStyle w:val="ComponentTableBody"/>
            </w:pPr>
            <w:r>
              <w:t>O</w:t>
            </w:r>
          </w:p>
        </w:tc>
        <w:tc>
          <w:tcPr>
            <w:tcW w:w="720" w:type="dxa"/>
            <w:tcBorders>
              <w:top w:val="single" w:sz="4" w:space="0" w:color="auto"/>
              <w:bottom w:val="double" w:sz="4" w:space="0" w:color="auto"/>
            </w:tcBorders>
          </w:tcPr>
          <w:p w14:paraId="10F76EF8" w14:textId="77777777" w:rsidR="00980D3B" w:rsidRDefault="00980D3B">
            <w:pPr>
              <w:pStyle w:val="ComponentTableBody"/>
              <w:rPr>
                <w:sz w:val="16"/>
              </w:rPr>
            </w:pPr>
          </w:p>
        </w:tc>
        <w:tc>
          <w:tcPr>
            <w:tcW w:w="2880" w:type="dxa"/>
            <w:tcBorders>
              <w:top w:val="single" w:sz="4" w:space="0" w:color="auto"/>
              <w:bottom w:val="double" w:sz="4" w:space="0" w:color="auto"/>
            </w:tcBorders>
          </w:tcPr>
          <w:p w14:paraId="7F68EBC5" w14:textId="77777777" w:rsidR="00980D3B" w:rsidRDefault="00980D3B">
            <w:pPr>
              <w:pStyle w:val="ComponentTableBody"/>
              <w:jc w:val="left"/>
            </w:pPr>
            <w:r>
              <w:t>Dwelling Number</w:t>
            </w:r>
          </w:p>
        </w:tc>
        <w:tc>
          <w:tcPr>
            <w:tcW w:w="1440" w:type="dxa"/>
            <w:tcBorders>
              <w:top w:val="single" w:sz="4" w:space="0" w:color="auto"/>
              <w:bottom w:val="double" w:sz="4" w:space="0" w:color="auto"/>
            </w:tcBorders>
          </w:tcPr>
          <w:p w14:paraId="7729CFF0"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1A1B0F45"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0881CCD8" w14:textId="77777777" w:rsidR="00980D3B" w:rsidRDefault="00980D3B">
      <w:pPr>
        <w:pStyle w:val="NormalIndented"/>
      </w:pPr>
      <w:r>
        <w:t>Definition: This data type specifies an entity's street address and associated detail.</w:t>
      </w:r>
    </w:p>
    <w:p w14:paraId="769C300A" w14:textId="77777777" w:rsidR="00980D3B" w:rsidRDefault="00980D3B">
      <w:pPr>
        <w:pStyle w:val="Note"/>
        <w:tabs>
          <w:tab w:val="left" w:pos="1440"/>
        </w:tabs>
        <w:rPr>
          <w:snapToGrid w:val="0"/>
        </w:rPr>
      </w:pPr>
      <w:r>
        <w:rPr>
          <w:rStyle w:val="Strong"/>
        </w:rPr>
        <w:t>Maximum Length:</w:t>
      </w:r>
      <w:r>
        <w:t xml:space="preserve"> 184</w:t>
      </w:r>
    </w:p>
    <w:p w14:paraId="60EBEAF7" w14:textId="77777777" w:rsidR="00980D3B" w:rsidRDefault="00980D3B"/>
    <w:p w14:paraId="55A1DEF8" w14:textId="77777777" w:rsidR="00980D3B" w:rsidRDefault="00980D3B">
      <w:pPr>
        <w:pStyle w:val="Note"/>
      </w:pPr>
      <w:r>
        <w:rPr>
          <w:rStyle w:val="Strong"/>
        </w:rPr>
        <w:t>Note:</w:t>
      </w:r>
      <w:r>
        <w:tab/>
        <w:t>Appears ONLY in the XAD data type</w:t>
      </w:r>
    </w:p>
    <w:p w14:paraId="3DF3B6BF" w14:textId="77777777" w:rsidR="00980D3B" w:rsidRDefault="00980D3B">
      <w:pPr>
        <w:pStyle w:val="Heading4"/>
        <w:rPr>
          <w:vanish/>
        </w:rPr>
      </w:pPr>
      <w:r>
        <w:rPr>
          <w:vanish/>
        </w:rPr>
        <w:t>hiddentext</w:t>
      </w:r>
    </w:p>
    <w:p w14:paraId="49B69162" w14:textId="77777777" w:rsidR="00980D3B" w:rsidRDefault="00980D3B">
      <w:pPr>
        <w:pStyle w:val="Heading4"/>
      </w:pPr>
      <w:bookmarkStart w:id="1525" w:name="_Toc498146052"/>
      <w:bookmarkStart w:id="1526" w:name="_Toc527864621"/>
      <w:bookmarkStart w:id="1527" w:name="_Toc527866093"/>
      <w:r>
        <w:t>Street or Mailing Address (ST)</w:t>
      </w:r>
      <w:bookmarkEnd w:id="1525"/>
      <w:bookmarkEnd w:id="1526"/>
      <w:bookmarkEnd w:id="1527"/>
    </w:p>
    <w:p w14:paraId="7BF427D4" w14:textId="77777777" w:rsidR="00980D3B" w:rsidRDefault="00980D3B">
      <w:pPr>
        <w:pStyle w:val="NormalIndented"/>
      </w:pPr>
      <w:r>
        <w:t>Definition: This component specifies the street or mailing address of a person or institution. When refe</w:t>
      </w:r>
      <w:r>
        <w:t>r</w:t>
      </w:r>
      <w:r>
        <w:t>encing an institution, this first component is used to specify the institution name. When used in connection with a person, this component specifies the first line of the address.</w:t>
      </w:r>
    </w:p>
    <w:p w14:paraId="60A8D7F1" w14:textId="77777777" w:rsidR="00980D3B" w:rsidRDefault="00980D3B">
      <w:pPr>
        <w:pStyle w:val="Heading4"/>
      </w:pPr>
      <w:bookmarkStart w:id="1528" w:name="_Toc498146053"/>
      <w:bookmarkStart w:id="1529" w:name="_Toc527864622"/>
      <w:bookmarkStart w:id="1530" w:name="_Toc527866094"/>
      <w:r>
        <w:t>Street Name (ST)</w:t>
      </w:r>
      <w:bookmarkEnd w:id="1528"/>
      <w:bookmarkEnd w:id="1529"/>
      <w:bookmarkEnd w:id="1530"/>
    </w:p>
    <w:p w14:paraId="48710FFE" w14:textId="77777777" w:rsidR="00980D3B" w:rsidRDefault="00980D3B">
      <w:pPr>
        <w:pStyle w:val="Heading4"/>
      </w:pPr>
      <w:bookmarkStart w:id="1531" w:name="_Toc498146054"/>
      <w:bookmarkStart w:id="1532" w:name="_Toc527864623"/>
      <w:bookmarkStart w:id="1533" w:name="_Toc527866095"/>
      <w:r>
        <w:t>Dwelling Number (ST)</w:t>
      </w:r>
      <w:bookmarkEnd w:id="1531"/>
      <w:bookmarkEnd w:id="1532"/>
      <w:bookmarkEnd w:id="1533"/>
    </w:p>
    <w:p w14:paraId="347F5C24" w14:textId="77777777" w:rsidR="00980D3B" w:rsidRDefault="00980D3B">
      <w:pPr>
        <w:pStyle w:val="Heading3"/>
      </w:pPr>
      <w:r>
        <w:fldChar w:fldCharType="begin"/>
      </w:r>
      <w:r>
        <w:instrText xml:space="preserve"> XE "SCV" </w:instrText>
      </w:r>
      <w:r>
        <w:fldChar w:fldCharType="end"/>
      </w:r>
      <w:r>
        <w:fldChar w:fldCharType="begin"/>
      </w:r>
      <w:r>
        <w:instrText xml:space="preserve"> XE "Data types: SCV" </w:instrText>
      </w:r>
      <w:r>
        <w:fldChar w:fldCharType="end"/>
      </w:r>
      <w:bookmarkStart w:id="1534" w:name="_Ref485531708"/>
      <w:bookmarkStart w:id="1535" w:name="_Toc498146055"/>
      <w:bookmarkStart w:id="1536" w:name="_Toc527864624"/>
      <w:bookmarkStart w:id="1537" w:name="_Toc527866096"/>
      <w:bookmarkStart w:id="1538" w:name="_Toc528481907"/>
      <w:bookmarkStart w:id="1539" w:name="_Toc528482412"/>
      <w:bookmarkStart w:id="1540" w:name="_Toc528482711"/>
      <w:bookmarkStart w:id="1541" w:name="_Toc528482836"/>
      <w:bookmarkStart w:id="1542" w:name="_Toc528486144"/>
      <w:bookmarkStart w:id="1543" w:name="_Toc536689778"/>
      <w:bookmarkStart w:id="1544" w:name="_Toc496523"/>
      <w:bookmarkStart w:id="1545" w:name="_Toc524870"/>
      <w:bookmarkStart w:id="1546" w:name="_Toc1802453"/>
      <w:bookmarkStart w:id="1547" w:name="_Toc22448448"/>
      <w:bookmarkStart w:id="1548" w:name="_Toc22697640"/>
      <w:bookmarkStart w:id="1549" w:name="_Toc24273675"/>
      <w:r>
        <w:t>SCV - scheduling class value pair</w:t>
      </w:r>
      <w:bookmarkEnd w:id="1492"/>
      <w:bookmarkEnd w:id="149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p>
    <w:p w14:paraId="14FE94E4" w14:textId="77777777" w:rsidR="00980D3B" w:rsidRDefault="00980D3B">
      <w:pPr>
        <w:pStyle w:val="ComponentTableCaption"/>
      </w:pPr>
      <w:bookmarkStart w:id="1550" w:name="SCV"/>
      <w:r>
        <w:t xml:space="preserve">HL7 Component Table - SCV – Scheduling Class Value Pair </w:t>
      </w:r>
      <w:r>
        <w:fldChar w:fldCharType="begin"/>
      </w:r>
      <w:r>
        <w:instrText xml:space="preserve"> XE "HL7 Component Table - SCV" </w:instrText>
      </w:r>
      <w:r>
        <w:fldChar w:fldCharType="end"/>
      </w:r>
      <w:bookmarkEnd w:id="155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50DF7DA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5A2B112"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4D6FA288"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4EBB0E93"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92B0F11"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3EDEE1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9D2FBC8"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E12204B"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86DA1A7" w14:textId="77777777" w:rsidR="00980D3B" w:rsidRDefault="00980D3B">
            <w:pPr>
              <w:pStyle w:val="ComponentTableHeader"/>
              <w:rPr>
                <w:b w:val="0"/>
                <w:lang w:val="fr-FR"/>
              </w:rPr>
            </w:pPr>
            <w:r>
              <w:rPr>
                <w:lang w:val="fr-FR"/>
              </w:rPr>
              <w:t>SEC.REF.</w:t>
            </w:r>
          </w:p>
        </w:tc>
      </w:tr>
      <w:tr w:rsidR="00980D3B" w14:paraId="7A22B4F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8E43E6B" w14:textId="77777777" w:rsidR="00980D3B" w:rsidRDefault="00980D3B">
            <w:pPr>
              <w:pStyle w:val="ComponentTableBody"/>
            </w:pPr>
            <w:r>
              <w:t>1</w:t>
            </w:r>
          </w:p>
        </w:tc>
        <w:tc>
          <w:tcPr>
            <w:tcW w:w="576" w:type="dxa"/>
            <w:tcBorders>
              <w:top w:val="single" w:sz="4" w:space="0" w:color="auto"/>
              <w:bottom w:val="single" w:sz="4" w:space="0" w:color="auto"/>
            </w:tcBorders>
          </w:tcPr>
          <w:p w14:paraId="573B650A" w14:textId="77777777" w:rsidR="00980D3B" w:rsidRDefault="00980D3B">
            <w:pPr>
              <w:pStyle w:val="ComponentTableBody"/>
            </w:pPr>
            <w:r>
              <w:t>20</w:t>
            </w:r>
          </w:p>
        </w:tc>
        <w:tc>
          <w:tcPr>
            <w:tcW w:w="720" w:type="dxa"/>
            <w:tcBorders>
              <w:top w:val="single" w:sz="4" w:space="0" w:color="auto"/>
              <w:bottom w:val="single" w:sz="4" w:space="0" w:color="auto"/>
            </w:tcBorders>
          </w:tcPr>
          <w:p w14:paraId="1CA00621" w14:textId="77777777" w:rsidR="00980D3B" w:rsidRDefault="00980D3B">
            <w:pPr>
              <w:pStyle w:val="ComponentTableBody"/>
            </w:pPr>
            <w:r>
              <w:t>CWE</w:t>
            </w:r>
          </w:p>
        </w:tc>
        <w:tc>
          <w:tcPr>
            <w:tcW w:w="576" w:type="dxa"/>
            <w:tcBorders>
              <w:top w:val="single" w:sz="4" w:space="0" w:color="auto"/>
              <w:bottom w:val="single" w:sz="4" w:space="0" w:color="auto"/>
            </w:tcBorders>
          </w:tcPr>
          <w:p w14:paraId="4217DD21" w14:textId="77777777" w:rsidR="00980D3B" w:rsidRDefault="00980D3B">
            <w:pPr>
              <w:pStyle w:val="ComponentTableBody"/>
            </w:pPr>
            <w:r>
              <w:t>O</w:t>
            </w:r>
          </w:p>
        </w:tc>
        <w:tc>
          <w:tcPr>
            <w:tcW w:w="720" w:type="dxa"/>
            <w:tcBorders>
              <w:top w:val="single" w:sz="4" w:space="0" w:color="auto"/>
              <w:bottom w:val="single" w:sz="4" w:space="0" w:color="auto"/>
            </w:tcBorders>
          </w:tcPr>
          <w:p w14:paraId="288B1D3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BECCC33" w14:textId="77777777" w:rsidR="00980D3B" w:rsidRDefault="00980D3B">
            <w:pPr>
              <w:pStyle w:val="ComponentTableBody"/>
              <w:jc w:val="left"/>
            </w:pPr>
            <w:r>
              <w:t>Parameter Class</w:t>
            </w:r>
          </w:p>
        </w:tc>
        <w:tc>
          <w:tcPr>
            <w:tcW w:w="1440" w:type="dxa"/>
            <w:tcBorders>
              <w:top w:val="single" w:sz="4" w:space="0" w:color="auto"/>
              <w:bottom w:val="single" w:sz="4" w:space="0" w:color="auto"/>
            </w:tcBorders>
          </w:tcPr>
          <w:p w14:paraId="4662BF15" w14:textId="77777777" w:rsidR="00980D3B" w:rsidRDefault="00980D3B">
            <w:pPr>
              <w:pStyle w:val="ComponentTableBody"/>
              <w:jc w:val="left"/>
              <w:rPr>
                <w:sz w:val="16"/>
              </w:rPr>
            </w:pPr>
          </w:p>
        </w:tc>
        <w:bookmarkStart w:id="1551" w:name="_Hlt44827469"/>
        <w:tc>
          <w:tcPr>
            <w:tcW w:w="1008" w:type="dxa"/>
            <w:tcBorders>
              <w:top w:val="single" w:sz="4" w:space="0" w:color="auto"/>
              <w:bottom w:val="single" w:sz="4" w:space="0" w:color="auto"/>
            </w:tcBorders>
          </w:tcPr>
          <w:p w14:paraId="55495A86" w14:textId="77777777" w:rsidR="00980D3B" w:rsidRDefault="00980D3B">
            <w:pPr>
              <w:pStyle w:val="ComponentTableBody"/>
              <w:rPr>
                <w:rStyle w:val="Hyperlink"/>
              </w:rPr>
            </w:pPr>
            <w:r>
              <w:rPr>
                <w:rStyle w:val="Hyperlink"/>
              </w:rPr>
              <w:fldChar w:fldCharType="begin"/>
            </w:r>
            <w:r>
              <w:rPr>
                <w:rStyle w:val="Hyperlink"/>
              </w:rPr>
              <w:instrText xml:space="preserve"> HYPERLINK  \l "CWE" </w:instrText>
            </w:r>
            <w:r>
              <w:rPr>
                <w:rStyle w:val="Hyperlink"/>
              </w:rPr>
            </w:r>
            <w:r>
              <w:rPr>
                <w:rStyle w:val="Hyperlink"/>
              </w:rPr>
              <w:fldChar w:fldCharType="separate"/>
            </w:r>
            <w:r>
              <w:rPr>
                <w:rStyle w:val="Hyperlink"/>
              </w:rPr>
              <w:t>2.A.13</w:t>
            </w:r>
            <w:r>
              <w:rPr>
                <w:rStyle w:val="Hyperlink"/>
              </w:rPr>
              <w:fldChar w:fldCharType="end"/>
            </w:r>
            <w:bookmarkEnd w:id="1551"/>
          </w:p>
        </w:tc>
      </w:tr>
      <w:tr w:rsidR="00980D3B" w14:paraId="3D87D25E"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0859CAF" w14:textId="77777777" w:rsidR="00980D3B" w:rsidRDefault="00980D3B">
            <w:pPr>
              <w:pStyle w:val="ComponentTableBody"/>
            </w:pPr>
            <w:r>
              <w:t>2</w:t>
            </w:r>
          </w:p>
        </w:tc>
        <w:tc>
          <w:tcPr>
            <w:tcW w:w="576" w:type="dxa"/>
            <w:tcBorders>
              <w:top w:val="single" w:sz="4" w:space="0" w:color="auto"/>
              <w:bottom w:val="double" w:sz="4" w:space="0" w:color="auto"/>
            </w:tcBorders>
          </w:tcPr>
          <w:p w14:paraId="40D8B287" w14:textId="77777777" w:rsidR="00980D3B" w:rsidRDefault="00980D3B">
            <w:pPr>
              <w:pStyle w:val="ComponentTableBody"/>
            </w:pPr>
            <w:r>
              <w:t>20</w:t>
            </w:r>
          </w:p>
        </w:tc>
        <w:tc>
          <w:tcPr>
            <w:tcW w:w="720" w:type="dxa"/>
            <w:tcBorders>
              <w:top w:val="single" w:sz="4" w:space="0" w:color="auto"/>
              <w:bottom w:val="double" w:sz="4" w:space="0" w:color="auto"/>
            </w:tcBorders>
          </w:tcPr>
          <w:p w14:paraId="5445AD6C" w14:textId="77777777" w:rsidR="00980D3B" w:rsidRDefault="00980D3B">
            <w:pPr>
              <w:pStyle w:val="ComponentTableBody"/>
            </w:pPr>
            <w:r>
              <w:t>ST</w:t>
            </w:r>
          </w:p>
        </w:tc>
        <w:tc>
          <w:tcPr>
            <w:tcW w:w="576" w:type="dxa"/>
            <w:tcBorders>
              <w:top w:val="single" w:sz="4" w:space="0" w:color="auto"/>
              <w:bottom w:val="double" w:sz="4" w:space="0" w:color="auto"/>
            </w:tcBorders>
          </w:tcPr>
          <w:p w14:paraId="101AF3E9" w14:textId="77777777" w:rsidR="00980D3B" w:rsidRDefault="00980D3B">
            <w:pPr>
              <w:pStyle w:val="ComponentTableBody"/>
            </w:pPr>
            <w:r>
              <w:t>O</w:t>
            </w:r>
          </w:p>
        </w:tc>
        <w:tc>
          <w:tcPr>
            <w:tcW w:w="720" w:type="dxa"/>
            <w:tcBorders>
              <w:top w:val="single" w:sz="4" w:space="0" w:color="auto"/>
              <w:bottom w:val="double" w:sz="4" w:space="0" w:color="auto"/>
            </w:tcBorders>
          </w:tcPr>
          <w:p w14:paraId="750BE5CB" w14:textId="77777777" w:rsidR="00980D3B" w:rsidRDefault="00980D3B">
            <w:pPr>
              <w:pStyle w:val="ComponentTableBody"/>
              <w:rPr>
                <w:sz w:val="16"/>
              </w:rPr>
            </w:pPr>
          </w:p>
        </w:tc>
        <w:tc>
          <w:tcPr>
            <w:tcW w:w="2880" w:type="dxa"/>
            <w:tcBorders>
              <w:top w:val="single" w:sz="4" w:space="0" w:color="auto"/>
              <w:bottom w:val="double" w:sz="4" w:space="0" w:color="auto"/>
            </w:tcBorders>
          </w:tcPr>
          <w:p w14:paraId="647B86C5" w14:textId="77777777" w:rsidR="00980D3B" w:rsidRDefault="00980D3B">
            <w:pPr>
              <w:pStyle w:val="ComponentTableBody"/>
              <w:jc w:val="left"/>
            </w:pPr>
            <w:r>
              <w:t>Parameter Value</w:t>
            </w:r>
          </w:p>
        </w:tc>
        <w:tc>
          <w:tcPr>
            <w:tcW w:w="1440" w:type="dxa"/>
            <w:tcBorders>
              <w:top w:val="single" w:sz="4" w:space="0" w:color="auto"/>
              <w:bottom w:val="double" w:sz="4" w:space="0" w:color="auto"/>
            </w:tcBorders>
          </w:tcPr>
          <w:p w14:paraId="71EE0E4D"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4A79EE6"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1E9E40CF" w14:textId="77777777" w:rsidR="00980D3B" w:rsidRDefault="00980D3B">
      <w:pPr>
        <w:pStyle w:val="NormalIndented"/>
      </w:pPr>
      <w:r>
        <w:rPr>
          <w:b/>
        </w:rPr>
        <w:t>Definition:</w:t>
      </w:r>
      <w:r>
        <w:t xml:space="preserve"> This data type is used to communicate parameters and preferences to the filler application r</w:t>
      </w:r>
      <w:r>
        <w:t>e</w:t>
      </w:r>
      <w:r>
        <w:t>garding the selection of an appropriate time slot, resource, location, or filler override criterion for an a</w:t>
      </w:r>
      <w:r>
        <w:t>p</w:t>
      </w:r>
      <w:r>
        <w:t>pointment.</w:t>
      </w:r>
    </w:p>
    <w:p w14:paraId="382904D0" w14:textId="77777777" w:rsidR="00980D3B" w:rsidRDefault="00980D3B">
      <w:pPr>
        <w:pStyle w:val="Note"/>
        <w:tabs>
          <w:tab w:val="left" w:pos="1440"/>
        </w:tabs>
        <w:rPr>
          <w:snapToGrid w:val="0"/>
        </w:rPr>
      </w:pPr>
      <w:r>
        <w:rPr>
          <w:rStyle w:val="Strong"/>
        </w:rPr>
        <w:t>Maximum Length:</w:t>
      </w:r>
      <w:r>
        <w:t xml:space="preserve"> 41</w:t>
      </w:r>
    </w:p>
    <w:p w14:paraId="18AA8192" w14:textId="77777777" w:rsidR="00980D3B" w:rsidRDefault="00980D3B">
      <w:pPr>
        <w:pStyle w:val="NormalIndented"/>
      </w:pPr>
      <w:r>
        <w:t xml:space="preserve">For use only with the scheduling chapter. </w:t>
      </w:r>
    </w:p>
    <w:p w14:paraId="603987FE" w14:textId="77777777" w:rsidR="00980D3B" w:rsidRDefault="00980D3B">
      <w:pPr>
        <w:pStyle w:val="Heading4"/>
        <w:rPr>
          <w:vanish/>
        </w:rPr>
      </w:pPr>
      <w:r>
        <w:rPr>
          <w:vanish/>
        </w:rPr>
        <w:t>hiddentext</w:t>
      </w:r>
    </w:p>
    <w:p w14:paraId="1A22FFD4" w14:textId="77777777" w:rsidR="00980D3B" w:rsidRDefault="00980D3B">
      <w:pPr>
        <w:pStyle w:val="Heading4"/>
      </w:pPr>
      <w:bookmarkStart w:id="1552" w:name="_Toc498146056"/>
      <w:bookmarkStart w:id="1553" w:name="_Toc527864625"/>
      <w:bookmarkStart w:id="1554" w:name="_Toc527866097"/>
      <w:r>
        <w:t>Parameter Class (CWE)</w:t>
      </w:r>
      <w:bookmarkEnd w:id="1552"/>
      <w:bookmarkEnd w:id="1553"/>
      <w:bookmarkEnd w:id="1554"/>
    </w:p>
    <w:p w14:paraId="4BBD38B7" w14:textId="77777777" w:rsidR="00980D3B" w:rsidRDefault="00980D3B">
      <w:pPr>
        <w:pStyle w:val="NormalIndented"/>
      </w:pPr>
      <w:r>
        <w:t xml:space="preserve">The first component of this field is a code identifying the parameter or preference being passed to the filler application. Refer to </w:t>
      </w:r>
      <w:hyperlink w:anchor="HL70294" w:history="1">
        <w:r>
          <w:rPr>
            <w:rStyle w:val="HyperlinkText"/>
          </w:rPr>
          <w:fldChar w:fldCharType="begin"/>
        </w:r>
        <w:r>
          <w:rPr>
            <w:rStyle w:val="HyperlinkText"/>
          </w:rPr>
          <w:instrText xml:space="preserve"> REF HL70294 \h </w:instrText>
        </w:r>
        <w:r>
          <w:rPr>
            <w:rStyle w:val="HyperlinkText"/>
          </w:rPr>
        </w:r>
        <w:r>
          <w:rPr>
            <w:rStyle w:val="HyperlinkText"/>
          </w:rPr>
          <w:instrText xml:space="preserve"> \* MERGEFORMAT </w:instrText>
        </w:r>
        <w:r>
          <w:rPr>
            <w:rStyle w:val="HyperlinkText"/>
          </w:rPr>
          <w:fldChar w:fldCharType="separate"/>
        </w:r>
        <w:r>
          <w:rPr>
            <w:rStyle w:val="HyperlinkText"/>
          </w:rPr>
          <w:t>User-defined Table 0294 - Time selection criteria parameter class codes</w:t>
        </w:r>
        <w:r>
          <w:rPr>
            <w:rStyle w:val="HyperlinkText"/>
          </w:rPr>
          <w:fldChar w:fldCharType="end"/>
        </w:r>
        <w:r>
          <w:rPr>
            <w:rStyle w:val="HyperlinkText"/>
          </w:rPr>
          <w:t xml:space="preserve"> - Time selection criteria parameter class codes</w:t>
        </w:r>
      </w:hyperlink>
      <w:r>
        <w:t xml:space="preserve"> for suggested values.</w:t>
      </w:r>
    </w:p>
    <w:p w14:paraId="35359002" w14:textId="77777777" w:rsidR="00980D3B" w:rsidRDefault="00980D3B">
      <w:pPr>
        <w:pStyle w:val="UserTableCaption"/>
      </w:pPr>
      <w:bookmarkStart w:id="1555" w:name="HL70294"/>
      <w:r>
        <w:t>User-defined Table 0294 - Time selection criteria parameter class codes</w:t>
      </w:r>
      <w:bookmarkEnd w:id="1555"/>
      <w:r>
        <w:fldChar w:fldCharType="begin"/>
      </w:r>
      <w:r>
        <w:instrText xml:space="preserve"> XE " User-defined Table 0294 - Time selection criteria parameter class codes "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566"/>
        <w:gridCol w:w="4494"/>
        <w:gridCol w:w="3150"/>
      </w:tblGrid>
      <w:tr w:rsidR="00980D3B" w14:paraId="550CDE2A" w14:textId="77777777">
        <w:tblPrEx>
          <w:tblCellMar>
            <w:top w:w="0" w:type="dxa"/>
            <w:bottom w:w="0" w:type="dxa"/>
          </w:tblCellMar>
        </w:tblPrEx>
        <w:trPr>
          <w:cantSplit/>
          <w:tblHeader/>
          <w:jc w:val="center"/>
        </w:trPr>
        <w:tc>
          <w:tcPr>
            <w:tcW w:w="1566" w:type="dxa"/>
            <w:tcBorders>
              <w:top w:val="single" w:sz="12" w:space="0" w:color="auto"/>
              <w:bottom w:val="single" w:sz="6" w:space="0" w:color="auto"/>
            </w:tcBorders>
            <w:shd w:val="pct10" w:color="auto" w:fill="FFFFFF"/>
          </w:tcPr>
          <w:p w14:paraId="62E27A29" w14:textId="77777777" w:rsidR="00980D3B" w:rsidRDefault="00980D3B">
            <w:pPr>
              <w:pStyle w:val="UserTableHeader"/>
              <w:jc w:val="center"/>
              <w:rPr>
                <w:lang w:val="fr-FR"/>
              </w:rPr>
            </w:pPr>
            <w:r>
              <w:rPr>
                <w:lang w:val="fr-FR"/>
              </w:rPr>
              <w:t>Value</w:t>
            </w:r>
          </w:p>
        </w:tc>
        <w:tc>
          <w:tcPr>
            <w:tcW w:w="4494" w:type="dxa"/>
            <w:tcBorders>
              <w:top w:val="single" w:sz="12" w:space="0" w:color="auto"/>
              <w:bottom w:val="single" w:sz="6" w:space="0" w:color="auto"/>
            </w:tcBorders>
            <w:shd w:val="pct10" w:color="auto" w:fill="FFFFFF"/>
          </w:tcPr>
          <w:p w14:paraId="25756424" w14:textId="77777777" w:rsidR="00980D3B" w:rsidRDefault="00980D3B">
            <w:pPr>
              <w:pStyle w:val="UserTableHeader"/>
              <w:rPr>
                <w:lang w:val="fr-FR"/>
              </w:rPr>
            </w:pPr>
            <w:r>
              <w:rPr>
                <w:lang w:val="fr-FR"/>
              </w:rPr>
              <w:t>Description</w:t>
            </w:r>
          </w:p>
        </w:tc>
        <w:tc>
          <w:tcPr>
            <w:tcW w:w="3150" w:type="dxa"/>
            <w:tcBorders>
              <w:top w:val="single" w:sz="12" w:space="0" w:color="auto"/>
              <w:bottom w:val="single" w:sz="6" w:space="0" w:color="auto"/>
            </w:tcBorders>
            <w:shd w:val="pct10" w:color="auto" w:fill="FFFFFF"/>
          </w:tcPr>
          <w:p w14:paraId="238F8C7A" w14:textId="77777777" w:rsidR="00980D3B" w:rsidRDefault="00980D3B">
            <w:pPr>
              <w:pStyle w:val="UserTableHeader"/>
              <w:rPr>
                <w:lang w:val="fr-FR"/>
              </w:rPr>
            </w:pPr>
            <w:r>
              <w:rPr>
                <w:lang w:val="fr-FR"/>
              </w:rPr>
              <w:t>Comment</w:t>
            </w:r>
          </w:p>
        </w:tc>
      </w:tr>
      <w:tr w:rsidR="00980D3B" w14:paraId="6D8B129B" w14:textId="77777777">
        <w:tblPrEx>
          <w:tblCellMar>
            <w:top w:w="0" w:type="dxa"/>
            <w:bottom w:w="0" w:type="dxa"/>
          </w:tblCellMar>
        </w:tblPrEx>
        <w:trPr>
          <w:cantSplit/>
          <w:jc w:val="center"/>
        </w:trPr>
        <w:tc>
          <w:tcPr>
            <w:tcW w:w="1566" w:type="dxa"/>
            <w:tcBorders>
              <w:top w:val="single" w:sz="6" w:space="0" w:color="auto"/>
              <w:bottom w:val="single" w:sz="4" w:space="0" w:color="auto"/>
            </w:tcBorders>
          </w:tcPr>
          <w:p w14:paraId="69B3D3C9" w14:textId="77777777" w:rsidR="00980D3B" w:rsidRDefault="00980D3B">
            <w:pPr>
              <w:pStyle w:val="UserTableBody"/>
              <w:jc w:val="center"/>
            </w:pPr>
            <w:r>
              <w:t>Prefstart</w:t>
            </w:r>
          </w:p>
        </w:tc>
        <w:tc>
          <w:tcPr>
            <w:tcW w:w="4494" w:type="dxa"/>
            <w:tcBorders>
              <w:top w:val="single" w:sz="6" w:space="0" w:color="auto"/>
              <w:bottom w:val="single" w:sz="4" w:space="0" w:color="auto"/>
            </w:tcBorders>
          </w:tcPr>
          <w:p w14:paraId="32D0C0C1" w14:textId="77777777" w:rsidR="00980D3B" w:rsidRDefault="00980D3B">
            <w:pPr>
              <w:pStyle w:val="UserTableBody"/>
            </w:pPr>
            <w:r>
              <w:t>An indicator that there is a preferred start time for the appointment request, service or resource.</w:t>
            </w:r>
          </w:p>
        </w:tc>
        <w:tc>
          <w:tcPr>
            <w:tcW w:w="3150" w:type="dxa"/>
            <w:tcBorders>
              <w:top w:val="single" w:sz="6" w:space="0" w:color="auto"/>
              <w:bottom w:val="single" w:sz="4" w:space="0" w:color="auto"/>
            </w:tcBorders>
          </w:tcPr>
          <w:p w14:paraId="0D7F73D3" w14:textId="77777777" w:rsidR="00980D3B" w:rsidRDefault="00980D3B">
            <w:pPr>
              <w:pStyle w:val="UserTableBody"/>
            </w:pPr>
            <w:r>
              <w:t>In component 2, specify any valid time in the format HHMM, using 24-hour clock notation where HH = hour and MM = minutes</w:t>
            </w:r>
          </w:p>
        </w:tc>
      </w:tr>
      <w:tr w:rsidR="00980D3B" w14:paraId="003D5295" w14:textId="77777777">
        <w:tblPrEx>
          <w:tblCellMar>
            <w:top w:w="0" w:type="dxa"/>
            <w:bottom w:w="0" w:type="dxa"/>
          </w:tblCellMar>
        </w:tblPrEx>
        <w:trPr>
          <w:cantSplit/>
          <w:jc w:val="center"/>
        </w:trPr>
        <w:tc>
          <w:tcPr>
            <w:tcW w:w="1566" w:type="dxa"/>
            <w:tcBorders>
              <w:top w:val="single" w:sz="4" w:space="0" w:color="auto"/>
              <w:bottom w:val="single" w:sz="4" w:space="0" w:color="auto"/>
            </w:tcBorders>
          </w:tcPr>
          <w:p w14:paraId="0B55C3EA" w14:textId="77777777" w:rsidR="00980D3B" w:rsidRDefault="00980D3B">
            <w:pPr>
              <w:pStyle w:val="UserTableBody"/>
              <w:jc w:val="center"/>
            </w:pPr>
            <w:r>
              <w:lastRenderedPageBreak/>
              <w:t>Prefend</w:t>
            </w:r>
          </w:p>
        </w:tc>
        <w:tc>
          <w:tcPr>
            <w:tcW w:w="4494" w:type="dxa"/>
            <w:tcBorders>
              <w:top w:val="single" w:sz="4" w:space="0" w:color="auto"/>
              <w:bottom w:val="single" w:sz="4" w:space="0" w:color="auto"/>
            </w:tcBorders>
          </w:tcPr>
          <w:p w14:paraId="7449A85E" w14:textId="77777777" w:rsidR="00980D3B" w:rsidRDefault="00980D3B">
            <w:pPr>
              <w:pStyle w:val="UserTableBody"/>
            </w:pPr>
            <w:r>
              <w:t>An indicator that there is a preferred end time for the appointment request, service or resource.</w:t>
            </w:r>
          </w:p>
        </w:tc>
        <w:tc>
          <w:tcPr>
            <w:tcW w:w="3150" w:type="dxa"/>
            <w:tcBorders>
              <w:top w:val="single" w:sz="4" w:space="0" w:color="auto"/>
              <w:bottom w:val="single" w:sz="4" w:space="0" w:color="auto"/>
            </w:tcBorders>
          </w:tcPr>
          <w:p w14:paraId="48CD1F79" w14:textId="77777777" w:rsidR="00980D3B" w:rsidRDefault="00980D3B">
            <w:pPr>
              <w:pStyle w:val="UserTableBody"/>
            </w:pPr>
            <w:r>
              <w:t>In component 2, specify any valid time in the format HHMM, using 24-hour clock notation where HH = hour and MM = minutes</w:t>
            </w:r>
          </w:p>
        </w:tc>
      </w:tr>
      <w:tr w:rsidR="00980D3B" w14:paraId="6919522B" w14:textId="77777777">
        <w:tblPrEx>
          <w:tblCellMar>
            <w:top w:w="0" w:type="dxa"/>
            <w:bottom w:w="0" w:type="dxa"/>
          </w:tblCellMar>
        </w:tblPrEx>
        <w:trPr>
          <w:cantSplit/>
          <w:jc w:val="center"/>
        </w:trPr>
        <w:tc>
          <w:tcPr>
            <w:tcW w:w="1566" w:type="dxa"/>
            <w:tcBorders>
              <w:top w:val="single" w:sz="4" w:space="0" w:color="auto"/>
              <w:bottom w:val="single" w:sz="4" w:space="0" w:color="auto"/>
            </w:tcBorders>
          </w:tcPr>
          <w:p w14:paraId="4B95C7A4" w14:textId="77777777" w:rsidR="00980D3B" w:rsidRDefault="00980D3B">
            <w:pPr>
              <w:pStyle w:val="UserTableBody"/>
              <w:jc w:val="center"/>
            </w:pPr>
            <w:r>
              <w:t>Mon</w:t>
            </w:r>
          </w:p>
        </w:tc>
        <w:tc>
          <w:tcPr>
            <w:tcW w:w="4494" w:type="dxa"/>
            <w:tcBorders>
              <w:top w:val="single" w:sz="4" w:space="0" w:color="auto"/>
              <w:bottom w:val="single" w:sz="4" w:space="0" w:color="auto"/>
            </w:tcBorders>
          </w:tcPr>
          <w:p w14:paraId="4C18AA2F" w14:textId="77777777" w:rsidR="00980D3B" w:rsidRDefault="00980D3B">
            <w:pPr>
              <w:pStyle w:val="UserTableBody"/>
            </w:pPr>
            <w:r>
              <w:t xml:space="preserve">An indicator that Monday is or is not preferred for the day on which the appointment will occur. </w:t>
            </w:r>
          </w:p>
        </w:tc>
        <w:tc>
          <w:tcPr>
            <w:tcW w:w="3150" w:type="dxa"/>
            <w:tcBorders>
              <w:top w:val="single" w:sz="4" w:space="0" w:color="auto"/>
              <w:bottom w:val="single" w:sz="4" w:space="0" w:color="auto"/>
            </w:tcBorders>
          </w:tcPr>
          <w:p w14:paraId="69459980" w14:textId="77777777" w:rsidR="00980D3B" w:rsidRDefault="00980D3B">
            <w:pPr>
              <w:pStyle w:val="UserTableBody"/>
            </w:pPr>
            <w:r>
              <w:t>In component 2, specify OK or NO.</w:t>
            </w:r>
          </w:p>
          <w:p w14:paraId="2E1EA7D5" w14:textId="77777777" w:rsidR="00980D3B" w:rsidRDefault="00980D3B">
            <w:pPr>
              <w:pStyle w:val="UserTableBody"/>
            </w:pPr>
            <w:r>
              <w:t>OK = Preferred appoin</w:t>
            </w:r>
            <w:r>
              <w:t>t</w:t>
            </w:r>
            <w:r>
              <w:t>ment day</w:t>
            </w:r>
            <w:r>
              <w:br/>
              <w:t>NO = Day is not preferred</w:t>
            </w:r>
          </w:p>
        </w:tc>
      </w:tr>
      <w:tr w:rsidR="00980D3B" w14:paraId="6E332B5D" w14:textId="77777777">
        <w:tblPrEx>
          <w:tblCellMar>
            <w:top w:w="0" w:type="dxa"/>
            <w:bottom w:w="0" w:type="dxa"/>
          </w:tblCellMar>
        </w:tblPrEx>
        <w:trPr>
          <w:cantSplit/>
          <w:jc w:val="center"/>
        </w:trPr>
        <w:tc>
          <w:tcPr>
            <w:tcW w:w="1566" w:type="dxa"/>
            <w:tcBorders>
              <w:top w:val="single" w:sz="4" w:space="0" w:color="auto"/>
              <w:bottom w:val="single" w:sz="4" w:space="0" w:color="auto"/>
            </w:tcBorders>
          </w:tcPr>
          <w:p w14:paraId="0B7239E1" w14:textId="77777777" w:rsidR="00980D3B" w:rsidRDefault="00980D3B">
            <w:pPr>
              <w:pStyle w:val="UserTableBody"/>
              <w:jc w:val="center"/>
            </w:pPr>
            <w:r>
              <w:t>Tue</w:t>
            </w:r>
          </w:p>
        </w:tc>
        <w:tc>
          <w:tcPr>
            <w:tcW w:w="4494" w:type="dxa"/>
            <w:tcBorders>
              <w:top w:val="single" w:sz="4" w:space="0" w:color="auto"/>
              <w:bottom w:val="single" w:sz="4" w:space="0" w:color="auto"/>
            </w:tcBorders>
          </w:tcPr>
          <w:p w14:paraId="382322B0" w14:textId="77777777" w:rsidR="00980D3B" w:rsidRDefault="00980D3B">
            <w:pPr>
              <w:pStyle w:val="UserTableBody"/>
            </w:pPr>
            <w:r>
              <w:t xml:space="preserve">An indicator that Tuesday is or is not preferred for the day on which the appointment will occur. </w:t>
            </w:r>
          </w:p>
        </w:tc>
        <w:tc>
          <w:tcPr>
            <w:tcW w:w="3150" w:type="dxa"/>
            <w:tcBorders>
              <w:top w:val="single" w:sz="4" w:space="0" w:color="auto"/>
              <w:bottom w:val="single" w:sz="4" w:space="0" w:color="auto"/>
            </w:tcBorders>
          </w:tcPr>
          <w:p w14:paraId="36F68B63" w14:textId="77777777" w:rsidR="00980D3B" w:rsidRDefault="00980D3B">
            <w:pPr>
              <w:pStyle w:val="UserTableBody"/>
            </w:pPr>
            <w:r>
              <w:t>In component 2, specify OK or NO.</w:t>
            </w:r>
          </w:p>
          <w:p w14:paraId="2B4E1973" w14:textId="77777777" w:rsidR="00980D3B" w:rsidRDefault="00980D3B">
            <w:pPr>
              <w:pStyle w:val="UserTableBody"/>
            </w:pPr>
            <w:r>
              <w:t>OK = Preferred appoin</w:t>
            </w:r>
            <w:r>
              <w:t>t</w:t>
            </w:r>
            <w:r>
              <w:t>ment day</w:t>
            </w:r>
            <w:r>
              <w:br/>
              <w:t>NO = Day is not preferred</w:t>
            </w:r>
          </w:p>
        </w:tc>
      </w:tr>
      <w:tr w:rsidR="00980D3B" w14:paraId="5F690E57" w14:textId="77777777">
        <w:tblPrEx>
          <w:tblCellMar>
            <w:top w:w="0" w:type="dxa"/>
            <w:bottom w:w="0" w:type="dxa"/>
          </w:tblCellMar>
        </w:tblPrEx>
        <w:trPr>
          <w:cantSplit/>
          <w:jc w:val="center"/>
        </w:trPr>
        <w:tc>
          <w:tcPr>
            <w:tcW w:w="1566" w:type="dxa"/>
            <w:tcBorders>
              <w:top w:val="single" w:sz="4" w:space="0" w:color="auto"/>
              <w:bottom w:val="single" w:sz="4" w:space="0" w:color="auto"/>
            </w:tcBorders>
          </w:tcPr>
          <w:p w14:paraId="3C137FC7" w14:textId="77777777" w:rsidR="00980D3B" w:rsidRDefault="00980D3B">
            <w:pPr>
              <w:pStyle w:val="UserTableBody"/>
              <w:jc w:val="center"/>
            </w:pPr>
            <w:r>
              <w:t>Wed</w:t>
            </w:r>
          </w:p>
        </w:tc>
        <w:tc>
          <w:tcPr>
            <w:tcW w:w="4494" w:type="dxa"/>
            <w:tcBorders>
              <w:top w:val="single" w:sz="4" w:space="0" w:color="auto"/>
              <w:bottom w:val="single" w:sz="4" w:space="0" w:color="auto"/>
            </w:tcBorders>
          </w:tcPr>
          <w:p w14:paraId="5319CBD6" w14:textId="77777777" w:rsidR="00980D3B" w:rsidRDefault="00980D3B">
            <w:pPr>
              <w:pStyle w:val="UserTableBody"/>
            </w:pPr>
            <w:r>
              <w:t>An indicator that Wednesday is or is not preferred for the day on which the appointment will occur.</w:t>
            </w:r>
          </w:p>
        </w:tc>
        <w:tc>
          <w:tcPr>
            <w:tcW w:w="3150" w:type="dxa"/>
            <w:tcBorders>
              <w:top w:val="single" w:sz="4" w:space="0" w:color="auto"/>
              <w:bottom w:val="single" w:sz="4" w:space="0" w:color="auto"/>
            </w:tcBorders>
          </w:tcPr>
          <w:p w14:paraId="1FADA2B7" w14:textId="77777777" w:rsidR="00980D3B" w:rsidRDefault="00980D3B">
            <w:pPr>
              <w:pStyle w:val="UserTableBody"/>
            </w:pPr>
            <w:r>
              <w:t>In component 2, specify OK or NO.</w:t>
            </w:r>
          </w:p>
          <w:p w14:paraId="63481561" w14:textId="77777777" w:rsidR="00980D3B" w:rsidRDefault="00980D3B">
            <w:pPr>
              <w:pStyle w:val="UserTableBody"/>
            </w:pPr>
            <w:r>
              <w:t>OK = Preferred appoin</w:t>
            </w:r>
            <w:r>
              <w:t>t</w:t>
            </w:r>
            <w:r>
              <w:t>ment day</w:t>
            </w:r>
            <w:r>
              <w:br/>
              <w:t>NO = Day is not preferred</w:t>
            </w:r>
          </w:p>
        </w:tc>
      </w:tr>
      <w:tr w:rsidR="00980D3B" w14:paraId="68E539B3" w14:textId="77777777">
        <w:tblPrEx>
          <w:tblCellMar>
            <w:top w:w="0" w:type="dxa"/>
            <w:bottom w:w="0" w:type="dxa"/>
          </w:tblCellMar>
        </w:tblPrEx>
        <w:trPr>
          <w:cantSplit/>
          <w:jc w:val="center"/>
        </w:trPr>
        <w:tc>
          <w:tcPr>
            <w:tcW w:w="1566" w:type="dxa"/>
            <w:tcBorders>
              <w:top w:val="single" w:sz="4" w:space="0" w:color="auto"/>
              <w:bottom w:val="single" w:sz="4" w:space="0" w:color="auto"/>
            </w:tcBorders>
          </w:tcPr>
          <w:p w14:paraId="5C581338" w14:textId="77777777" w:rsidR="00980D3B" w:rsidRDefault="00980D3B">
            <w:pPr>
              <w:pStyle w:val="UserTableBody"/>
              <w:jc w:val="center"/>
            </w:pPr>
            <w:r>
              <w:t>Thu</w:t>
            </w:r>
          </w:p>
        </w:tc>
        <w:tc>
          <w:tcPr>
            <w:tcW w:w="4494" w:type="dxa"/>
            <w:tcBorders>
              <w:top w:val="single" w:sz="4" w:space="0" w:color="auto"/>
              <w:bottom w:val="single" w:sz="4" w:space="0" w:color="auto"/>
            </w:tcBorders>
          </w:tcPr>
          <w:p w14:paraId="39E62F99" w14:textId="77777777" w:rsidR="00980D3B" w:rsidRDefault="00980D3B">
            <w:pPr>
              <w:pStyle w:val="UserTableBody"/>
            </w:pPr>
            <w:r>
              <w:t>An indicator that Thursday is or is not preferred for the day on which the appointment will occur.</w:t>
            </w:r>
          </w:p>
        </w:tc>
        <w:tc>
          <w:tcPr>
            <w:tcW w:w="3150" w:type="dxa"/>
            <w:tcBorders>
              <w:top w:val="single" w:sz="4" w:space="0" w:color="auto"/>
              <w:bottom w:val="single" w:sz="4" w:space="0" w:color="auto"/>
            </w:tcBorders>
          </w:tcPr>
          <w:p w14:paraId="4EBCDBC5" w14:textId="77777777" w:rsidR="00980D3B" w:rsidRDefault="00980D3B">
            <w:pPr>
              <w:pStyle w:val="UserTableBody"/>
            </w:pPr>
            <w:r>
              <w:t>In component 2, specify OK or NO.</w:t>
            </w:r>
          </w:p>
          <w:p w14:paraId="3E47F094" w14:textId="77777777" w:rsidR="00980D3B" w:rsidRDefault="00980D3B">
            <w:pPr>
              <w:pStyle w:val="UserTableBody"/>
            </w:pPr>
            <w:r>
              <w:t>OK = Preferred appoin</w:t>
            </w:r>
            <w:r>
              <w:t>t</w:t>
            </w:r>
            <w:r>
              <w:t>ment day</w:t>
            </w:r>
            <w:r>
              <w:br/>
              <w:t>NO = Day is not preferred</w:t>
            </w:r>
          </w:p>
        </w:tc>
      </w:tr>
      <w:tr w:rsidR="00980D3B" w14:paraId="5FEF94F4" w14:textId="77777777">
        <w:tblPrEx>
          <w:tblCellMar>
            <w:top w:w="0" w:type="dxa"/>
            <w:bottom w:w="0" w:type="dxa"/>
          </w:tblCellMar>
        </w:tblPrEx>
        <w:trPr>
          <w:cantSplit/>
          <w:jc w:val="center"/>
        </w:trPr>
        <w:tc>
          <w:tcPr>
            <w:tcW w:w="1566" w:type="dxa"/>
            <w:tcBorders>
              <w:top w:val="single" w:sz="4" w:space="0" w:color="auto"/>
              <w:bottom w:val="single" w:sz="4" w:space="0" w:color="auto"/>
            </w:tcBorders>
          </w:tcPr>
          <w:p w14:paraId="3CE3835C" w14:textId="77777777" w:rsidR="00980D3B" w:rsidRDefault="00980D3B">
            <w:pPr>
              <w:pStyle w:val="UserTableBody"/>
              <w:jc w:val="center"/>
            </w:pPr>
            <w:r>
              <w:t>Fri</w:t>
            </w:r>
          </w:p>
        </w:tc>
        <w:tc>
          <w:tcPr>
            <w:tcW w:w="4494" w:type="dxa"/>
            <w:tcBorders>
              <w:top w:val="single" w:sz="4" w:space="0" w:color="auto"/>
              <w:bottom w:val="single" w:sz="4" w:space="0" w:color="auto"/>
            </w:tcBorders>
          </w:tcPr>
          <w:p w14:paraId="7F333982" w14:textId="77777777" w:rsidR="00980D3B" w:rsidRDefault="00980D3B">
            <w:pPr>
              <w:pStyle w:val="UserTableBody"/>
            </w:pPr>
            <w:r>
              <w:t xml:space="preserve">An indicator that Friday is or is not preferred for the day on which the appointment will occur. </w:t>
            </w:r>
          </w:p>
        </w:tc>
        <w:tc>
          <w:tcPr>
            <w:tcW w:w="3150" w:type="dxa"/>
            <w:tcBorders>
              <w:top w:val="single" w:sz="4" w:space="0" w:color="auto"/>
              <w:bottom w:val="single" w:sz="4" w:space="0" w:color="auto"/>
            </w:tcBorders>
          </w:tcPr>
          <w:p w14:paraId="6B322F4D" w14:textId="77777777" w:rsidR="00980D3B" w:rsidRDefault="00980D3B">
            <w:pPr>
              <w:pStyle w:val="UserTableBody"/>
            </w:pPr>
            <w:r>
              <w:t>In component 2, specify OK or NO.</w:t>
            </w:r>
          </w:p>
          <w:p w14:paraId="7F4D9F92" w14:textId="77777777" w:rsidR="00980D3B" w:rsidRDefault="00980D3B">
            <w:pPr>
              <w:pStyle w:val="UserTableBody"/>
            </w:pPr>
            <w:r>
              <w:t>OK = Preferred appoin</w:t>
            </w:r>
            <w:r>
              <w:t>t</w:t>
            </w:r>
            <w:r>
              <w:t>ment day</w:t>
            </w:r>
            <w:r>
              <w:br/>
              <w:t>NO = Day is not preferred</w:t>
            </w:r>
          </w:p>
        </w:tc>
      </w:tr>
      <w:tr w:rsidR="00980D3B" w14:paraId="601EF0BB" w14:textId="77777777">
        <w:tblPrEx>
          <w:tblCellMar>
            <w:top w:w="0" w:type="dxa"/>
            <w:bottom w:w="0" w:type="dxa"/>
          </w:tblCellMar>
        </w:tblPrEx>
        <w:trPr>
          <w:cantSplit/>
          <w:jc w:val="center"/>
        </w:trPr>
        <w:tc>
          <w:tcPr>
            <w:tcW w:w="1566" w:type="dxa"/>
            <w:tcBorders>
              <w:top w:val="single" w:sz="4" w:space="0" w:color="auto"/>
              <w:bottom w:val="single" w:sz="4" w:space="0" w:color="auto"/>
            </w:tcBorders>
          </w:tcPr>
          <w:p w14:paraId="05324AA8" w14:textId="77777777" w:rsidR="00980D3B" w:rsidRDefault="00980D3B">
            <w:pPr>
              <w:pStyle w:val="UserTableBody"/>
              <w:jc w:val="center"/>
            </w:pPr>
            <w:r>
              <w:t>Sat</w:t>
            </w:r>
          </w:p>
        </w:tc>
        <w:tc>
          <w:tcPr>
            <w:tcW w:w="4494" w:type="dxa"/>
            <w:tcBorders>
              <w:top w:val="single" w:sz="4" w:space="0" w:color="auto"/>
              <w:bottom w:val="single" w:sz="4" w:space="0" w:color="auto"/>
            </w:tcBorders>
          </w:tcPr>
          <w:p w14:paraId="7566C5BA" w14:textId="77777777" w:rsidR="00980D3B" w:rsidRDefault="00980D3B">
            <w:pPr>
              <w:pStyle w:val="UserTableBody"/>
            </w:pPr>
            <w:r>
              <w:t>An indicator that Saturday is or is not preferred for the day on which the appointment will occur.</w:t>
            </w:r>
          </w:p>
        </w:tc>
        <w:tc>
          <w:tcPr>
            <w:tcW w:w="3150" w:type="dxa"/>
            <w:tcBorders>
              <w:top w:val="single" w:sz="4" w:space="0" w:color="auto"/>
              <w:bottom w:val="single" w:sz="4" w:space="0" w:color="auto"/>
            </w:tcBorders>
          </w:tcPr>
          <w:p w14:paraId="02BC6157" w14:textId="77777777" w:rsidR="00980D3B" w:rsidRDefault="00980D3B">
            <w:pPr>
              <w:pStyle w:val="UserTableBody"/>
            </w:pPr>
            <w:r>
              <w:t>In component 2, specify OK or NO.</w:t>
            </w:r>
          </w:p>
          <w:p w14:paraId="0FEF0852" w14:textId="77777777" w:rsidR="00980D3B" w:rsidRDefault="00980D3B">
            <w:pPr>
              <w:pStyle w:val="UserTableBody"/>
            </w:pPr>
            <w:r>
              <w:t>OK = Preferred appoin</w:t>
            </w:r>
            <w:r>
              <w:t>t</w:t>
            </w:r>
            <w:r>
              <w:t>ment day</w:t>
            </w:r>
            <w:r>
              <w:br/>
              <w:t>NO = Day is not preferred</w:t>
            </w:r>
          </w:p>
        </w:tc>
      </w:tr>
      <w:tr w:rsidR="00980D3B" w14:paraId="5A8C67EC" w14:textId="77777777">
        <w:tblPrEx>
          <w:tblCellMar>
            <w:top w:w="0" w:type="dxa"/>
            <w:bottom w:w="0" w:type="dxa"/>
          </w:tblCellMar>
        </w:tblPrEx>
        <w:trPr>
          <w:cantSplit/>
          <w:jc w:val="center"/>
        </w:trPr>
        <w:tc>
          <w:tcPr>
            <w:tcW w:w="1566" w:type="dxa"/>
            <w:tcBorders>
              <w:top w:val="single" w:sz="4" w:space="0" w:color="auto"/>
              <w:bottom w:val="single" w:sz="12" w:space="0" w:color="auto"/>
            </w:tcBorders>
          </w:tcPr>
          <w:p w14:paraId="1E061698" w14:textId="77777777" w:rsidR="00980D3B" w:rsidRDefault="00980D3B">
            <w:pPr>
              <w:pStyle w:val="UserTableBody"/>
              <w:jc w:val="center"/>
              <w:rPr>
                <w:iCs/>
                <w:szCs w:val="18"/>
              </w:rPr>
            </w:pPr>
            <w:r>
              <w:rPr>
                <w:iCs/>
                <w:szCs w:val="18"/>
              </w:rPr>
              <w:t>Sun</w:t>
            </w:r>
          </w:p>
        </w:tc>
        <w:tc>
          <w:tcPr>
            <w:tcW w:w="4494" w:type="dxa"/>
            <w:tcBorders>
              <w:top w:val="single" w:sz="4" w:space="0" w:color="auto"/>
              <w:bottom w:val="single" w:sz="12" w:space="0" w:color="auto"/>
            </w:tcBorders>
          </w:tcPr>
          <w:p w14:paraId="6A9D84D5" w14:textId="77777777" w:rsidR="00980D3B" w:rsidRDefault="00980D3B">
            <w:pPr>
              <w:pStyle w:val="UserTableBody"/>
            </w:pPr>
            <w:r>
              <w:t>An indicator that Sunday is or is not preferred for the day on which the appointment will occur.</w:t>
            </w:r>
          </w:p>
        </w:tc>
        <w:tc>
          <w:tcPr>
            <w:tcW w:w="3150" w:type="dxa"/>
            <w:tcBorders>
              <w:top w:val="single" w:sz="4" w:space="0" w:color="auto"/>
              <w:bottom w:val="single" w:sz="12" w:space="0" w:color="auto"/>
            </w:tcBorders>
          </w:tcPr>
          <w:p w14:paraId="37FDC163" w14:textId="77777777" w:rsidR="00980D3B" w:rsidRDefault="00980D3B">
            <w:pPr>
              <w:pStyle w:val="UserTableBody"/>
            </w:pPr>
            <w:r>
              <w:t>In component 2, specify OK or NO.</w:t>
            </w:r>
          </w:p>
          <w:p w14:paraId="1CF0BCEC" w14:textId="77777777" w:rsidR="00980D3B" w:rsidRDefault="00980D3B">
            <w:pPr>
              <w:pStyle w:val="UserTableBody"/>
            </w:pPr>
            <w:r>
              <w:t>OK = Preferred appoin</w:t>
            </w:r>
            <w:r>
              <w:t>t</w:t>
            </w:r>
            <w:r>
              <w:t>ment day</w:t>
            </w:r>
            <w:r>
              <w:br/>
              <w:t>NO = Day is not preferred</w:t>
            </w:r>
          </w:p>
        </w:tc>
      </w:tr>
    </w:tbl>
    <w:p w14:paraId="577BBFCB" w14:textId="77777777" w:rsidR="00980D3B" w:rsidRDefault="00980D3B">
      <w:pPr>
        <w:pStyle w:val="Heading4"/>
      </w:pPr>
      <w:bookmarkStart w:id="1556" w:name="_Toc498146057"/>
      <w:bookmarkStart w:id="1557" w:name="_Toc527864626"/>
      <w:bookmarkStart w:id="1558" w:name="_Toc527866098"/>
      <w:r>
        <w:t>Parameter Value (ST)</w:t>
      </w:r>
      <w:bookmarkEnd w:id="1556"/>
      <w:bookmarkEnd w:id="1557"/>
      <w:bookmarkEnd w:id="1558"/>
    </w:p>
    <w:p w14:paraId="4179C0A3" w14:textId="77777777" w:rsidR="00980D3B" w:rsidRDefault="00980D3B">
      <w:pPr>
        <w:pStyle w:val="NormalIndented"/>
      </w:pPr>
      <w:r>
        <w:t xml:space="preserve">The second component is the actual data value for that parameter. </w:t>
      </w:r>
    </w:p>
    <w:p w14:paraId="76E00AA6" w14:textId="77777777" w:rsidR="00980D3B" w:rsidRDefault="00980D3B">
      <w:pPr>
        <w:pStyle w:val="NormalIndented"/>
      </w:pPr>
      <w:r>
        <w:t>For example, if a filler application allows preference parameters to be passed to specify a preferred start time, a preferred end time, and preferred days of the week for the appointment, it may define the following parameter class codes and valid data sets.</w:t>
      </w:r>
    </w:p>
    <w:p w14:paraId="0C056F8E" w14:textId="77777777" w:rsidR="00980D3B" w:rsidRDefault="00980D3B">
      <w:pPr>
        <w:pStyle w:val="Heading3"/>
        <w:rPr>
          <w:lang w:val="fr-FR"/>
        </w:rPr>
      </w:pPr>
      <w:r>
        <w:fldChar w:fldCharType="begin"/>
      </w:r>
      <w:r>
        <w:rPr>
          <w:lang w:val="fr-FR"/>
        </w:rPr>
        <w:instrText>xe "SI"</w:instrText>
      </w:r>
      <w:r>
        <w:fldChar w:fldCharType="end"/>
      </w:r>
      <w:r>
        <w:fldChar w:fldCharType="begin"/>
      </w:r>
      <w:r>
        <w:rPr>
          <w:lang w:val="fr-FR"/>
        </w:rPr>
        <w:instrText>xe "Data types: SI"</w:instrText>
      </w:r>
      <w:r>
        <w:fldChar w:fldCharType="end"/>
      </w:r>
      <w:bookmarkStart w:id="1559" w:name="_Ref358257705"/>
      <w:bookmarkStart w:id="1560" w:name="_Toc359236030"/>
      <w:bookmarkStart w:id="1561" w:name="_Toc498146058"/>
      <w:bookmarkStart w:id="1562" w:name="_Toc527864627"/>
      <w:bookmarkStart w:id="1563" w:name="_Toc527866099"/>
      <w:bookmarkStart w:id="1564" w:name="_Toc528481908"/>
      <w:bookmarkStart w:id="1565" w:name="_Toc528482413"/>
      <w:bookmarkStart w:id="1566" w:name="_Toc528482712"/>
      <w:bookmarkStart w:id="1567" w:name="_Toc528482837"/>
      <w:bookmarkStart w:id="1568" w:name="_Toc528486145"/>
      <w:bookmarkStart w:id="1569" w:name="_Toc536689779"/>
      <w:bookmarkStart w:id="1570" w:name="_Toc496524"/>
      <w:bookmarkStart w:id="1571" w:name="_Toc524871"/>
      <w:bookmarkStart w:id="1572" w:name="_Toc1802454"/>
      <w:bookmarkStart w:id="1573" w:name="_Toc22448449"/>
      <w:bookmarkStart w:id="1574" w:name="_Toc22697641"/>
      <w:bookmarkStart w:id="1575" w:name="_Toc24273676"/>
      <w:r>
        <w:rPr>
          <w:lang w:val="fr-FR"/>
        </w:rPr>
        <w:t>SI - sequence ID</w:t>
      </w:r>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p>
    <w:p w14:paraId="479547C4" w14:textId="77777777" w:rsidR="00980D3B" w:rsidRDefault="00980D3B">
      <w:pPr>
        <w:pStyle w:val="ComponentTableCaption"/>
        <w:rPr>
          <w:lang w:val="fr-FR"/>
        </w:rPr>
      </w:pPr>
      <w:bookmarkStart w:id="1576" w:name="SI"/>
      <w:r>
        <w:rPr>
          <w:lang w:val="fr-FR"/>
        </w:rPr>
        <w:t xml:space="preserve">HL7 Component Table - SI – Sequence ID </w:t>
      </w:r>
      <w:r>
        <w:fldChar w:fldCharType="begin"/>
      </w:r>
      <w:r>
        <w:rPr>
          <w:lang w:val="fr-FR"/>
        </w:rPr>
        <w:instrText xml:space="preserve"> XE "HL7 Component Table - SI" </w:instrText>
      </w:r>
      <w:r>
        <w:fldChar w:fldCharType="end"/>
      </w:r>
      <w:bookmarkEnd w:id="157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AEFDA8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4EF1859" w14:textId="77777777" w:rsidR="00980D3B" w:rsidRDefault="00980D3B">
            <w:pPr>
              <w:pStyle w:val="ComponentTableHeader"/>
              <w:rPr>
                <w:lang w:val="fr-FR"/>
              </w:rPr>
            </w:pPr>
            <w:r>
              <w:rPr>
                <w:lang w:val="fr-FR"/>
              </w:rPr>
              <w:t>SEQ</w:t>
            </w:r>
          </w:p>
        </w:tc>
        <w:tc>
          <w:tcPr>
            <w:tcW w:w="576" w:type="dxa"/>
            <w:tcBorders>
              <w:top w:val="double" w:sz="4" w:space="0" w:color="auto"/>
              <w:bottom w:val="single" w:sz="4" w:space="0" w:color="auto"/>
            </w:tcBorders>
            <w:shd w:val="pct10" w:color="auto" w:fill="FFFFFF"/>
          </w:tcPr>
          <w:p w14:paraId="2385E89F" w14:textId="77777777" w:rsidR="00980D3B" w:rsidRDefault="00980D3B">
            <w:pPr>
              <w:pStyle w:val="ComponentTableHeader"/>
              <w:rPr>
                <w:lang w:val="fr-FR"/>
              </w:rPr>
            </w:pPr>
            <w:r>
              <w:rPr>
                <w:lang w:val="fr-FR"/>
              </w:rPr>
              <w:t>LEN</w:t>
            </w:r>
          </w:p>
        </w:tc>
        <w:tc>
          <w:tcPr>
            <w:tcW w:w="720" w:type="dxa"/>
            <w:tcBorders>
              <w:top w:val="double" w:sz="4" w:space="0" w:color="auto"/>
              <w:bottom w:val="single" w:sz="4" w:space="0" w:color="auto"/>
            </w:tcBorders>
            <w:shd w:val="pct10" w:color="auto" w:fill="FFFFFF"/>
          </w:tcPr>
          <w:p w14:paraId="6339F0E1" w14:textId="77777777" w:rsidR="00980D3B" w:rsidRDefault="00980D3B">
            <w:pPr>
              <w:pStyle w:val="ComponentTableHeader"/>
              <w:rPr>
                <w:lang w:val="fr-FR"/>
              </w:rPr>
            </w:pPr>
            <w:r>
              <w:rPr>
                <w:lang w:val="fr-FR"/>
              </w:rPr>
              <w:t>DT</w:t>
            </w:r>
          </w:p>
        </w:tc>
        <w:tc>
          <w:tcPr>
            <w:tcW w:w="576" w:type="dxa"/>
            <w:tcBorders>
              <w:top w:val="double" w:sz="4" w:space="0" w:color="auto"/>
              <w:bottom w:val="single" w:sz="4" w:space="0" w:color="auto"/>
            </w:tcBorders>
            <w:shd w:val="pct10" w:color="auto" w:fill="FFFFFF"/>
          </w:tcPr>
          <w:p w14:paraId="40DACEC4" w14:textId="77777777" w:rsidR="00980D3B" w:rsidRDefault="00980D3B">
            <w:pPr>
              <w:pStyle w:val="ComponentTableHeader"/>
              <w:rPr>
                <w:lang w:val="fr-FR"/>
              </w:rPr>
            </w:pPr>
            <w:r>
              <w:rPr>
                <w:lang w:val="fr-FR"/>
              </w:rPr>
              <w:t>OPT</w:t>
            </w:r>
          </w:p>
        </w:tc>
        <w:tc>
          <w:tcPr>
            <w:tcW w:w="720" w:type="dxa"/>
            <w:tcBorders>
              <w:top w:val="double" w:sz="4" w:space="0" w:color="auto"/>
              <w:bottom w:val="single" w:sz="4" w:space="0" w:color="auto"/>
            </w:tcBorders>
            <w:shd w:val="pct10" w:color="auto" w:fill="FFFFFF"/>
          </w:tcPr>
          <w:p w14:paraId="253B05AE" w14:textId="77777777" w:rsidR="00980D3B" w:rsidRDefault="00980D3B">
            <w:pPr>
              <w:pStyle w:val="ComponentTableHeader"/>
              <w:rPr>
                <w:lang w:val="fr-FR"/>
              </w:rPr>
            </w:pPr>
            <w:r>
              <w:rPr>
                <w:lang w:val="fr-FR"/>
              </w:rPr>
              <w:t>TBL#</w:t>
            </w:r>
          </w:p>
        </w:tc>
        <w:tc>
          <w:tcPr>
            <w:tcW w:w="2880" w:type="dxa"/>
            <w:tcBorders>
              <w:top w:val="double" w:sz="4" w:space="0" w:color="auto"/>
              <w:bottom w:val="single" w:sz="4" w:space="0" w:color="auto"/>
            </w:tcBorders>
            <w:shd w:val="pct10" w:color="auto" w:fill="FFFFFF"/>
          </w:tcPr>
          <w:p w14:paraId="64559AD5" w14:textId="77777777" w:rsidR="00980D3B" w:rsidRDefault="00980D3B">
            <w:pPr>
              <w:pStyle w:val="ComponentTableHeader"/>
              <w:jc w:val="left"/>
              <w:rPr>
                <w:lang w:val="fr-FR"/>
              </w:rPr>
            </w:pPr>
            <w:r>
              <w:rPr>
                <w:lang w:val="fr-FR"/>
              </w:rPr>
              <w:t>COMPONENT NAME</w:t>
            </w:r>
          </w:p>
        </w:tc>
        <w:tc>
          <w:tcPr>
            <w:tcW w:w="1440" w:type="dxa"/>
            <w:tcBorders>
              <w:top w:val="double" w:sz="4" w:space="0" w:color="auto"/>
              <w:bottom w:val="single" w:sz="4" w:space="0" w:color="auto"/>
            </w:tcBorders>
            <w:shd w:val="pct10" w:color="auto" w:fill="FFFFFF"/>
          </w:tcPr>
          <w:p w14:paraId="4321C72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1E2F579" w14:textId="77777777" w:rsidR="00980D3B" w:rsidRDefault="00980D3B">
            <w:pPr>
              <w:pStyle w:val="ComponentTableHeader"/>
              <w:rPr>
                <w:b w:val="0"/>
                <w:lang w:val="fr-FR"/>
              </w:rPr>
            </w:pPr>
            <w:r>
              <w:rPr>
                <w:lang w:val="fr-FR"/>
              </w:rPr>
              <w:t>SEC.REF.</w:t>
            </w:r>
          </w:p>
        </w:tc>
      </w:tr>
      <w:tr w:rsidR="00980D3B" w14:paraId="15963E6B"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EA04AE2" w14:textId="77777777" w:rsidR="00980D3B" w:rsidRDefault="00980D3B">
            <w:pPr>
              <w:pStyle w:val="ComponentTableBody"/>
              <w:rPr>
                <w:sz w:val="16"/>
                <w:lang w:val="fr-FR"/>
              </w:rPr>
            </w:pPr>
          </w:p>
        </w:tc>
        <w:tc>
          <w:tcPr>
            <w:tcW w:w="576" w:type="dxa"/>
            <w:tcBorders>
              <w:top w:val="single" w:sz="4" w:space="0" w:color="auto"/>
              <w:bottom w:val="double" w:sz="4" w:space="0" w:color="auto"/>
            </w:tcBorders>
          </w:tcPr>
          <w:p w14:paraId="4665B404" w14:textId="77777777" w:rsidR="00980D3B" w:rsidRDefault="00980D3B">
            <w:pPr>
              <w:pStyle w:val="ComponentTableBody"/>
            </w:pPr>
            <w:r>
              <w:t>4</w:t>
            </w:r>
          </w:p>
        </w:tc>
        <w:tc>
          <w:tcPr>
            <w:tcW w:w="720" w:type="dxa"/>
            <w:tcBorders>
              <w:top w:val="single" w:sz="4" w:space="0" w:color="auto"/>
              <w:bottom w:val="double" w:sz="4" w:space="0" w:color="auto"/>
            </w:tcBorders>
          </w:tcPr>
          <w:p w14:paraId="46B7D738" w14:textId="77777777" w:rsidR="00980D3B" w:rsidRDefault="00980D3B">
            <w:pPr>
              <w:pStyle w:val="ComponentTableBody"/>
              <w:rPr>
                <w:sz w:val="16"/>
              </w:rPr>
            </w:pPr>
          </w:p>
        </w:tc>
        <w:tc>
          <w:tcPr>
            <w:tcW w:w="576" w:type="dxa"/>
            <w:tcBorders>
              <w:top w:val="single" w:sz="4" w:space="0" w:color="auto"/>
              <w:bottom w:val="double" w:sz="4" w:space="0" w:color="auto"/>
            </w:tcBorders>
          </w:tcPr>
          <w:p w14:paraId="15C84A0D" w14:textId="77777777" w:rsidR="00980D3B" w:rsidRDefault="00980D3B">
            <w:pPr>
              <w:pStyle w:val="ComponentTableBody"/>
              <w:rPr>
                <w:sz w:val="16"/>
              </w:rPr>
            </w:pPr>
          </w:p>
        </w:tc>
        <w:tc>
          <w:tcPr>
            <w:tcW w:w="720" w:type="dxa"/>
            <w:tcBorders>
              <w:top w:val="single" w:sz="4" w:space="0" w:color="auto"/>
              <w:bottom w:val="double" w:sz="4" w:space="0" w:color="auto"/>
            </w:tcBorders>
          </w:tcPr>
          <w:p w14:paraId="3FCD8BDF" w14:textId="77777777" w:rsidR="00980D3B" w:rsidRDefault="00980D3B">
            <w:pPr>
              <w:pStyle w:val="ComponentTableBody"/>
              <w:rPr>
                <w:sz w:val="16"/>
              </w:rPr>
            </w:pPr>
          </w:p>
        </w:tc>
        <w:tc>
          <w:tcPr>
            <w:tcW w:w="2880" w:type="dxa"/>
            <w:tcBorders>
              <w:top w:val="single" w:sz="4" w:space="0" w:color="auto"/>
              <w:bottom w:val="double" w:sz="4" w:space="0" w:color="auto"/>
            </w:tcBorders>
          </w:tcPr>
          <w:p w14:paraId="4B7BB7DD" w14:textId="77777777" w:rsidR="00980D3B" w:rsidRDefault="00980D3B">
            <w:pPr>
              <w:pStyle w:val="ComponentTableBody"/>
              <w:jc w:val="left"/>
            </w:pPr>
            <w:r>
              <w:t>Sequence ID</w:t>
            </w:r>
          </w:p>
        </w:tc>
        <w:tc>
          <w:tcPr>
            <w:tcW w:w="1440" w:type="dxa"/>
            <w:tcBorders>
              <w:top w:val="single" w:sz="4" w:space="0" w:color="auto"/>
              <w:bottom w:val="double" w:sz="4" w:space="0" w:color="auto"/>
            </w:tcBorders>
          </w:tcPr>
          <w:p w14:paraId="6449688F"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F3D1687" w14:textId="77777777" w:rsidR="00980D3B" w:rsidRDefault="00980D3B">
            <w:pPr>
              <w:pStyle w:val="ComponentTableBody"/>
              <w:rPr>
                <w:sz w:val="16"/>
              </w:rPr>
            </w:pPr>
          </w:p>
        </w:tc>
      </w:tr>
    </w:tbl>
    <w:p w14:paraId="3FE54EA3" w14:textId="77777777" w:rsidR="00980D3B" w:rsidRDefault="00980D3B">
      <w:pPr>
        <w:pStyle w:val="NormalIndented"/>
      </w:pPr>
      <w:r>
        <w:rPr>
          <w:b/>
        </w:rPr>
        <w:t>Definition:</w:t>
      </w:r>
      <w:r>
        <w:t xml:space="preserve"> A non-negative integer in the form of a NM field. The uses of this data type are defined in the chapters defining the segments and messages in which it appears.</w:t>
      </w:r>
    </w:p>
    <w:p w14:paraId="5B068CCB" w14:textId="77777777" w:rsidR="00980D3B" w:rsidRDefault="00980D3B">
      <w:pPr>
        <w:pStyle w:val="Note"/>
      </w:pPr>
      <w:r>
        <w:rPr>
          <w:rStyle w:val="Strong"/>
        </w:rPr>
        <w:t>Maximum Length</w:t>
      </w:r>
      <w:r>
        <w:t>: 4. This allows for a number between 0 and 9999 to be specified.</w:t>
      </w:r>
    </w:p>
    <w:p w14:paraId="25542FD3" w14:textId="77777777" w:rsidR="00980D3B" w:rsidRDefault="00980D3B">
      <w:pPr>
        <w:pStyle w:val="Heading3"/>
      </w:pPr>
      <w:r>
        <w:fldChar w:fldCharType="begin"/>
      </w:r>
      <w:r>
        <w:instrText xml:space="preserve"> XE "SN" </w:instrText>
      </w:r>
      <w:r>
        <w:fldChar w:fldCharType="end"/>
      </w:r>
      <w:r>
        <w:fldChar w:fldCharType="begin"/>
      </w:r>
      <w:r>
        <w:instrText xml:space="preserve"> XE "Data types: SN" </w:instrText>
      </w:r>
      <w:r>
        <w:fldChar w:fldCharType="end"/>
      </w:r>
      <w:bookmarkStart w:id="1577" w:name="_Ref358257723"/>
      <w:bookmarkStart w:id="1578" w:name="_Toc359236031"/>
      <w:bookmarkStart w:id="1579" w:name="_Toc498146059"/>
      <w:bookmarkStart w:id="1580" w:name="_Toc527864628"/>
      <w:bookmarkStart w:id="1581" w:name="_Toc527866100"/>
      <w:bookmarkStart w:id="1582" w:name="_Toc528481909"/>
      <w:bookmarkStart w:id="1583" w:name="_Toc528482414"/>
      <w:bookmarkStart w:id="1584" w:name="_Toc528482713"/>
      <w:bookmarkStart w:id="1585" w:name="_Toc528482838"/>
      <w:bookmarkStart w:id="1586" w:name="_Toc528486146"/>
      <w:bookmarkStart w:id="1587" w:name="_Toc536689780"/>
      <w:bookmarkStart w:id="1588" w:name="_Toc496525"/>
      <w:bookmarkStart w:id="1589" w:name="_Toc524872"/>
      <w:bookmarkStart w:id="1590" w:name="_Toc1802455"/>
      <w:bookmarkStart w:id="1591" w:name="_Toc22448450"/>
      <w:bookmarkStart w:id="1592" w:name="_Toc22697642"/>
      <w:bookmarkStart w:id="1593" w:name="_Toc24273677"/>
      <w:r>
        <w:t>SN - structured numeric</w:t>
      </w:r>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p>
    <w:p w14:paraId="29BB7098" w14:textId="77777777" w:rsidR="00980D3B" w:rsidRDefault="00980D3B">
      <w:pPr>
        <w:pStyle w:val="ComponentTableCaption"/>
      </w:pPr>
      <w:bookmarkStart w:id="1594" w:name="SN"/>
      <w:r>
        <w:t xml:space="preserve">HL7 Component Table - SN – Structured Numeric </w:t>
      </w:r>
      <w:r>
        <w:fldChar w:fldCharType="begin"/>
      </w:r>
      <w:r>
        <w:instrText xml:space="preserve"> XE "HL7 Component Table - SN" </w:instrText>
      </w:r>
      <w:r>
        <w:fldChar w:fldCharType="end"/>
      </w:r>
      <w:bookmarkEnd w:id="159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1BF16905"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6DB40E0"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4549A0D"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6CA6EC44"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5AC2DD2B"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0ABAD3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551FD9DC"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1F5BB71"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B24C049" w14:textId="77777777" w:rsidR="00980D3B" w:rsidRDefault="00980D3B">
            <w:pPr>
              <w:pStyle w:val="ComponentTableHeader"/>
              <w:rPr>
                <w:b w:val="0"/>
                <w:lang w:val="fr-FR"/>
              </w:rPr>
            </w:pPr>
            <w:r>
              <w:rPr>
                <w:lang w:val="fr-FR"/>
              </w:rPr>
              <w:t>SEC.REF.</w:t>
            </w:r>
          </w:p>
        </w:tc>
      </w:tr>
      <w:tr w:rsidR="00980D3B" w14:paraId="637D56F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75696A6" w14:textId="77777777" w:rsidR="00980D3B" w:rsidRDefault="00980D3B">
            <w:pPr>
              <w:pStyle w:val="ComponentTableBody"/>
              <w:rPr>
                <w:lang w:val="it-IT"/>
              </w:rPr>
            </w:pPr>
            <w:r>
              <w:rPr>
                <w:lang w:val="it-IT"/>
              </w:rPr>
              <w:t>1</w:t>
            </w:r>
          </w:p>
        </w:tc>
        <w:tc>
          <w:tcPr>
            <w:tcW w:w="576" w:type="dxa"/>
            <w:tcBorders>
              <w:top w:val="single" w:sz="4" w:space="0" w:color="auto"/>
              <w:bottom w:val="single" w:sz="4" w:space="0" w:color="auto"/>
            </w:tcBorders>
          </w:tcPr>
          <w:p w14:paraId="6FDE09C3" w14:textId="77777777" w:rsidR="00980D3B" w:rsidRDefault="00980D3B">
            <w:pPr>
              <w:pStyle w:val="ComponentTableBody"/>
              <w:rPr>
                <w:lang w:val="it-IT"/>
              </w:rPr>
            </w:pPr>
            <w:r>
              <w:rPr>
                <w:lang w:val="it-IT"/>
              </w:rPr>
              <w:t>2</w:t>
            </w:r>
          </w:p>
        </w:tc>
        <w:tc>
          <w:tcPr>
            <w:tcW w:w="720" w:type="dxa"/>
            <w:tcBorders>
              <w:top w:val="single" w:sz="4" w:space="0" w:color="auto"/>
              <w:bottom w:val="single" w:sz="4" w:space="0" w:color="auto"/>
            </w:tcBorders>
          </w:tcPr>
          <w:p w14:paraId="3429652B" w14:textId="77777777" w:rsidR="00980D3B" w:rsidRDefault="00980D3B">
            <w:pPr>
              <w:pStyle w:val="ComponentTableBody"/>
              <w:rPr>
                <w:lang w:val="it-IT"/>
              </w:rPr>
            </w:pPr>
            <w:r>
              <w:rPr>
                <w:lang w:val="it-IT"/>
              </w:rPr>
              <w:t>ST</w:t>
            </w:r>
          </w:p>
        </w:tc>
        <w:tc>
          <w:tcPr>
            <w:tcW w:w="576" w:type="dxa"/>
            <w:tcBorders>
              <w:top w:val="single" w:sz="4" w:space="0" w:color="auto"/>
              <w:bottom w:val="single" w:sz="4" w:space="0" w:color="auto"/>
            </w:tcBorders>
          </w:tcPr>
          <w:p w14:paraId="331AE8AE"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A5D2EAF"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53D4B063" w14:textId="77777777" w:rsidR="00980D3B" w:rsidRDefault="00980D3B">
            <w:pPr>
              <w:pStyle w:val="ComponentTableBody"/>
              <w:jc w:val="left"/>
              <w:rPr>
                <w:lang w:val="it-IT"/>
              </w:rPr>
            </w:pPr>
            <w:r>
              <w:rPr>
                <w:lang w:val="it-IT"/>
              </w:rPr>
              <w:t>Comparator</w:t>
            </w:r>
          </w:p>
        </w:tc>
        <w:tc>
          <w:tcPr>
            <w:tcW w:w="1440" w:type="dxa"/>
            <w:tcBorders>
              <w:top w:val="single" w:sz="4" w:space="0" w:color="auto"/>
              <w:bottom w:val="single" w:sz="4" w:space="0" w:color="auto"/>
            </w:tcBorders>
          </w:tcPr>
          <w:p w14:paraId="217FA460"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38D1CB9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27D6D66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A7D66FE"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17E4F964" w14:textId="77777777" w:rsidR="00980D3B" w:rsidRDefault="00980D3B">
            <w:pPr>
              <w:pStyle w:val="ComponentTableBody"/>
              <w:rPr>
                <w:lang w:val="it-IT"/>
              </w:rPr>
            </w:pPr>
            <w:r>
              <w:rPr>
                <w:lang w:val="it-IT"/>
              </w:rPr>
              <w:t>15</w:t>
            </w:r>
          </w:p>
        </w:tc>
        <w:tc>
          <w:tcPr>
            <w:tcW w:w="720" w:type="dxa"/>
            <w:tcBorders>
              <w:top w:val="single" w:sz="4" w:space="0" w:color="auto"/>
              <w:bottom w:val="single" w:sz="4" w:space="0" w:color="auto"/>
            </w:tcBorders>
          </w:tcPr>
          <w:p w14:paraId="46402002"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2518CCC9"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3750F9D"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7CE4D6A5" w14:textId="77777777" w:rsidR="00980D3B" w:rsidRDefault="00980D3B">
            <w:pPr>
              <w:pStyle w:val="ComponentTableBody"/>
              <w:jc w:val="left"/>
            </w:pPr>
            <w:r>
              <w:t>Num1</w:t>
            </w:r>
          </w:p>
        </w:tc>
        <w:tc>
          <w:tcPr>
            <w:tcW w:w="1440" w:type="dxa"/>
            <w:tcBorders>
              <w:top w:val="single" w:sz="4" w:space="0" w:color="auto"/>
              <w:bottom w:val="single" w:sz="4" w:space="0" w:color="auto"/>
            </w:tcBorders>
          </w:tcPr>
          <w:p w14:paraId="720B654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A3895C7"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414E796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7ECD2FC" w14:textId="77777777" w:rsidR="00980D3B" w:rsidRDefault="00980D3B">
            <w:pPr>
              <w:pStyle w:val="ComponentTableBody"/>
            </w:pPr>
            <w:r>
              <w:t>3</w:t>
            </w:r>
          </w:p>
        </w:tc>
        <w:tc>
          <w:tcPr>
            <w:tcW w:w="576" w:type="dxa"/>
            <w:tcBorders>
              <w:top w:val="single" w:sz="4" w:space="0" w:color="auto"/>
              <w:bottom w:val="single" w:sz="4" w:space="0" w:color="auto"/>
            </w:tcBorders>
          </w:tcPr>
          <w:p w14:paraId="53670103" w14:textId="77777777" w:rsidR="00980D3B" w:rsidRDefault="00980D3B">
            <w:pPr>
              <w:pStyle w:val="ComponentTableBody"/>
            </w:pPr>
            <w:r>
              <w:t>1</w:t>
            </w:r>
          </w:p>
        </w:tc>
        <w:tc>
          <w:tcPr>
            <w:tcW w:w="720" w:type="dxa"/>
            <w:tcBorders>
              <w:top w:val="single" w:sz="4" w:space="0" w:color="auto"/>
              <w:bottom w:val="single" w:sz="4" w:space="0" w:color="auto"/>
            </w:tcBorders>
          </w:tcPr>
          <w:p w14:paraId="319EA67C" w14:textId="77777777" w:rsidR="00980D3B" w:rsidRDefault="00980D3B">
            <w:pPr>
              <w:pStyle w:val="ComponentTableBody"/>
            </w:pPr>
            <w:r>
              <w:t>ST</w:t>
            </w:r>
          </w:p>
        </w:tc>
        <w:tc>
          <w:tcPr>
            <w:tcW w:w="576" w:type="dxa"/>
            <w:tcBorders>
              <w:top w:val="single" w:sz="4" w:space="0" w:color="auto"/>
              <w:bottom w:val="single" w:sz="4" w:space="0" w:color="auto"/>
            </w:tcBorders>
          </w:tcPr>
          <w:p w14:paraId="2E65A71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CC7A7C6"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627C13EB" w14:textId="77777777" w:rsidR="00980D3B" w:rsidRDefault="00980D3B">
            <w:pPr>
              <w:pStyle w:val="ComponentTableBody"/>
              <w:jc w:val="left"/>
              <w:rPr>
                <w:lang w:val="it-IT"/>
              </w:rPr>
            </w:pPr>
            <w:r>
              <w:rPr>
                <w:lang w:val="it-IT"/>
              </w:rPr>
              <w:t>Separator/Suffix</w:t>
            </w:r>
          </w:p>
        </w:tc>
        <w:tc>
          <w:tcPr>
            <w:tcW w:w="1440" w:type="dxa"/>
            <w:tcBorders>
              <w:top w:val="single" w:sz="4" w:space="0" w:color="auto"/>
              <w:bottom w:val="single" w:sz="4" w:space="0" w:color="auto"/>
            </w:tcBorders>
          </w:tcPr>
          <w:p w14:paraId="4D151907"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3D6E08A5"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5A22B646"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A937D77" w14:textId="77777777" w:rsidR="00980D3B" w:rsidRDefault="00980D3B">
            <w:pPr>
              <w:pStyle w:val="ComponentTableBody"/>
              <w:rPr>
                <w:lang w:val="it-IT"/>
              </w:rPr>
            </w:pPr>
            <w:r>
              <w:rPr>
                <w:lang w:val="it-IT"/>
              </w:rPr>
              <w:t>4</w:t>
            </w:r>
          </w:p>
        </w:tc>
        <w:tc>
          <w:tcPr>
            <w:tcW w:w="576" w:type="dxa"/>
            <w:tcBorders>
              <w:top w:val="single" w:sz="4" w:space="0" w:color="auto"/>
              <w:bottom w:val="double" w:sz="4" w:space="0" w:color="auto"/>
            </w:tcBorders>
          </w:tcPr>
          <w:p w14:paraId="07412868" w14:textId="77777777" w:rsidR="00980D3B" w:rsidRDefault="00980D3B">
            <w:pPr>
              <w:pStyle w:val="ComponentTableBody"/>
              <w:rPr>
                <w:lang w:val="it-IT"/>
              </w:rPr>
            </w:pPr>
            <w:r>
              <w:rPr>
                <w:lang w:val="it-IT"/>
              </w:rPr>
              <w:t>15</w:t>
            </w:r>
          </w:p>
        </w:tc>
        <w:tc>
          <w:tcPr>
            <w:tcW w:w="720" w:type="dxa"/>
            <w:tcBorders>
              <w:top w:val="single" w:sz="4" w:space="0" w:color="auto"/>
              <w:bottom w:val="double" w:sz="4" w:space="0" w:color="auto"/>
            </w:tcBorders>
          </w:tcPr>
          <w:p w14:paraId="69B7E017" w14:textId="77777777" w:rsidR="00980D3B" w:rsidRDefault="00980D3B">
            <w:pPr>
              <w:pStyle w:val="ComponentTableBody"/>
              <w:rPr>
                <w:lang w:val="it-IT"/>
              </w:rPr>
            </w:pPr>
            <w:r>
              <w:rPr>
                <w:lang w:val="it-IT"/>
              </w:rPr>
              <w:t>NM</w:t>
            </w:r>
          </w:p>
        </w:tc>
        <w:tc>
          <w:tcPr>
            <w:tcW w:w="576" w:type="dxa"/>
            <w:tcBorders>
              <w:top w:val="single" w:sz="4" w:space="0" w:color="auto"/>
              <w:bottom w:val="double" w:sz="4" w:space="0" w:color="auto"/>
            </w:tcBorders>
          </w:tcPr>
          <w:p w14:paraId="4E1CC90B"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41597A0C"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20ABEA0A" w14:textId="77777777" w:rsidR="00980D3B" w:rsidRDefault="00980D3B">
            <w:pPr>
              <w:pStyle w:val="ComponentTableBody"/>
              <w:jc w:val="left"/>
            </w:pPr>
            <w:r>
              <w:t>Num2</w:t>
            </w:r>
          </w:p>
        </w:tc>
        <w:tc>
          <w:tcPr>
            <w:tcW w:w="1440" w:type="dxa"/>
            <w:tcBorders>
              <w:top w:val="single" w:sz="4" w:space="0" w:color="auto"/>
              <w:bottom w:val="double" w:sz="4" w:space="0" w:color="auto"/>
            </w:tcBorders>
          </w:tcPr>
          <w:p w14:paraId="7E3E46A3"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3628E695"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00B77499" w14:textId="77777777" w:rsidR="00980D3B" w:rsidRDefault="00980D3B">
      <w:pPr>
        <w:pStyle w:val="NormalIndented"/>
      </w:pPr>
      <w:r>
        <w:rPr>
          <w:b/>
        </w:rPr>
        <w:lastRenderedPageBreak/>
        <w:t>Definition:</w:t>
      </w:r>
      <w:r>
        <w:t xml:space="preserve"> The structured numeric data type is used to unambiguously express numeric clinical results along with qualifications. This enables receiving systems to store the components separately, and facil</w:t>
      </w:r>
      <w:r>
        <w:t>i</w:t>
      </w:r>
      <w:r>
        <w:t>tates the use of numeric database queries. The corresponding sets of values indicated with the &lt;compar</w:t>
      </w:r>
      <w:r>
        <w:t>a</w:t>
      </w:r>
      <w:r>
        <w:t>tor&gt; and &lt;separator/suffix&gt; components are intended to be the authoritative and complete set of values. If additional values are needed for the &lt;comparator&gt; and &lt;separator/suffix&gt; components, they should be submitted to HL7 for inclusion in the Standard.</w:t>
      </w:r>
    </w:p>
    <w:p w14:paraId="1900CAE8" w14:textId="77777777" w:rsidR="00980D3B" w:rsidRDefault="00980D3B">
      <w:pPr>
        <w:pStyle w:val="NormalIndented"/>
      </w:pPr>
      <w:r>
        <w:t>If &lt;num1&gt; and &lt;num2&gt; are both non-null, then the separator/suffix must be non-null. If the separator is “-”, the data range is inclusive; e.g., &lt;num1&gt; - &lt;num2&gt; defines a range of numbers x, such that: &lt;num1&gt; &lt;=x&lt;= &lt;num2&gt;.</w:t>
      </w:r>
    </w:p>
    <w:p w14:paraId="4E74D809" w14:textId="77777777" w:rsidR="00980D3B" w:rsidRDefault="00980D3B">
      <w:pPr>
        <w:pStyle w:val="Note"/>
        <w:tabs>
          <w:tab w:val="left" w:pos="1440"/>
        </w:tabs>
        <w:rPr>
          <w:snapToGrid w:val="0"/>
        </w:rPr>
      </w:pPr>
      <w:r>
        <w:rPr>
          <w:rStyle w:val="Strong"/>
        </w:rPr>
        <w:t>Maximum Length:</w:t>
      </w:r>
      <w:r>
        <w:t xml:space="preserve"> 36</w:t>
      </w:r>
    </w:p>
    <w:p w14:paraId="7390A79F" w14:textId="77777777" w:rsidR="00980D3B" w:rsidRDefault="00980D3B">
      <w:pPr>
        <w:pStyle w:val="Heading4"/>
        <w:rPr>
          <w:vanish/>
        </w:rPr>
      </w:pPr>
      <w:r>
        <w:rPr>
          <w:vanish/>
        </w:rPr>
        <w:t>hiddentext</w:t>
      </w:r>
    </w:p>
    <w:p w14:paraId="0F7B78E6" w14:textId="77777777" w:rsidR="00980D3B" w:rsidRDefault="00980D3B">
      <w:pPr>
        <w:pStyle w:val="Heading4"/>
      </w:pPr>
      <w:bookmarkStart w:id="1595" w:name="_Toc498146060"/>
      <w:bookmarkStart w:id="1596" w:name="_Toc527864629"/>
      <w:bookmarkStart w:id="1597" w:name="_Toc527866101"/>
      <w:r>
        <w:t>Comparator (ST)</w:t>
      </w:r>
      <w:bookmarkEnd w:id="1595"/>
      <w:bookmarkEnd w:id="1596"/>
      <w:bookmarkEnd w:id="1597"/>
      <w:r>
        <w:t xml:space="preserve"> </w:t>
      </w:r>
    </w:p>
    <w:p w14:paraId="0ED9C608" w14:textId="77777777" w:rsidR="00980D3B" w:rsidRDefault="00980D3B">
      <w:pPr>
        <w:pStyle w:val="NormalIndented"/>
      </w:pPr>
      <w:r>
        <w:t>Defined as greater than, less than, greater than or equal, less than or equal, equal, and not equal, respe</w:t>
      </w:r>
      <w:r>
        <w:t>c</w:t>
      </w:r>
      <w:r>
        <w:t>tively (=  "&gt;" or "&lt;" or "&gt;=" or "&lt;=" or "=" or "&lt;&gt;"</w:t>
      </w:r>
    </w:p>
    <w:p w14:paraId="538ED667" w14:textId="77777777" w:rsidR="00980D3B" w:rsidRDefault="00980D3B">
      <w:pPr>
        <w:pStyle w:val="NormalIndented"/>
      </w:pPr>
      <w:r>
        <w:t>If this component is not valued, it defaults to equal ("=").</w:t>
      </w:r>
    </w:p>
    <w:p w14:paraId="29C421C9" w14:textId="77777777" w:rsidR="00980D3B" w:rsidRDefault="00980D3B">
      <w:pPr>
        <w:pStyle w:val="Heading4"/>
      </w:pPr>
      <w:bookmarkStart w:id="1598" w:name="_Toc498146061"/>
      <w:bookmarkStart w:id="1599" w:name="_Toc527864630"/>
      <w:bookmarkStart w:id="1600" w:name="_Toc527866102"/>
      <w:r>
        <w:t>Num1  (NM)</w:t>
      </w:r>
      <w:bookmarkEnd w:id="1598"/>
      <w:bookmarkEnd w:id="1599"/>
      <w:bookmarkEnd w:id="1600"/>
    </w:p>
    <w:p w14:paraId="6450D2DD" w14:textId="77777777" w:rsidR="00980D3B" w:rsidRDefault="00980D3B">
      <w:pPr>
        <w:pStyle w:val="NormalIndented"/>
      </w:pPr>
      <w:r>
        <w:t xml:space="preserve">A number. </w:t>
      </w:r>
    </w:p>
    <w:p w14:paraId="0BB666FE" w14:textId="77777777" w:rsidR="00980D3B" w:rsidRDefault="00980D3B">
      <w:pPr>
        <w:pStyle w:val="Heading4"/>
      </w:pPr>
      <w:bookmarkStart w:id="1601" w:name="_Toc498146062"/>
      <w:bookmarkStart w:id="1602" w:name="_Toc527864631"/>
      <w:bookmarkStart w:id="1603" w:name="_Toc527866103"/>
      <w:r>
        <w:t>Separator/Suffix  (ST)</w:t>
      </w:r>
      <w:bookmarkEnd w:id="1601"/>
      <w:bookmarkEnd w:id="1602"/>
      <w:bookmarkEnd w:id="1603"/>
    </w:p>
    <w:p w14:paraId="6F99D7AA" w14:textId="77777777" w:rsidR="00980D3B" w:rsidRDefault="00980D3B">
      <w:pPr>
        <w:pStyle w:val="NormalIndented"/>
      </w:pPr>
      <w:r>
        <w:t>"-" or "+" or "/" or "." or ":"</w:t>
      </w:r>
    </w:p>
    <w:p w14:paraId="7BF39A34" w14:textId="77777777" w:rsidR="00980D3B" w:rsidRDefault="00980D3B">
      <w:pPr>
        <w:pStyle w:val="NormalIndented"/>
        <w:keepNext/>
      </w:pPr>
      <w:r>
        <w:t>Examples:</w:t>
      </w:r>
    </w:p>
    <w:p w14:paraId="4B6FAA10" w14:textId="77777777" w:rsidR="00980D3B" w:rsidRDefault="00980D3B">
      <w:pPr>
        <w:pStyle w:val="Example"/>
        <w:rPr>
          <w:noProof w:val="0"/>
        </w:rPr>
      </w:pPr>
      <w:r>
        <w:rPr>
          <w:noProof w:val="0"/>
        </w:rPr>
        <w:t>|&gt;^100|</w:t>
      </w:r>
      <w:r>
        <w:rPr>
          <w:noProof w:val="0"/>
        </w:rPr>
        <w:tab/>
      </w:r>
      <w:r>
        <w:rPr>
          <w:noProof w:val="0"/>
        </w:rPr>
        <w:tab/>
      </w:r>
      <w:r>
        <w:rPr>
          <w:noProof w:val="0"/>
        </w:rPr>
        <w:tab/>
        <w:t>(greater than 100)</w:t>
      </w:r>
    </w:p>
    <w:p w14:paraId="15DBF451" w14:textId="77777777" w:rsidR="00980D3B" w:rsidRDefault="00980D3B">
      <w:pPr>
        <w:pStyle w:val="Example"/>
        <w:rPr>
          <w:noProof w:val="0"/>
        </w:rPr>
      </w:pPr>
      <w:r>
        <w:rPr>
          <w:noProof w:val="0"/>
        </w:rPr>
        <w:t>|^100^-^200|</w:t>
      </w:r>
      <w:r>
        <w:rPr>
          <w:noProof w:val="0"/>
        </w:rPr>
        <w:tab/>
      </w:r>
      <w:r>
        <w:rPr>
          <w:noProof w:val="0"/>
        </w:rPr>
        <w:tab/>
        <w:t>(equal to range of 100 through 200)</w:t>
      </w:r>
    </w:p>
    <w:p w14:paraId="32388C5C" w14:textId="77777777" w:rsidR="00980D3B" w:rsidRDefault="00980D3B">
      <w:pPr>
        <w:pStyle w:val="Example"/>
        <w:rPr>
          <w:noProof w:val="0"/>
        </w:rPr>
      </w:pPr>
      <w:r>
        <w:rPr>
          <w:noProof w:val="0"/>
        </w:rPr>
        <w:t>|^1^:^228|</w:t>
      </w:r>
      <w:r>
        <w:rPr>
          <w:noProof w:val="0"/>
        </w:rPr>
        <w:tab/>
      </w:r>
      <w:r>
        <w:rPr>
          <w:noProof w:val="0"/>
        </w:rPr>
        <w:tab/>
        <w:t>(ratio of 1 to 128, e.g., the r</w:t>
      </w:r>
      <w:r>
        <w:rPr>
          <w:noProof w:val="0"/>
        </w:rPr>
        <w:t>e</w:t>
      </w:r>
      <w:r>
        <w:rPr>
          <w:noProof w:val="0"/>
        </w:rPr>
        <w:t>sults of a serological test)</w:t>
      </w:r>
    </w:p>
    <w:p w14:paraId="3E6D8375" w14:textId="77777777" w:rsidR="00980D3B" w:rsidRDefault="00980D3B">
      <w:pPr>
        <w:pStyle w:val="Example"/>
        <w:rPr>
          <w:noProof w:val="0"/>
        </w:rPr>
      </w:pPr>
      <w:r>
        <w:rPr>
          <w:noProof w:val="0"/>
        </w:rPr>
        <w:t>|^2^+|</w:t>
      </w:r>
      <w:r>
        <w:rPr>
          <w:noProof w:val="0"/>
        </w:rPr>
        <w:tab/>
      </w:r>
      <w:r>
        <w:rPr>
          <w:noProof w:val="0"/>
        </w:rPr>
        <w:tab/>
      </w:r>
      <w:r>
        <w:rPr>
          <w:noProof w:val="0"/>
        </w:rPr>
        <w:tab/>
        <w:t>(categorical response, e.g., o</w:t>
      </w:r>
      <w:r>
        <w:rPr>
          <w:noProof w:val="0"/>
        </w:rPr>
        <w:t>c</w:t>
      </w:r>
      <w:r>
        <w:rPr>
          <w:noProof w:val="0"/>
        </w:rPr>
        <w:t>cult blood positivity)</w:t>
      </w:r>
    </w:p>
    <w:p w14:paraId="0A58F7C6" w14:textId="77777777" w:rsidR="00980D3B" w:rsidRDefault="00980D3B">
      <w:pPr>
        <w:pStyle w:val="Heading4"/>
      </w:pPr>
      <w:bookmarkStart w:id="1604" w:name="_Toc498146063"/>
      <w:bookmarkStart w:id="1605" w:name="_Toc527864632"/>
      <w:bookmarkStart w:id="1606" w:name="_Toc527866104"/>
      <w:r>
        <w:t>Num2 (NM)</w:t>
      </w:r>
      <w:bookmarkEnd w:id="1604"/>
      <w:bookmarkEnd w:id="1605"/>
      <w:bookmarkEnd w:id="1606"/>
    </w:p>
    <w:p w14:paraId="1226195C" w14:textId="77777777" w:rsidR="00980D3B" w:rsidRDefault="00980D3B">
      <w:pPr>
        <w:pStyle w:val="NormalIndented"/>
      </w:pPr>
      <w:r>
        <w:t>A number or null depending on the measurement.</w:t>
      </w:r>
    </w:p>
    <w:bookmarkStart w:id="1607" w:name="_Ref484573265"/>
    <w:p w14:paraId="5AA79B43" w14:textId="77777777" w:rsidR="00980D3B" w:rsidRDefault="00980D3B">
      <w:pPr>
        <w:pStyle w:val="Heading3"/>
      </w:pPr>
      <w:r>
        <w:fldChar w:fldCharType="begin"/>
      </w:r>
      <w:r>
        <w:instrText>XE "SPD"</w:instrText>
      </w:r>
      <w:r>
        <w:fldChar w:fldCharType="end"/>
      </w:r>
      <w:r>
        <w:fldChar w:fldCharType="begin"/>
      </w:r>
      <w:r>
        <w:instrText>XE "Data types: SPD"</w:instrText>
      </w:r>
      <w:r>
        <w:fldChar w:fldCharType="end"/>
      </w:r>
      <w:bookmarkStart w:id="1608" w:name="_Ref174317"/>
      <w:bookmarkStart w:id="1609" w:name="_Toc496526"/>
      <w:bookmarkStart w:id="1610" w:name="_Toc524873"/>
      <w:bookmarkStart w:id="1611" w:name="_Toc1802456"/>
      <w:bookmarkStart w:id="1612" w:name="_Toc22448451"/>
      <w:bookmarkStart w:id="1613" w:name="_Toc22697643"/>
      <w:bookmarkStart w:id="1614" w:name="_Toc24273678"/>
      <w:r>
        <w:t>SPD – specialty descri</w:t>
      </w:r>
      <w:r>
        <w:t>p</w:t>
      </w:r>
      <w:r>
        <w:t>tion</w:t>
      </w:r>
      <w:bookmarkEnd w:id="1608"/>
      <w:bookmarkEnd w:id="1609"/>
      <w:bookmarkEnd w:id="1610"/>
      <w:bookmarkEnd w:id="1611"/>
      <w:bookmarkEnd w:id="1612"/>
      <w:bookmarkEnd w:id="1613"/>
      <w:bookmarkEnd w:id="1614"/>
    </w:p>
    <w:p w14:paraId="6AFC460F" w14:textId="77777777" w:rsidR="00980D3B" w:rsidRDefault="00980D3B">
      <w:pPr>
        <w:pStyle w:val="ComponentTableCaption"/>
      </w:pPr>
      <w:bookmarkStart w:id="1615" w:name="SPD"/>
      <w:r>
        <w:t xml:space="preserve">HL7 Component Table - SPD – Specialty Description </w:t>
      </w:r>
      <w:r>
        <w:fldChar w:fldCharType="begin"/>
      </w:r>
      <w:r>
        <w:instrText xml:space="preserve"> XE "HL7 Component Table - SPD" </w:instrText>
      </w:r>
      <w:r>
        <w:fldChar w:fldCharType="end"/>
      </w:r>
      <w:bookmarkEnd w:id="1615"/>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5AB4E3CF"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B189CCA"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2A43EE97"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0B24DE6A"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0754DE5"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4F3A054F"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FEA8D99"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44727FB"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18D5BCB3" w14:textId="77777777" w:rsidR="00980D3B" w:rsidRDefault="00980D3B">
            <w:pPr>
              <w:pStyle w:val="ComponentTableHeader"/>
              <w:rPr>
                <w:lang w:val="fr-FR"/>
              </w:rPr>
            </w:pPr>
            <w:r>
              <w:rPr>
                <w:lang w:val="fr-FR"/>
              </w:rPr>
              <w:t>SEC.REF.</w:t>
            </w:r>
          </w:p>
        </w:tc>
      </w:tr>
      <w:tr w:rsidR="00980D3B" w14:paraId="5606377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89472A9" w14:textId="77777777" w:rsidR="00980D3B" w:rsidRDefault="00980D3B">
            <w:pPr>
              <w:pStyle w:val="ComponentTableBody"/>
            </w:pPr>
            <w:r>
              <w:t>1</w:t>
            </w:r>
          </w:p>
        </w:tc>
        <w:tc>
          <w:tcPr>
            <w:tcW w:w="576" w:type="dxa"/>
            <w:tcBorders>
              <w:top w:val="single" w:sz="4" w:space="0" w:color="auto"/>
              <w:bottom w:val="single" w:sz="4" w:space="0" w:color="auto"/>
            </w:tcBorders>
          </w:tcPr>
          <w:p w14:paraId="21FF9DE8" w14:textId="77777777" w:rsidR="00980D3B" w:rsidRDefault="00980D3B">
            <w:pPr>
              <w:pStyle w:val="ComponentTableBody"/>
            </w:pPr>
            <w:r>
              <w:t>50</w:t>
            </w:r>
          </w:p>
        </w:tc>
        <w:tc>
          <w:tcPr>
            <w:tcW w:w="720" w:type="dxa"/>
            <w:tcBorders>
              <w:top w:val="single" w:sz="4" w:space="0" w:color="auto"/>
              <w:bottom w:val="single" w:sz="4" w:space="0" w:color="auto"/>
            </w:tcBorders>
          </w:tcPr>
          <w:p w14:paraId="66597EF5" w14:textId="77777777" w:rsidR="00980D3B" w:rsidRDefault="00980D3B">
            <w:pPr>
              <w:pStyle w:val="ComponentTableBody"/>
            </w:pPr>
            <w:r>
              <w:t>ST</w:t>
            </w:r>
          </w:p>
        </w:tc>
        <w:tc>
          <w:tcPr>
            <w:tcW w:w="576" w:type="dxa"/>
            <w:tcBorders>
              <w:top w:val="single" w:sz="4" w:space="0" w:color="auto"/>
              <w:bottom w:val="single" w:sz="4" w:space="0" w:color="auto"/>
            </w:tcBorders>
          </w:tcPr>
          <w:p w14:paraId="12686741" w14:textId="77777777" w:rsidR="00980D3B" w:rsidRDefault="00980D3B">
            <w:pPr>
              <w:pStyle w:val="ComponentTableBody"/>
            </w:pPr>
            <w:r>
              <w:t>R</w:t>
            </w:r>
          </w:p>
        </w:tc>
        <w:tc>
          <w:tcPr>
            <w:tcW w:w="720" w:type="dxa"/>
            <w:tcBorders>
              <w:top w:val="single" w:sz="4" w:space="0" w:color="auto"/>
              <w:bottom w:val="single" w:sz="4" w:space="0" w:color="auto"/>
            </w:tcBorders>
          </w:tcPr>
          <w:p w14:paraId="4A4DF1D1"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B42CA86" w14:textId="77777777" w:rsidR="00980D3B" w:rsidRDefault="00980D3B">
            <w:pPr>
              <w:pStyle w:val="ComponentTableBody"/>
              <w:jc w:val="left"/>
            </w:pPr>
            <w:r>
              <w:t>Specialty Name</w:t>
            </w:r>
          </w:p>
        </w:tc>
        <w:tc>
          <w:tcPr>
            <w:tcW w:w="1440" w:type="dxa"/>
            <w:tcBorders>
              <w:top w:val="single" w:sz="4" w:space="0" w:color="auto"/>
              <w:bottom w:val="single" w:sz="4" w:space="0" w:color="auto"/>
            </w:tcBorders>
          </w:tcPr>
          <w:p w14:paraId="3C604A3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50C5ADA"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A64C0D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78B652A" w14:textId="77777777" w:rsidR="00980D3B" w:rsidRDefault="00980D3B">
            <w:pPr>
              <w:pStyle w:val="ComponentTableBody"/>
            </w:pPr>
            <w:r>
              <w:t>2</w:t>
            </w:r>
          </w:p>
        </w:tc>
        <w:tc>
          <w:tcPr>
            <w:tcW w:w="576" w:type="dxa"/>
            <w:tcBorders>
              <w:top w:val="single" w:sz="4" w:space="0" w:color="auto"/>
              <w:bottom w:val="single" w:sz="4" w:space="0" w:color="auto"/>
            </w:tcBorders>
          </w:tcPr>
          <w:p w14:paraId="49B4E349" w14:textId="77777777" w:rsidR="00980D3B" w:rsidRDefault="00980D3B">
            <w:pPr>
              <w:pStyle w:val="ComponentTableBody"/>
            </w:pPr>
            <w:r>
              <w:t>50</w:t>
            </w:r>
          </w:p>
        </w:tc>
        <w:tc>
          <w:tcPr>
            <w:tcW w:w="720" w:type="dxa"/>
            <w:tcBorders>
              <w:top w:val="single" w:sz="4" w:space="0" w:color="auto"/>
              <w:bottom w:val="single" w:sz="4" w:space="0" w:color="auto"/>
            </w:tcBorders>
          </w:tcPr>
          <w:p w14:paraId="3B8037FE" w14:textId="77777777" w:rsidR="00980D3B" w:rsidRDefault="00980D3B">
            <w:pPr>
              <w:pStyle w:val="ComponentTableBody"/>
            </w:pPr>
            <w:r>
              <w:t>ST</w:t>
            </w:r>
          </w:p>
        </w:tc>
        <w:tc>
          <w:tcPr>
            <w:tcW w:w="576" w:type="dxa"/>
            <w:tcBorders>
              <w:top w:val="single" w:sz="4" w:space="0" w:color="auto"/>
              <w:bottom w:val="single" w:sz="4" w:space="0" w:color="auto"/>
            </w:tcBorders>
          </w:tcPr>
          <w:p w14:paraId="40F0E842" w14:textId="77777777" w:rsidR="00980D3B" w:rsidRDefault="00980D3B">
            <w:pPr>
              <w:pStyle w:val="ComponentTableBody"/>
            </w:pPr>
            <w:r>
              <w:t>O</w:t>
            </w:r>
          </w:p>
        </w:tc>
        <w:tc>
          <w:tcPr>
            <w:tcW w:w="720" w:type="dxa"/>
            <w:tcBorders>
              <w:top w:val="single" w:sz="4" w:space="0" w:color="auto"/>
              <w:bottom w:val="single" w:sz="4" w:space="0" w:color="auto"/>
            </w:tcBorders>
          </w:tcPr>
          <w:p w14:paraId="750B15C6"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54F390D" w14:textId="77777777" w:rsidR="00980D3B" w:rsidRDefault="00980D3B">
            <w:pPr>
              <w:pStyle w:val="ComponentTableBody"/>
              <w:jc w:val="left"/>
            </w:pPr>
            <w:r>
              <w:t>Governing Board</w:t>
            </w:r>
          </w:p>
        </w:tc>
        <w:tc>
          <w:tcPr>
            <w:tcW w:w="1440" w:type="dxa"/>
            <w:tcBorders>
              <w:top w:val="single" w:sz="4" w:space="0" w:color="auto"/>
              <w:bottom w:val="single" w:sz="4" w:space="0" w:color="auto"/>
            </w:tcBorders>
          </w:tcPr>
          <w:p w14:paraId="0B4C85C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1B43BB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57932E8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645CEC5" w14:textId="77777777" w:rsidR="00980D3B" w:rsidRDefault="00980D3B">
            <w:pPr>
              <w:pStyle w:val="ComponentTableBody"/>
              <w:rPr>
                <w:lang w:val="it-IT"/>
              </w:rPr>
            </w:pPr>
            <w:r>
              <w:rPr>
                <w:lang w:val="it-IT"/>
              </w:rPr>
              <w:t>3</w:t>
            </w:r>
          </w:p>
        </w:tc>
        <w:tc>
          <w:tcPr>
            <w:tcW w:w="576" w:type="dxa"/>
            <w:tcBorders>
              <w:top w:val="single" w:sz="4" w:space="0" w:color="auto"/>
              <w:bottom w:val="single" w:sz="4" w:space="0" w:color="auto"/>
            </w:tcBorders>
          </w:tcPr>
          <w:p w14:paraId="0F1A21ED"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78944A13"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6BEAB7F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6A011FD" w14:textId="77777777" w:rsidR="00980D3B" w:rsidRDefault="00980D3B">
            <w:pPr>
              <w:pStyle w:val="ComponentTableBody"/>
            </w:pPr>
            <w:r>
              <w:t>0337</w:t>
            </w:r>
          </w:p>
        </w:tc>
        <w:tc>
          <w:tcPr>
            <w:tcW w:w="2880" w:type="dxa"/>
            <w:tcBorders>
              <w:top w:val="single" w:sz="4" w:space="0" w:color="auto"/>
              <w:bottom w:val="single" w:sz="4" w:space="0" w:color="auto"/>
            </w:tcBorders>
          </w:tcPr>
          <w:p w14:paraId="65DEE49C" w14:textId="77777777" w:rsidR="00980D3B" w:rsidRDefault="00980D3B">
            <w:pPr>
              <w:pStyle w:val="ComponentTableBody"/>
              <w:jc w:val="left"/>
            </w:pPr>
            <w:r>
              <w:t>Eligible or Certified</w:t>
            </w:r>
          </w:p>
        </w:tc>
        <w:tc>
          <w:tcPr>
            <w:tcW w:w="1440" w:type="dxa"/>
            <w:tcBorders>
              <w:top w:val="single" w:sz="4" w:space="0" w:color="auto"/>
              <w:bottom w:val="single" w:sz="4" w:space="0" w:color="auto"/>
            </w:tcBorders>
          </w:tcPr>
          <w:p w14:paraId="32F51C6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04E5157"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3C0E447E"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46BD1AC" w14:textId="77777777" w:rsidR="00980D3B" w:rsidRDefault="00980D3B">
            <w:pPr>
              <w:pStyle w:val="ComponentTableBody"/>
              <w:rPr>
                <w:lang w:val="it-IT"/>
              </w:rPr>
            </w:pPr>
            <w:r>
              <w:rPr>
                <w:lang w:val="it-IT"/>
              </w:rPr>
              <w:t>4</w:t>
            </w:r>
          </w:p>
        </w:tc>
        <w:tc>
          <w:tcPr>
            <w:tcW w:w="576" w:type="dxa"/>
            <w:tcBorders>
              <w:top w:val="single" w:sz="4" w:space="0" w:color="auto"/>
              <w:bottom w:val="double" w:sz="4" w:space="0" w:color="auto"/>
            </w:tcBorders>
          </w:tcPr>
          <w:p w14:paraId="77578E4B" w14:textId="77777777" w:rsidR="00980D3B" w:rsidRDefault="00980D3B">
            <w:pPr>
              <w:pStyle w:val="ComponentTableBody"/>
              <w:rPr>
                <w:lang w:val="it-IT"/>
              </w:rPr>
            </w:pPr>
            <w:r>
              <w:rPr>
                <w:lang w:val="it-IT"/>
              </w:rPr>
              <w:t>8</w:t>
            </w:r>
          </w:p>
        </w:tc>
        <w:tc>
          <w:tcPr>
            <w:tcW w:w="720" w:type="dxa"/>
            <w:tcBorders>
              <w:top w:val="single" w:sz="4" w:space="0" w:color="auto"/>
              <w:bottom w:val="double" w:sz="4" w:space="0" w:color="auto"/>
            </w:tcBorders>
          </w:tcPr>
          <w:p w14:paraId="74FAD924" w14:textId="77777777" w:rsidR="00980D3B" w:rsidRDefault="00980D3B">
            <w:pPr>
              <w:pStyle w:val="ComponentTableBody"/>
              <w:rPr>
                <w:lang w:val="it-IT"/>
              </w:rPr>
            </w:pPr>
            <w:r>
              <w:rPr>
                <w:lang w:val="it-IT"/>
              </w:rPr>
              <w:t>DT</w:t>
            </w:r>
          </w:p>
        </w:tc>
        <w:tc>
          <w:tcPr>
            <w:tcW w:w="576" w:type="dxa"/>
            <w:tcBorders>
              <w:top w:val="single" w:sz="4" w:space="0" w:color="auto"/>
              <w:bottom w:val="double" w:sz="4" w:space="0" w:color="auto"/>
            </w:tcBorders>
          </w:tcPr>
          <w:p w14:paraId="56692AB2"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1B97C8CE"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28FF4E05" w14:textId="77777777" w:rsidR="00980D3B" w:rsidRDefault="00980D3B">
            <w:pPr>
              <w:pStyle w:val="ComponentTableBody"/>
              <w:jc w:val="left"/>
            </w:pPr>
            <w:r>
              <w:t>Date of Certification</w:t>
            </w:r>
          </w:p>
        </w:tc>
        <w:tc>
          <w:tcPr>
            <w:tcW w:w="1440" w:type="dxa"/>
            <w:tcBorders>
              <w:top w:val="single" w:sz="4" w:space="0" w:color="auto"/>
              <w:bottom w:val="double" w:sz="4" w:space="0" w:color="auto"/>
            </w:tcBorders>
          </w:tcPr>
          <w:p w14:paraId="6560DEB8"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04D2EEE" w14:textId="77777777" w:rsidR="00980D3B" w:rsidRDefault="00980D3B">
            <w:pPr>
              <w:pStyle w:val="ComponentTableBody"/>
              <w:rPr>
                <w:rStyle w:val="Hyperlink"/>
              </w:rPr>
            </w:pPr>
            <w:r>
              <w:rPr>
                <w:rStyle w:val="Hyperlink"/>
              </w:rPr>
              <w:fldChar w:fldCharType="begin"/>
            </w:r>
            <w:r>
              <w:rPr>
                <w:rStyle w:val="Hyperlink"/>
              </w:rPr>
              <w:instrText xml:space="preserve"> REF _Ref358257877 \r \h </w:instrText>
            </w:r>
            <w:r>
              <w:rPr>
                <w:rStyle w:val="Hyperlink"/>
              </w:rPr>
            </w:r>
            <w:r>
              <w:rPr>
                <w:rStyle w:val="Hyperlink"/>
              </w:rPr>
              <w:instrText xml:space="preserve"> \* MERGEFORMAT </w:instrText>
            </w:r>
            <w:r>
              <w:rPr>
                <w:rStyle w:val="Hyperlink"/>
              </w:rPr>
              <w:fldChar w:fldCharType="separate"/>
            </w:r>
            <w:r>
              <w:rPr>
                <w:rStyle w:val="Hyperlink"/>
              </w:rPr>
              <w:t>2.A.21</w:t>
            </w:r>
            <w:r>
              <w:rPr>
                <w:rStyle w:val="Hyperlink"/>
              </w:rPr>
              <w:fldChar w:fldCharType="end"/>
            </w:r>
          </w:p>
        </w:tc>
      </w:tr>
    </w:tbl>
    <w:p w14:paraId="0A665C0F" w14:textId="77777777" w:rsidR="00980D3B" w:rsidRDefault="00980D3B">
      <w:pPr>
        <w:pStyle w:val="NormalIndented"/>
      </w:pPr>
      <w:r>
        <w:t>Definition: This data type specifies the practitioner’s specialty and related info</w:t>
      </w:r>
      <w:r>
        <w:t>r</w:t>
      </w:r>
      <w:r>
        <w:t>mation.</w:t>
      </w:r>
    </w:p>
    <w:p w14:paraId="13E66D77" w14:textId="77777777" w:rsidR="00980D3B" w:rsidRDefault="00980D3B">
      <w:pPr>
        <w:pStyle w:val="Note"/>
      </w:pPr>
      <w:r>
        <w:rPr>
          <w:rStyle w:val="Strong"/>
        </w:rPr>
        <w:t>Maximum Length:</w:t>
      </w:r>
      <w:r>
        <w:t xml:space="preserve"> 112</w:t>
      </w:r>
    </w:p>
    <w:p w14:paraId="0A0222AF" w14:textId="77777777" w:rsidR="00980D3B" w:rsidRDefault="00980D3B"/>
    <w:p w14:paraId="0EF94CBF" w14:textId="77777777" w:rsidR="00980D3B" w:rsidRDefault="00980D3B">
      <w:pPr>
        <w:pStyle w:val="Note"/>
        <w:tabs>
          <w:tab w:val="left" w:pos="1440"/>
        </w:tabs>
        <w:rPr>
          <w:snapToGrid w:val="0"/>
        </w:rPr>
      </w:pPr>
      <w:r>
        <w:rPr>
          <w:rStyle w:val="Strong"/>
        </w:rPr>
        <w:t>Note:</w:t>
      </w:r>
      <w:r>
        <w:t xml:space="preserve"> Replaces the CM data type used in 15.4.5.5 PRA-5 as of v 2.5.</w:t>
      </w:r>
    </w:p>
    <w:p w14:paraId="0D020592" w14:textId="77777777" w:rsidR="00980D3B" w:rsidRDefault="00980D3B">
      <w:pPr>
        <w:pStyle w:val="Heading4"/>
        <w:rPr>
          <w:vanish/>
        </w:rPr>
      </w:pPr>
    </w:p>
    <w:p w14:paraId="219C5EC6" w14:textId="77777777" w:rsidR="00980D3B" w:rsidRDefault="00980D3B">
      <w:pPr>
        <w:pStyle w:val="Heading4"/>
      </w:pPr>
      <w:r>
        <w:t>Specialty Name (ST)</w:t>
      </w:r>
    </w:p>
    <w:p w14:paraId="06EC9645" w14:textId="77777777" w:rsidR="00980D3B" w:rsidRDefault="00980D3B">
      <w:pPr>
        <w:pStyle w:val="NormalIndented"/>
      </w:pPr>
      <w:r>
        <w:t>Definition: Identifies the provider’s specialty.</w:t>
      </w:r>
    </w:p>
    <w:p w14:paraId="3D4D7B5B" w14:textId="77777777" w:rsidR="00980D3B" w:rsidRDefault="00980D3B">
      <w:pPr>
        <w:pStyle w:val="Heading4"/>
      </w:pPr>
      <w:r>
        <w:t>Governing Board (ST)</w:t>
      </w:r>
    </w:p>
    <w:p w14:paraId="608224ED" w14:textId="77777777" w:rsidR="00980D3B" w:rsidRDefault="00980D3B">
      <w:pPr>
        <w:pStyle w:val="NormalIndented"/>
      </w:pPr>
      <w:r>
        <w:t xml:space="preserve"> Definition: Identifies the governing body providing for the specialty.</w:t>
      </w:r>
    </w:p>
    <w:p w14:paraId="7BCF9440" w14:textId="77777777" w:rsidR="00980D3B" w:rsidRDefault="00980D3B">
      <w:pPr>
        <w:pStyle w:val="Heading4"/>
      </w:pPr>
      <w:r>
        <w:t>Eligible or Certified (ID)</w:t>
      </w:r>
    </w:p>
    <w:p w14:paraId="65775AA0" w14:textId="77777777" w:rsidR="00980D3B" w:rsidRDefault="00980D3B">
      <w:pPr>
        <w:pStyle w:val="NormalIndented"/>
      </w:pPr>
      <w:r>
        <w:t xml:space="preserve">Definition: Specifies the certification status. Refer to </w:t>
      </w:r>
      <w:hyperlink w:anchor="HL70337" w:history="1">
        <w:r>
          <w:rPr>
            <w:rStyle w:val="HyperlinkText"/>
          </w:rPr>
          <w:t>HL7 Table 0337 – Certification status</w:t>
        </w:r>
      </w:hyperlink>
      <w:r>
        <w:t xml:space="preserve"> for valid va</w:t>
      </w:r>
      <w:r>
        <w:t>l</w:t>
      </w:r>
      <w:r>
        <w:t>ues.</w:t>
      </w:r>
    </w:p>
    <w:p w14:paraId="2EDCA43D" w14:textId="77777777" w:rsidR="00980D3B" w:rsidRDefault="00980D3B">
      <w:pPr>
        <w:pStyle w:val="HL7TableCaption"/>
      </w:pPr>
      <w:bookmarkStart w:id="1616" w:name="HL70337"/>
      <w:r>
        <w:t>HL7 Table 0337 - Certification status</w:t>
      </w:r>
      <w:bookmarkEnd w:id="1616"/>
      <w:r>
        <w:fldChar w:fldCharType="begin"/>
      </w:r>
      <w:r>
        <w:instrText xml:space="preserve"> XE "HL7 Table: 0337 - Certification status"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2" w:type="dxa"/>
          <w:right w:w="122" w:type="dxa"/>
        </w:tblCellMar>
        <w:tblLook w:val="0000" w:firstRow="0" w:lastRow="0" w:firstColumn="0" w:lastColumn="0" w:noHBand="0" w:noVBand="0"/>
      </w:tblPr>
      <w:tblGrid>
        <w:gridCol w:w="1183"/>
        <w:gridCol w:w="2503"/>
        <w:gridCol w:w="2160"/>
      </w:tblGrid>
      <w:tr w:rsidR="00980D3B" w14:paraId="7477EF6C" w14:textId="77777777">
        <w:tblPrEx>
          <w:tblCellMar>
            <w:top w:w="0" w:type="dxa"/>
            <w:bottom w:w="0" w:type="dxa"/>
          </w:tblCellMar>
        </w:tblPrEx>
        <w:trPr>
          <w:tblHeader/>
          <w:jc w:val="center"/>
        </w:trPr>
        <w:tc>
          <w:tcPr>
            <w:tcW w:w="1183" w:type="dxa"/>
            <w:tcBorders>
              <w:top w:val="double" w:sz="4" w:space="0" w:color="auto"/>
              <w:bottom w:val="single" w:sz="4" w:space="0" w:color="auto"/>
            </w:tcBorders>
            <w:shd w:val="pct10" w:color="auto" w:fill="FFFFFF"/>
          </w:tcPr>
          <w:p w14:paraId="61957227" w14:textId="77777777" w:rsidR="00980D3B" w:rsidRDefault="00980D3B">
            <w:pPr>
              <w:pStyle w:val="HL7TableHeader"/>
              <w:jc w:val="center"/>
            </w:pPr>
            <w:r>
              <w:t>Value</w:t>
            </w:r>
          </w:p>
        </w:tc>
        <w:tc>
          <w:tcPr>
            <w:tcW w:w="2503" w:type="dxa"/>
            <w:tcBorders>
              <w:top w:val="double" w:sz="4" w:space="0" w:color="auto"/>
              <w:bottom w:val="single" w:sz="4" w:space="0" w:color="auto"/>
            </w:tcBorders>
            <w:shd w:val="pct10" w:color="auto" w:fill="FFFFFF"/>
          </w:tcPr>
          <w:p w14:paraId="3D4932A3" w14:textId="77777777" w:rsidR="00980D3B" w:rsidRDefault="00980D3B">
            <w:pPr>
              <w:pStyle w:val="HL7TableHeader"/>
            </w:pPr>
            <w:r>
              <w:t>Description</w:t>
            </w:r>
          </w:p>
        </w:tc>
        <w:tc>
          <w:tcPr>
            <w:tcW w:w="2160" w:type="dxa"/>
            <w:tcBorders>
              <w:top w:val="double" w:sz="4" w:space="0" w:color="auto"/>
              <w:bottom w:val="single" w:sz="4" w:space="0" w:color="auto"/>
            </w:tcBorders>
            <w:shd w:val="pct10" w:color="auto" w:fill="FFFFFF"/>
          </w:tcPr>
          <w:p w14:paraId="3C286358" w14:textId="77777777" w:rsidR="00980D3B" w:rsidRDefault="00980D3B">
            <w:pPr>
              <w:pStyle w:val="HL7TableHeader"/>
            </w:pPr>
            <w:r>
              <w:t>Comment</w:t>
            </w:r>
          </w:p>
        </w:tc>
      </w:tr>
      <w:tr w:rsidR="00980D3B" w14:paraId="42C9E6DE" w14:textId="77777777">
        <w:tblPrEx>
          <w:tblCellMar>
            <w:top w:w="0" w:type="dxa"/>
            <w:bottom w:w="0" w:type="dxa"/>
          </w:tblCellMar>
        </w:tblPrEx>
        <w:trPr>
          <w:jc w:val="center"/>
        </w:trPr>
        <w:tc>
          <w:tcPr>
            <w:tcW w:w="1183" w:type="dxa"/>
            <w:tcBorders>
              <w:top w:val="single" w:sz="4" w:space="0" w:color="auto"/>
              <w:bottom w:val="single" w:sz="4" w:space="0" w:color="auto"/>
            </w:tcBorders>
          </w:tcPr>
          <w:p w14:paraId="3828F4E0" w14:textId="77777777" w:rsidR="00980D3B" w:rsidRDefault="00980D3B">
            <w:pPr>
              <w:pStyle w:val="HL7TableBody"/>
              <w:jc w:val="center"/>
            </w:pPr>
            <w:r>
              <w:t>C</w:t>
            </w:r>
          </w:p>
        </w:tc>
        <w:tc>
          <w:tcPr>
            <w:tcW w:w="2503" w:type="dxa"/>
            <w:tcBorders>
              <w:top w:val="single" w:sz="4" w:space="0" w:color="auto"/>
              <w:bottom w:val="single" w:sz="4" w:space="0" w:color="auto"/>
            </w:tcBorders>
          </w:tcPr>
          <w:p w14:paraId="16470BEC" w14:textId="77777777" w:rsidR="00980D3B" w:rsidRDefault="00980D3B">
            <w:pPr>
              <w:pStyle w:val="HL7TableBody"/>
            </w:pPr>
            <w:r>
              <w:t>Certified</w:t>
            </w:r>
          </w:p>
        </w:tc>
        <w:tc>
          <w:tcPr>
            <w:tcW w:w="2160" w:type="dxa"/>
            <w:tcBorders>
              <w:top w:val="single" w:sz="4" w:space="0" w:color="auto"/>
              <w:bottom w:val="single" w:sz="4" w:space="0" w:color="auto"/>
            </w:tcBorders>
          </w:tcPr>
          <w:p w14:paraId="3EA10858" w14:textId="77777777" w:rsidR="00980D3B" w:rsidRDefault="00980D3B">
            <w:pPr>
              <w:pStyle w:val="HL7TableBody"/>
            </w:pPr>
          </w:p>
        </w:tc>
      </w:tr>
      <w:tr w:rsidR="00980D3B" w14:paraId="29222DF9" w14:textId="77777777">
        <w:tblPrEx>
          <w:tblCellMar>
            <w:top w:w="0" w:type="dxa"/>
            <w:bottom w:w="0" w:type="dxa"/>
          </w:tblCellMar>
        </w:tblPrEx>
        <w:trPr>
          <w:jc w:val="center"/>
        </w:trPr>
        <w:tc>
          <w:tcPr>
            <w:tcW w:w="1183" w:type="dxa"/>
            <w:tcBorders>
              <w:top w:val="single" w:sz="4" w:space="0" w:color="auto"/>
              <w:bottom w:val="double" w:sz="4" w:space="0" w:color="auto"/>
            </w:tcBorders>
          </w:tcPr>
          <w:p w14:paraId="56AAB6C0" w14:textId="77777777" w:rsidR="00980D3B" w:rsidRDefault="00980D3B">
            <w:pPr>
              <w:pStyle w:val="HL7TableBody"/>
              <w:jc w:val="center"/>
            </w:pPr>
            <w:r>
              <w:t>E</w:t>
            </w:r>
          </w:p>
        </w:tc>
        <w:tc>
          <w:tcPr>
            <w:tcW w:w="2503" w:type="dxa"/>
            <w:tcBorders>
              <w:top w:val="single" w:sz="4" w:space="0" w:color="auto"/>
              <w:bottom w:val="double" w:sz="4" w:space="0" w:color="auto"/>
            </w:tcBorders>
          </w:tcPr>
          <w:p w14:paraId="6E31D75D" w14:textId="77777777" w:rsidR="00980D3B" w:rsidRDefault="00980D3B">
            <w:pPr>
              <w:pStyle w:val="HL7TableBody"/>
            </w:pPr>
            <w:r>
              <w:t>Eligible</w:t>
            </w:r>
          </w:p>
        </w:tc>
        <w:tc>
          <w:tcPr>
            <w:tcW w:w="2160" w:type="dxa"/>
            <w:tcBorders>
              <w:top w:val="single" w:sz="4" w:space="0" w:color="auto"/>
              <w:bottom w:val="double" w:sz="4" w:space="0" w:color="auto"/>
            </w:tcBorders>
          </w:tcPr>
          <w:p w14:paraId="091FEF0B" w14:textId="77777777" w:rsidR="00980D3B" w:rsidRDefault="00980D3B">
            <w:pPr>
              <w:pStyle w:val="HL7TableBody"/>
            </w:pPr>
          </w:p>
        </w:tc>
      </w:tr>
    </w:tbl>
    <w:p w14:paraId="1F4A6D0B" w14:textId="77777777" w:rsidR="00980D3B" w:rsidRDefault="00980D3B">
      <w:pPr>
        <w:pStyle w:val="Heading4"/>
      </w:pPr>
      <w:r>
        <w:t>Date of Certification (DT)</w:t>
      </w:r>
    </w:p>
    <w:p w14:paraId="054612B2" w14:textId="77777777" w:rsidR="00980D3B" w:rsidRDefault="00980D3B">
      <w:pPr>
        <w:pStyle w:val="NormalIndented"/>
      </w:pPr>
      <w:r>
        <w:t>Definition: Specifies when certification occurred.</w:t>
      </w:r>
    </w:p>
    <w:p w14:paraId="6C47E604" w14:textId="77777777" w:rsidR="00980D3B" w:rsidRDefault="00980D3B">
      <w:pPr>
        <w:pStyle w:val="Heading3"/>
      </w:pPr>
      <w:r>
        <w:fldChar w:fldCharType="begin"/>
      </w:r>
      <w:r>
        <w:instrText xml:space="preserve"> XE "SPS" </w:instrText>
      </w:r>
      <w:r>
        <w:fldChar w:fldCharType="end"/>
      </w:r>
      <w:r>
        <w:fldChar w:fldCharType="begin"/>
      </w:r>
      <w:r>
        <w:instrText xml:space="preserve"> XE "Data types: SPS" </w:instrText>
      </w:r>
      <w:r>
        <w:fldChar w:fldCharType="end"/>
      </w:r>
      <w:bookmarkStart w:id="1617" w:name="_Ref174265"/>
      <w:bookmarkStart w:id="1618" w:name="_Toc496527"/>
      <w:bookmarkStart w:id="1619" w:name="_Toc524874"/>
      <w:bookmarkStart w:id="1620" w:name="_Toc1802457"/>
      <w:bookmarkStart w:id="1621" w:name="_Toc22448452"/>
      <w:bookmarkStart w:id="1622" w:name="_Toc22697644"/>
      <w:bookmarkStart w:id="1623" w:name="_Toc24273679"/>
      <w:r>
        <w:t>SPS – specimen source</w:t>
      </w:r>
      <w:bookmarkEnd w:id="1617"/>
      <w:bookmarkEnd w:id="1618"/>
      <w:bookmarkEnd w:id="1619"/>
      <w:bookmarkEnd w:id="1620"/>
      <w:bookmarkEnd w:id="1621"/>
      <w:bookmarkEnd w:id="1622"/>
      <w:bookmarkEnd w:id="1623"/>
    </w:p>
    <w:p w14:paraId="1D501FDE" w14:textId="77777777" w:rsidR="00980D3B" w:rsidRDefault="00980D3B">
      <w:pPr>
        <w:pStyle w:val="ComponentTableCaption"/>
      </w:pPr>
      <w:bookmarkStart w:id="1624" w:name="SPS"/>
      <w:r>
        <w:t xml:space="preserve">HL7 Component Table - SPS – Specimen Source </w:t>
      </w:r>
      <w:r>
        <w:fldChar w:fldCharType="begin"/>
      </w:r>
      <w:r>
        <w:instrText xml:space="preserve"> XE "HL7 Component Table - SPS" </w:instrText>
      </w:r>
      <w:r>
        <w:fldChar w:fldCharType="end"/>
      </w:r>
      <w:bookmarkEnd w:id="162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71A25EE"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5E3373B"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18CA9306"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2E7716B0"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29AE18AF"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6F5B4A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B1F9A7E"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3676C657"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5A3C71C" w14:textId="77777777" w:rsidR="00980D3B" w:rsidRDefault="00980D3B">
            <w:pPr>
              <w:pStyle w:val="ComponentTableHeader"/>
              <w:jc w:val="left"/>
              <w:rPr>
                <w:b w:val="0"/>
                <w:lang w:val="fr-FR"/>
              </w:rPr>
            </w:pPr>
            <w:r>
              <w:rPr>
                <w:lang w:val="fr-FR"/>
              </w:rPr>
              <w:t>SEC.REF.</w:t>
            </w:r>
          </w:p>
        </w:tc>
      </w:tr>
      <w:tr w:rsidR="00980D3B" w14:paraId="2FB51AB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12E1478" w14:textId="77777777" w:rsidR="00980D3B" w:rsidRDefault="00980D3B">
            <w:pPr>
              <w:pStyle w:val="ComponentTableBody"/>
            </w:pPr>
            <w:r>
              <w:t>1</w:t>
            </w:r>
          </w:p>
        </w:tc>
        <w:tc>
          <w:tcPr>
            <w:tcW w:w="576" w:type="dxa"/>
            <w:tcBorders>
              <w:top w:val="single" w:sz="4" w:space="0" w:color="auto"/>
              <w:bottom w:val="single" w:sz="4" w:space="0" w:color="auto"/>
            </w:tcBorders>
          </w:tcPr>
          <w:p w14:paraId="1FD426EC" w14:textId="77777777" w:rsidR="00980D3B" w:rsidRDefault="00980D3B">
            <w:pPr>
              <w:pStyle w:val="ComponentTableBody"/>
            </w:pPr>
            <w:r>
              <w:t>705</w:t>
            </w:r>
          </w:p>
        </w:tc>
        <w:tc>
          <w:tcPr>
            <w:tcW w:w="720" w:type="dxa"/>
            <w:tcBorders>
              <w:top w:val="single" w:sz="4" w:space="0" w:color="auto"/>
              <w:bottom w:val="single" w:sz="4" w:space="0" w:color="auto"/>
            </w:tcBorders>
          </w:tcPr>
          <w:p w14:paraId="28E5F1B8" w14:textId="77777777" w:rsidR="00980D3B" w:rsidRDefault="00980D3B">
            <w:pPr>
              <w:pStyle w:val="ComponentTableBody"/>
            </w:pPr>
            <w:r>
              <w:t>CWE</w:t>
            </w:r>
          </w:p>
        </w:tc>
        <w:tc>
          <w:tcPr>
            <w:tcW w:w="576" w:type="dxa"/>
            <w:tcBorders>
              <w:top w:val="single" w:sz="4" w:space="0" w:color="auto"/>
              <w:bottom w:val="single" w:sz="4" w:space="0" w:color="auto"/>
            </w:tcBorders>
          </w:tcPr>
          <w:p w14:paraId="1876EC59" w14:textId="77777777" w:rsidR="00980D3B" w:rsidRDefault="00980D3B">
            <w:pPr>
              <w:pStyle w:val="ComponentTableBody"/>
            </w:pPr>
            <w:r>
              <w:t>O</w:t>
            </w:r>
          </w:p>
        </w:tc>
        <w:tc>
          <w:tcPr>
            <w:tcW w:w="720" w:type="dxa"/>
            <w:tcBorders>
              <w:top w:val="single" w:sz="4" w:space="0" w:color="auto"/>
              <w:bottom w:val="single" w:sz="4" w:space="0" w:color="auto"/>
            </w:tcBorders>
          </w:tcPr>
          <w:p w14:paraId="2555D745"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93029BC" w14:textId="77777777" w:rsidR="00980D3B" w:rsidRDefault="00980D3B">
            <w:pPr>
              <w:pStyle w:val="ComponentTableBody"/>
              <w:jc w:val="left"/>
            </w:pPr>
            <w:r>
              <w:t>Specimen Source Name or Code</w:t>
            </w:r>
          </w:p>
        </w:tc>
        <w:tc>
          <w:tcPr>
            <w:tcW w:w="1440" w:type="dxa"/>
            <w:tcBorders>
              <w:top w:val="single" w:sz="4" w:space="0" w:color="auto"/>
              <w:bottom w:val="single" w:sz="4" w:space="0" w:color="auto"/>
            </w:tcBorders>
          </w:tcPr>
          <w:p w14:paraId="77BE0FE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175CFE3"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_Ref485523616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2.A.13</w:t>
            </w:r>
            <w:r>
              <w:rPr>
                <w:rStyle w:val="Hyperlink"/>
              </w:rPr>
              <w:fldChar w:fldCharType="end"/>
            </w:r>
          </w:p>
        </w:tc>
      </w:tr>
      <w:tr w:rsidR="00980D3B" w14:paraId="38D6BBA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1CFDEB6"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2E9FD757" w14:textId="77777777" w:rsidR="00980D3B" w:rsidRDefault="00980D3B">
            <w:pPr>
              <w:pStyle w:val="ComponentTableBody"/>
              <w:rPr>
                <w:lang w:val="it-IT"/>
              </w:rPr>
            </w:pPr>
            <w:r>
              <w:rPr>
                <w:lang w:val="it-IT"/>
              </w:rPr>
              <w:t>705</w:t>
            </w:r>
          </w:p>
        </w:tc>
        <w:tc>
          <w:tcPr>
            <w:tcW w:w="720" w:type="dxa"/>
            <w:tcBorders>
              <w:top w:val="single" w:sz="4" w:space="0" w:color="auto"/>
              <w:bottom w:val="single" w:sz="4" w:space="0" w:color="auto"/>
            </w:tcBorders>
          </w:tcPr>
          <w:p w14:paraId="4514FBAC" w14:textId="77777777" w:rsidR="00980D3B" w:rsidRDefault="00980D3B">
            <w:pPr>
              <w:pStyle w:val="ComponentTableBody"/>
              <w:rPr>
                <w:lang w:val="it-IT"/>
              </w:rPr>
            </w:pPr>
            <w:r>
              <w:rPr>
                <w:lang w:val="it-IT"/>
              </w:rPr>
              <w:t>CWE</w:t>
            </w:r>
          </w:p>
        </w:tc>
        <w:tc>
          <w:tcPr>
            <w:tcW w:w="576" w:type="dxa"/>
            <w:tcBorders>
              <w:top w:val="single" w:sz="4" w:space="0" w:color="auto"/>
              <w:bottom w:val="single" w:sz="4" w:space="0" w:color="auto"/>
            </w:tcBorders>
          </w:tcPr>
          <w:p w14:paraId="5107D1DF"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40B306E" w14:textId="77777777" w:rsidR="00980D3B" w:rsidRDefault="00980D3B">
            <w:pPr>
              <w:pStyle w:val="ComponentTableBody"/>
            </w:pPr>
            <w:r>
              <w:t>0371</w:t>
            </w:r>
          </w:p>
        </w:tc>
        <w:tc>
          <w:tcPr>
            <w:tcW w:w="2880" w:type="dxa"/>
            <w:tcBorders>
              <w:top w:val="single" w:sz="4" w:space="0" w:color="auto"/>
              <w:bottom w:val="single" w:sz="4" w:space="0" w:color="auto"/>
            </w:tcBorders>
          </w:tcPr>
          <w:p w14:paraId="2C4DAC53" w14:textId="77777777" w:rsidR="00980D3B" w:rsidRDefault="00980D3B">
            <w:pPr>
              <w:pStyle w:val="ComponentTableBody"/>
              <w:jc w:val="left"/>
            </w:pPr>
            <w:r>
              <w:t>Additives</w:t>
            </w:r>
          </w:p>
        </w:tc>
        <w:tc>
          <w:tcPr>
            <w:tcW w:w="1440" w:type="dxa"/>
            <w:tcBorders>
              <w:top w:val="single" w:sz="4" w:space="0" w:color="auto"/>
              <w:bottom w:val="single" w:sz="4" w:space="0" w:color="auto"/>
            </w:tcBorders>
          </w:tcPr>
          <w:p w14:paraId="3AD8C71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95B9102" w14:textId="77777777" w:rsidR="00980D3B" w:rsidRDefault="00980D3B">
            <w:pPr>
              <w:pStyle w:val="ComponentTableBody"/>
              <w:rPr>
                <w:rStyle w:val="Hyperlink"/>
              </w:rPr>
            </w:pPr>
            <w:hyperlink w:anchor="CWE" w:history="1">
              <w:r>
                <w:rPr>
                  <w:rStyle w:val="Hyperlink"/>
                </w:rPr>
                <w:t>2.A.13</w:t>
              </w:r>
            </w:hyperlink>
          </w:p>
        </w:tc>
      </w:tr>
      <w:tr w:rsidR="00980D3B" w14:paraId="5AB8EED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0EA3C9B" w14:textId="77777777" w:rsidR="00980D3B" w:rsidRDefault="00980D3B">
            <w:pPr>
              <w:pStyle w:val="ComponentTableBody"/>
            </w:pPr>
            <w:r>
              <w:t>3</w:t>
            </w:r>
          </w:p>
        </w:tc>
        <w:tc>
          <w:tcPr>
            <w:tcW w:w="576" w:type="dxa"/>
            <w:tcBorders>
              <w:top w:val="single" w:sz="4" w:space="0" w:color="auto"/>
              <w:bottom w:val="single" w:sz="4" w:space="0" w:color="auto"/>
            </w:tcBorders>
          </w:tcPr>
          <w:p w14:paraId="5523C399" w14:textId="77777777" w:rsidR="00980D3B" w:rsidRDefault="00980D3B">
            <w:pPr>
              <w:pStyle w:val="ComponentTableBody"/>
            </w:pPr>
            <w:r>
              <w:t>200</w:t>
            </w:r>
          </w:p>
        </w:tc>
        <w:tc>
          <w:tcPr>
            <w:tcW w:w="720" w:type="dxa"/>
            <w:tcBorders>
              <w:top w:val="single" w:sz="4" w:space="0" w:color="auto"/>
              <w:bottom w:val="single" w:sz="4" w:space="0" w:color="auto"/>
            </w:tcBorders>
          </w:tcPr>
          <w:p w14:paraId="5813B4C0" w14:textId="77777777" w:rsidR="00980D3B" w:rsidRDefault="00980D3B">
            <w:pPr>
              <w:pStyle w:val="ComponentTableBody"/>
            </w:pPr>
            <w:r>
              <w:t>TX</w:t>
            </w:r>
          </w:p>
        </w:tc>
        <w:tc>
          <w:tcPr>
            <w:tcW w:w="576" w:type="dxa"/>
            <w:tcBorders>
              <w:top w:val="single" w:sz="4" w:space="0" w:color="auto"/>
              <w:bottom w:val="single" w:sz="4" w:space="0" w:color="auto"/>
            </w:tcBorders>
          </w:tcPr>
          <w:p w14:paraId="070A005F" w14:textId="77777777" w:rsidR="00980D3B" w:rsidRDefault="00980D3B">
            <w:pPr>
              <w:pStyle w:val="ComponentTableBody"/>
            </w:pPr>
            <w:r>
              <w:t>O</w:t>
            </w:r>
          </w:p>
        </w:tc>
        <w:tc>
          <w:tcPr>
            <w:tcW w:w="720" w:type="dxa"/>
            <w:tcBorders>
              <w:top w:val="single" w:sz="4" w:space="0" w:color="auto"/>
              <w:bottom w:val="single" w:sz="4" w:space="0" w:color="auto"/>
            </w:tcBorders>
          </w:tcPr>
          <w:p w14:paraId="25BCEF1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C2D1022" w14:textId="77777777" w:rsidR="00980D3B" w:rsidRDefault="00980D3B">
            <w:pPr>
              <w:pStyle w:val="ComponentTableBody"/>
              <w:jc w:val="left"/>
            </w:pPr>
            <w:r>
              <w:t>Specimen Collection Method</w:t>
            </w:r>
          </w:p>
        </w:tc>
        <w:tc>
          <w:tcPr>
            <w:tcW w:w="1440" w:type="dxa"/>
            <w:tcBorders>
              <w:top w:val="single" w:sz="4" w:space="0" w:color="auto"/>
              <w:bottom w:val="single" w:sz="4" w:space="0" w:color="auto"/>
            </w:tcBorders>
          </w:tcPr>
          <w:p w14:paraId="47D0CCD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04ED11C"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_Ref358257603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2.A.78</w:t>
            </w:r>
            <w:r>
              <w:rPr>
                <w:rStyle w:val="Hyperlink"/>
              </w:rPr>
              <w:fldChar w:fldCharType="end"/>
            </w:r>
          </w:p>
        </w:tc>
      </w:tr>
      <w:tr w:rsidR="00980D3B" w14:paraId="20570F1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3AECB5B" w14:textId="77777777" w:rsidR="00980D3B" w:rsidRDefault="00980D3B">
            <w:pPr>
              <w:pStyle w:val="ComponentTableBody"/>
              <w:rPr>
                <w:lang w:val="it-IT"/>
              </w:rPr>
            </w:pPr>
            <w:r>
              <w:rPr>
                <w:lang w:val="it-IT"/>
              </w:rPr>
              <w:t>4</w:t>
            </w:r>
          </w:p>
        </w:tc>
        <w:tc>
          <w:tcPr>
            <w:tcW w:w="576" w:type="dxa"/>
            <w:tcBorders>
              <w:top w:val="single" w:sz="4" w:space="0" w:color="auto"/>
              <w:bottom w:val="single" w:sz="4" w:space="0" w:color="auto"/>
            </w:tcBorders>
          </w:tcPr>
          <w:p w14:paraId="63BC0619" w14:textId="77777777" w:rsidR="00980D3B" w:rsidRDefault="00980D3B">
            <w:pPr>
              <w:pStyle w:val="ComponentTableBody"/>
              <w:rPr>
                <w:lang w:val="it-IT"/>
              </w:rPr>
            </w:pPr>
            <w:r>
              <w:rPr>
                <w:lang w:val="it-IT"/>
              </w:rPr>
              <w:t>705</w:t>
            </w:r>
          </w:p>
        </w:tc>
        <w:tc>
          <w:tcPr>
            <w:tcW w:w="720" w:type="dxa"/>
            <w:tcBorders>
              <w:top w:val="single" w:sz="4" w:space="0" w:color="auto"/>
              <w:bottom w:val="single" w:sz="4" w:space="0" w:color="auto"/>
            </w:tcBorders>
          </w:tcPr>
          <w:p w14:paraId="3F42D515" w14:textId="77777777" w:rsidR="00980D3B" w:rsidRDefault="00980D3B">
            <w:pPr>
              <w:pStyle w:val="ComponentTableBody"/>
              <w:rPr>
                <w:lang w:val="it-IT"/>
              </w:rPr>
            </w:pPr>
            <w:r>
              <w:rPr>
                <w:lang w:val="it-IT"/>
              </w:rPr>
              <w:t>CWE</w:t>
            </w:r>
          </w:p>
        </w:tc>
        <w:tc>
          <w:tcPr>
            <w:tcW w:w="576" w:type="dxa"/>
            <w:tcBorders>
              <w:top w:val="single" w:sz="4" w:space="0" w:color="auto"/>
              <w:bottom w:val="single" w:sz="4" w:space="0" w:color="auto"/>
            </w:tcBorders>
          </w:tcPr>
          <w:p w14:paraId="01F564F8"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E2F2582" w14:textId="77777777" w:rsidR="00980D3B" w:rsidRDefault="00980D3B">
            <w:pPr>
              <w:pStyle w:val="ComponentTableBody"/>
            </w:pPr>
            <w:r>
              <w:t>0163</w:t>
            </w:r>
          </w:p>
        </w:tc>
        <w:tc>
          <w:tcPr>
            <w:tcW w:w="2880" w:type="dxa"/>
            <w:tcBorders>
              <w:top w:val="single" w:sz="4" w:space="0" w:color="auto"/>
              <w:bottom w:val="single" w:sz="4" w:space="0" w:color="auto"/>
            </w:tcBorders>
          </w:tcPr>
          <w:p w14:paraId="31BEB489" w14:textId="77777777" w:rsidR="00980D3B" w:rsidRDefault="00980D3B">
            <w:pPr>
              <w:pStyle w:val="ComponentTableBody"/>
              <w:jc w:val="left"/>
            </w:pPr>
            <w:r>
              <w:t>Body Site</w:t>
            </w:r>
          </w:p>
        </w:tc>
        <w:tc>
          <w:tcPr>
            <w:tcW w:w="1440" w:type="dxa"/>
            <w:tcBorders>
              <w:top w:val="single" w:sz="4" w:space="0" w:color="auto"/>
              <w:bottom w:val="single" w:sz="4" w:space="0" w:color="auto"/>
            </w:tcBorders>
          </w:tcPr>
          <w:p w14:paraId="7C20C11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F9D4B1B"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r w:rsidR="00980D3B" w14:paraId="64C9C0C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6E9EB39" w14:textId="77777777" w:rsidR="00980D3B" w:rsidRDefault="00980D3B">
            <w:pPr>
              <w:pStyle w:val="ComponentTableBody"/>
              <w:rPr>
                <w:lang w:val="it-IT"/>
              </w:rPr>
            </w:pPr>
            <w:r>
              <w:rPr>
                <w:lang w:val="it-IT"/>
              </w:rPr>
              <w:t>5</w:t>
            </w:r>
          </w:p>
        </w:tc>
        <w:tc>
          <w:tcPr>
            <w:tcW w:w="576" w:type="dxa"/>
            <w:tcBorders>
              <w:top w:val="single" w:sz="4" w:space="0" w:color="auto"/>
              <w:bottom w:val="single" w:sz="4" w:space="0" w:color="auto"/>
            </w:tcBorders>
          </w:tcPr>
          <w:p w14:paraId="16F1C0B4" w14:textId="77777777" w:rsidR="00980D3B" w:rsidRDefault="00980D3B">
            <w:pPr>
              <w:pStyle w:val="ComponentTableBody"/>
              <w:rPr>
                <w:lang w:val="it-IT"/>
              </w:rPr>
            </w:pPr>
            <w:r>
              <w:rPr>
                <w:lang w:val="it-IT"/>
              </w:rPr>
              <w:t>705</w:t>
            </w:r>
          </w:p>
        </w:tc>
        <w:tc>
          <w:tcPr>
            <w:tcW w:w="720" w:type="dxa"/>
            <w:tcBorders>
              <w:top w:val="single" w:sz="4" w:space="0" w:color="auto"/>
              <w:bottom w:val="single" w:sz="4" w:space="0" w:color="auto"/>
            </w:tcBorders>
          </w:tcPr>
          <w:p w14:paraId="537A6872" w14:textId="77777777" w:rsidR="00980D3B" w:rsidRDefault="00980D3B">
            <w:pPr>
              <w:pStyle w:val="ComponentTableBody"/>
              <w:rPr>
                <w:lang w:val="it-IT"/>
              </w:rPr>
            </w:pPr>
            <w:r>
              <w:rPr>
                <w:lang w:val="it-IT"/>
              </w:rPr>
              <w:t>CWE</w:t>
            </w:r>
          </w:p>
        </w:tc>
        <w:tc>
          <w:tcPr>
            <w:tcW w:w="576" w:type="dxa"/>
            <w:tcBorders>
              <w:top w:val="single" w:sz="4" w:space="0" w:color="auto"/>
              <w:bottom w:val="single" w:sz="4" w:space="0" w:color="auto"/>
            </w:tcBorders>
          </w:tcPr>
          <w:p w14:paraId="1A05B9F4"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8BB85A1" w14:textId="77777777" w:rsidR="00980D3B" w:rsidRDefault="00980D3B">
            <w:pPr>
              <w:pStyle w:val="ComponentTableBody"/>
              <w:rPr>
                <w:lang w:val="it-IT"/>
              </w:rPr>
            </w:pPr>
            <w:r>
              <w:rPr>
                <w:lang w:val="it-IT"/>
              </w:rPr>
              <w:t>0495</w:t>
            </w:r>
          </w:p>
        </w:tc>
        <w:tc>
          <w:tcPr>
            <w:tcW w:w="2880" w:type="dxa"/>
            <w:tcBorders>
              <w:top w:val="single" w:sz="4" w:space="0" w:color="auto"/>
              <w:bottom w:val="single" w:sz="4" w:space="0" w:color="auto"/>
            </w:tcBorders>
          </w:tcPr>
          <w:p w14:paraId="7D024FF8" w14:textId="77777777" w:rsidR="00980D3B" w:rsidRDefault="00980D3B">
            <w:pPr>
              <w:pStyle w:val="ComponentTableBody"/>
              <w:jc w:val="left"/>
              <w:rPr>
                <w:lang w:val="it-IT"/>
              </w:rPr>
            </w:pPr>
            <w:r>
              <w:rPr>
                <w:lang w:val="it-IT"/>
              </w:rPr>
              <w:t>Site Modifier</w:t>
            </w:r>
          </w:p>
        </w:tc>
        <w:tc>
          <w:tcPr>
            <w:tcW w:w="1440" w:type="dxa"/>
            <w:tcBorders>
              <w:top w:val="single" w:sz="4" w:space="0" w:color="auto"/>
              <w:bottom w:val="single" w:sz="4" w:space="0" w:color="auto"/>
            </w:tcBorders>
          </w:tcPr>
          <w:p w14:paraId="5CC2DF2B"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3AF85B0C"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_Ref485523616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2.A.13</w:t>
            </w:r>
            <w:r>
              <w:rPr>
                <w:rStyle w:val="Hyperlink"/>
              </w:rPr>
              <w:fldChar w:fldCharType="end"/>
            </w:r>
          </w:p>
        </w:tc>
      </w:tr>
      <w:tr w:rsidR="00980D3B" w14:paraId="68B7E44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AF6C328" w14:textId="77777777" w:rsidR="00980D3B" w:rsidRDefault="00980D3B">
            <w:pPr>
              <w:pStyle w:val="ComponentTableBody"/>
              <w:rPr>
                <w:lang w:val="it-IT"/>
              </w:rPr>
            </w:pPr>
            <w:r>
              <w:rPr>
                <w:lang w:val="it-IT"/>
              </w:rPr>
              <w:t>6</w:t>
            </w:r>
          </w:p>
        </w:tc>
        <w:tc>
          <w:tcPr>
            <w:tcW w:w="576" w:type="dxa"/>
            <w:tcBorders>
              <w:top w:val="single" w:sz="4" w:space="0" w:color="auto"/>
              <w:bottom w:val="single" w:sz="4" w:space="0" w:color="auto"/>
            </w:tcBorders>
          </w:tcPr>
          <w:p w14:paraId="57A995F8" w14:textId="77777777" w:rsidR="00980D3B" w:rsidRDefault="00980D3B">
            <w:pPr>
              <w:pStyle w:val="ComponentTableBody"/>
              <w:rPr>
                <w:lang w:val="it-IT"/>
              </w:rPr>
            </w:pPr>
            <w:r>
              <w:rPr>
                <w:lang w:val="it-IT"/>
              </w:rPr>
              <w:t>705</w:t>
            </w:r>
          </w:p>
        </w:tc>
        <w:tc>
          <w:tcPr>
            <w:tcW w:w="720" w:type="dxa"/>
            <w:tcBorders>
              <w:top w:val="single" w:sz="4" w:space="0" w:color="auto"/>
              <w:bottom w:val="single" w:sz="4" w:space="0" w:color="auto"/>
            </w:tcBorders>
          </w:tcPr>
          <w:p w14:paraId="1FEB2D07" w14:textId="77777777" w:rsidR="00980D3B" w:rsidRDefault="00980D3B">
            <w:pPr>
              <w:pStyle w:val="ComponentTableBody"/>
              <w:rPr>
                <w:lang w:val="it-IT"/>
              </w:rPr>
            </w:pPr>
            <w:r>
              <w:rPr>
                <w:lang w:val="it-IT"/>
              </w:rPr>
              <w:t>CWE</w:t>
            </w:r>
          </w:p>
        </w:tc>
        <w:tc>
          <w:tcPr>
            <w:tcW w:w="576" w:type="dxa"/>
            <w:tcBorders>
              <w:top w:val="single" w:sz="4" w:space="0" w:color="auto"/>
              <w:bottom w:val="single" w:sz="4" w:space="0" w:color="auto"/>
            </w:tcBorders>
          </w:tcPr>
          <w:p w14:paraId="1C2B2888" w14:textId="77777777" w:rsidR="00980D3B" w:rsidRDefault="00980D3B">
            <w:pPr>
              <w:pStyle w:val="ComponentTableBody"/>
            </w:pPr>
            <w:r>
              <w:t>O</w:t>
            </w:r>
          </w:p>
        </w:tc>
        <w:tc>
          <w:tcPr>
            <w:tcW w:w="720" w:type="dxa"/>
            <w:tcBorders>
              <w:top w:val="single" w:sz="4" w:space="0" w:color="auto"/>
              <w:bottom w:val="single" w:sz="4" w:space="0" w:color="auto"/>
            </w:tcBorders>
          </w:tcPr>
          <w:p w14:paraId="3EBEABB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3CE822B" w14:textId="77777777" w:rsidR="00980D3B" w:rsidRDefault="00980D3B">
            <w:pPr>
              <w:pStyle w:val="ComponentTableBody"/>
              <w:jc w:val="left"/>
            </w:pPr>
            <w:r>
              <w:t>Collection Method Modifier Code</w:t>
            </w:r>
          </w:p>
        </w:tc>
        <w:tc>
          <w:tcPr>
            <w:tcW w:w="1440" w:type="dxa"/>
            <w:tcBorders>
              <w:top w:val="single" w:sz="4" w:space="0" w:color="auto"/>
              <w:bottom w:val="single" w:sz="4" w:space="0" w:color="auto"/>
            </w:tcBorders>
          </w:tcPr>
          <w:p w14:paraId="14647AA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DC2E429"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r w:rsidR="00980D3B" w14:paraId="0BF37BE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1BCE9C7" w14:textId="77777777" w:rsidR="00980D3B" w:rsidRDefault="00980D3B">
            <w:pPr>
              <w:pStyle w:val="ComponentTableBody"/>
            </w:pPr>
            <w:r>
              <w:t>7</w:t>
            </w:r>
          </w:p>
        </w:tc>
        <w:tc>
          <w:tcPr>
            <w:tcW w:w="576" w:type="dxa"/>
            <w:tcBorders>
              <w:top w:val="single" w:sz="4" w:space="0" w:color="auto"/>
              <w:bottom w:val="double" w:sz="4" w:space="0" w:color="auto"/>
            </w:tcBorders>
          </w:tcPr>
          <w:p w14:paraId="776178C4" w14:textId="77777777" w:rsidR="00980D3B" w:rsidRDefault="00980D3B">
            <w:pPr>
              <w:pStyle w:val="ComponentTableBody"/>
            </w:pPr>
            <w:r>
              <w:t>705</w:t>
            </w:r>
          </w:p>
        </w:tc>
        <w:tc>
          <w:tcPr>
            <w:tcW w:w="720" w:type="dxa"/>
            <w:tcBorders>
              <w:top w:val="single" w:sz="4" w:space="0" w:color="auto"/>
              <w:bottom w:val="double" w:sz="4" w:space="0" w:color="auto"/>
            </w:tcBorders>
          </w:tcPr>
          <w:p w14:paraId="7162F29B" w14:textId="77777777" w:rsidR="00980D3B" w:rsidRDefault="00980D3B">
            <w:pPr>
              <w:pStyle w:val="ComponentTableBody"/>
            </w:pPr>
            <w:r>
              <w:t>CWE</w:t>
            </w:r>
          </w:p>
        </w:tc>
        <w:tc>
          <w:tcPr>
            <w:tcW w:w="576" w:type="dxa"/>
            <w:tcBorders>
              <w:top w:val="single" w:sz="4" w:space="0" w:color="auto"/>
              <w:bottom w:val="double" w:sz="4" w:space="0" w:color="auto"/>
            </w:tcBorders>
          </w:tcPr>
          <w:p w14:paraId="7C022ACD" w14:textId="77777777" w:rsidR="00980D3B" w:rsidRDefault="00980D3B">
            <w:pPr>
              <w:pStyle w:val="ComponentTableBody"/>
            </w:pPr>
            <w:r>
              <w:t>O</w:t>
            </w:r>
          </w:p>
        </w:tc>
        <w:tc>
          <w:tcPr>
            <w:tcW w:w="720" w:type="dxa"/>
            <w:tcBorders>
              <w:top w:val="single" w:sz="4" w:space="0" w:color="auto"/>
              <w:bottom w:val="double" w:sz="4" w:space="0" w:color="auto"/>
            </w:tcBorders>
          </w:tcPr>
          <w:p w14:paraId="7A30FC78" w14:textId="77777777" w:rsidR="00980D3B" w:rsidRDefault="00980D3B">
            <w:pPr>
              <w:pStyle w:val="ComponentTableBody"/>
            </w:pPr>
            <w:r>
              <w:t>0369</w:t>
            </w:r>
          </w:p>
        </w:tc>
        <w:tc>
          <w:tcPr>
            <w:tcW w:w="2880" w:type="dxa"/>
            <w:tcBorders>
              <w:top w:val="single" w:sz="4" w:space="0" w:color="auto"/>
              <w:bottom w:val="double" w:sz="4" w:space="0" w:color="auto"/>
            </w:tcBorders>
          </w:tcPr>
          <w:p w14:paraId="44528D7E" w14:textId="77777777" w:rsidR="00980D3B" w:rsidRDefault="00980D3B">
            <w:pPr>
              <w:pStyle w:val="ComponentTableBody"/>
              <w:jc w:val="left"/>
            </w:pPr>
            <w:r>
              <w:t>Specimen Role</w:t>
            </w:r>
          </w:p>
        </w:tc>
        <w:tc>
          <w:tcPr>
            <w:tcW w:w="1440" w:type="dxa"/>
            <w:tcBorders>
              <w:top w:val="single" w:sz="4" w:space="0" w:color="auto"/>
              <w:bottom w:val="double" w:sz="4" w:space="0" w:color="auto"/>
            </w:tcBorders>
          </w:tcPr>
          <w:p w14:paraId="2E0AE507"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301179B"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bl>
    <w:p w14:paraId="16E48092" w14:textId="77777777" w:rsidR="00980D3B" w:rsidRDefault="00980D3B">
      <w:pPr>
        <w:pStyle w:val="NormalIndented"/>
      </w:pPr>
      <w:r>
        <w:t xml:space="preserve">Definition: </w:t>
      </w:r>
      <w:r>
        <w:rPr>
          <w:snapToGrid w:val="0"/>
        </w:rPr>
        <w:t>This data type identifies the site where the specimen should be obtained or where the service should be performed.</w:t>
      </w:r>
    </w:p>
    <w:p w14:paraId="572510FE" w14:textId="77777777" w:rsidR="00980D3B" w:rsidRDefault="00980D3B">
      <w:pPr>
        <w:pStyle w:val="Note"/>
      </w:pPr>
      <w:r>
        <w:rPr>
          <w:rStyle w:val="Strong"/>
        </w:rPr>
        <w:t>Maximum Length:</w:t>
      </w:r>
      <w:r>
        <w:t xml:space="preserve"> 4436 </w:t>
      </w:r>
    </w:p>
    <w:p w14:paraId="4409C3B4" w14:textId="77777777" w:rsidR="00980D3B" w:rsidRDefault="00980D3B"/>
    <w:p w14:paraId="45A5ABA7" w14:textId="77777777" w:rsidR="00980D3B" w:rsidRDefault="00980D3B">
      <w:pPr>
        <w:pStyle w:val="Note"/>
        <w:tabs>
          <w:tab w:val="left" w:pos="1440"/>
        </w:tabs>
        <w:rPr>
          <w:snapToGrid w:val="0"/>
        </w:rPr>
      </w:pPr>
      <w:r>
        <w:rPr>
          <w:rStyle w:val="Strong"/>
        </w:rPr>
        <w:t>Note:</w:t>
      </w:r>
      <w:r>
        <w:t xml:space="preserve"> Replaces the CM data type used in 4.5.3.15  OBR-15, 7.4.1.15 OBR-15, 13.4.3.6 SAC-6 and 13.4.9.3 TCC-3 as of v 2.5. This data type is retained for </w:t>
      </w:r>
      <w:r>
        <w:rPr>
          <w:szCs w:val="18"/>
        </w:rPr>
        <w:t>backward compatibility</w:t>
      </w:r>
      <w:r>
        <w:t xml:space="preserve"> only as on v 2.5, The reader is referred to the SPM segment defined in chapter 4.</w:t>
      </w:r>
    </w:p>
    <w:p w14:paraId="7FB708A5" w14:textId="77777777" w:rsidR="00980D3B" w:rsidRDefault="00980D3B">
      <w:pPr>
        <w:pStyle w:val="Heading4"/>
        <w:rPr>
          <w:vanish/>
        </w:rPr>
      </w:pPr>
      <w:r>
        <w:rPr>
          <w:vanish/>
        </w:rPr>
        <w:t>hiddentext</w:t>
      </w:r>
    </w:p>
    <w:p w14:paraId="2BD3A01F" w14:textId="77777777" w:rsidR="00980D3B" w:rsidRDefault="00980D3B">
      <w:pPr>
        <w:pStyle w:val="Heading4"/>
      </w:pPr>
      <w:r>
        <w:t>Specimen Source Name or Code (CWE)</w:t>
      </w:r>
    </w:p>
    <w:p w14:paraId="70B29A9A" w14:textId="77777777" w:rsidR="00980D3B" w:rsidRDefault="00980D3B">
      <w:pPr>
        <w:pStyle w:val="NormalIndented"/>
        <w:rPr>
          <w:snapToGrid w:val="0"/>
        </w:rPr>
      </w:pPr>
      <w:r>
        <w:t xml:space="preserve">Definition: </w:t>
      </w:r>
      <w:r>
        <w:rPr>
          <w:snapToGrid w:val="0"/>
        </w:rPr>
        <w:t xml:space="preserve">contains the specimen source name or code (as a CWE data type component). (Even in the case of observations whose name implies the source, a source may be required, e.g., blood culture-heart blood.) </w:t>
      </w:r>
    </w:p>
    <w:p w14:paraId="0EE201E1" w14:textId="77777777" w:rsidR="00980D3B" w:rsidRDefault="00980D3B">
      <w:pPr>
        <w:pStyle w:val="NormalIndented"/>
      </w:pPr>
      <w:r>
        <w:t>A nationally recognized coding system is to be used for this field. Valid coding sources for this field i</w:t>
      </w:r>
      <w:r>
        <w:t>n</w:t>
      </w:r>
      <w:r>
        <w:t>clude:</w:t>
      </w:r>
    </w:p>
    <w:p w14:paraId="0F6ED900" w14:textId="77777777" w:rsidR="00980D3B" w:rsidRDefault="00980D3B">
      <w:pPr>
        <w:pStyle w:val="NormalListBullets"/>
        <w:tabs>
          <w:tab w:val="num" w:pos="360"/>
        </w:tabs>
      </w:pPr>
      <w:r>
        <w:t xml:space="preserve"> HL7 table 0487 – Specimen Type (replaces HL7 table 0070 – Specimen source codes)</w:t>
      </w:r>
    </w:p>
    <w:p w14:paraId="2A879AAF" w14:textId="77777777" w:rsidR="00980D3B" w:rsidRDefault="00980D3B">
      <w:pPr>
        <w:pStyle w:val="NormalListBullets"/>
        <w:tabs>
          <w:tab w:val="num" w:pos="360"/>
        </w:tabs>
      </w:pPr>
      <w:r>
        <w:t xml:space="preserve">SNOMED, etc. </w:t>
      </w:r>
    </w:p>
    <w:p w14:paraId="2F460291" w14:textId="77777777" w:rsidR="00980D3B" w:rsidRDefault="00980D3B">
      <w:pPr>
        <w:pStyle w:val="NormalListBullets"/>
        <w:tabs>
          <w:tab w:val="num" w:pos="360"/>
        </w:tabs>
      </w:pPr>
      <w:r>
        <w:lastRenderedPageBreak/>
        <w:t>Veterinary medicine may choose the tables supported for the components of this field as decided by their industry.</w:t>
      </w:r>
    </w:p>
    <w:p w14:paraId="2BDD4A18" w14:textId="77777777" w:rsidR="00980D3B" w:rsidRDefault="00980D3B">
      <w:pPr>
        <w:pStyle w:val="Heading4"/>
      </w:pPr>
      <w:r>
        <w:t>Additives (CWE)</w:t>
      </w:r>
    </w:p>
    <w:p w14:paraId="63705741" w14:textId="77777777" w:rsidR="00980D3B" w:rsidRDefault="00980D3B">
      <w:pPr>
        <w:pStyle w:val="NormalIndented"/>
      </w:pPr>
      <w:r>
        <w:t>Definition: identifies an additive introduced to the specimen before or at the time of collection. Refer to HL7 Ta</w:t>
      </w:r>
      <w:bookmarkStart w:id="1625" w:name="_Hlt17537233"/>
      <w:r>
        <w:t>b</w:t>
      </w:r>
      <w:bookmarkEnd w:id="1625"/>
      <w:r>
        <w:t>le</w:t>
      </w:r>
      <w:bookmarkStart w:id="1626" w:name="_Hlt23493651"/>
      <w:r>
        <w:t xml:space="preserve"> </w:t>
      </w:r>
      <w:bookmarkEnd w:id="1626"/>
      <w:r>
        <w:t>0371 – Additive in chapter 7 for valid values. The table’s values are taken from NCCLS AUTO4. The value set can be extended with user specific values.</w:t>
      </w:r>
    </w:p>
    <w:p w14:paraId="67D03EF7" w14:textId="77777777" w:rsidR="00980D3B" w:rsidRDefault="00980D3B">
      <w:pPr>
        <w:pStyle w:val="Heading4"/>
      </w:pPr>
      <w:r>
        <w:t>Specimen Co</w:t>
      </w:r>
      <w:r>
        <w:t>l</w:t>
      </w:r>
      <w:r>
        <w:t>lection Method (TX)</w:t>
      </w:r>
    </w:p>
    <w:p w14:paraId="3B0C6837" w14:textId="77777777" w:rsidR="00980D3B" w:rsidRDefault="00980D3B">
      <w:pPr>
        <w:pStyle w:val="NormalIndented"/>
      </w:pPr>
      <w:r>
        <w:t>Definition: describes the method of collection when that information is a part of the order. When the method of collection is logically an observation result, it should be included as a result segment (i.e., OBX se</w:t>
      </w:r>
      <w:r>
        <w:t>g</w:t>
      </w:r>
      <w:r>
        <w:t>ment).</w:t>
      </w:r>
    </w:p>
    <w:p w14:paraId="6606E1B1" w14:textId="77777777" w:rsidR="00980D3B" w:rsidRDefault="00980D3B">
      <w:pPr>
        <w:pStyle w:val="Heading4"/>
      </w:pPr>
      <w:r>
        <w:t>Body Site (CWE)</w:t>
      </w:r>
    </w:p>
    <w:p w14:paraId="310D29BB" w14:textId="77777777" w:rsidR="00980D3B" w:rsidRDefault="00980D3B">
      <w:pPr>
        <w:pStyle w:val="NormalIndented"/>
      </w:pPr>
      <w:r>
        <w:t>Definition: This component specifies the body site from which the specimen was obtained. A nationally recognized coding system is to be used for this field. Valid coding sources for this field include:</w:t>
      </w:r>
    </w:p>
    <w:p w14:paraId="6106AA06" w14:textId="77777777" w:rsidR="00980D3B" w:rsidRDefault="00980D3B">
      <w:pPr>
        <w:pStyle w:val="NormalListBullets"/>
        <w:tabs>
          <w:tab w:val="num" w:pos="360"/>
        </w:tabs>
        <w:ind w:left="1052"/>
        <w:rPr>
          <w:rStyle w:val="ReferenceHL7Table"/>
        </w:rPr>
      </w:pPr>
      <w:bookmarkStart w:id="1627" w:name="_Hlt499006865"/>
      <w:r>
        <w:rPr>
          <w:rStyle w:val="ReferenceHL7Table"/>
        </w:rPr>
        <w:t>HL7 Table 0163 - Body site</w:t>
      </w:r>
      <w:bookmarkEnd w:id="1627"/>
      <w:r>
        <w:rPr>
          <w:rStyle w:val="ReferenceHL7Table"/>
        </w:rPr>
        <w:t xml:space="preserve"> </w:t>
      </w:r>
    </w:p>
    <w:p w14:paraId="57B57FC5" w14:textId="77777777" w:rsidR="00980D3B" w:rsidRDefault="00980D3B">
      <w:pPr>
        <w:pStyle w:val="NormalListBullets"/>
        <w:tabs>
          <w:tab w:val="num" w:pos="360"/>
        </w:tabs>
        <w:ind w:left="1052"/>
      </w:pPr>
      <w:r>
        <w:t xml:space="preserve">SNOMED </w:t>
      </w:r>
    </w:p>
    <w:p w14:paraId="68F38F5E" w14:textId="77777777" w:rsidR="00980D3B" w:rsidRDefault="00980D3B">
      <w:pPr>
        <w:pStyle w:val="Heading4"/>
      </w:pPr>
      <w:r>
        <w:t>Site Modifier (CWE)</w:t>
      </w:r>
    </w:p>
    <w:p w14:paraId="62CFEB14" w14:textId="77777777" w:rsidR="00980D3B" w:rsidRDefault="00980D3B">
      <w:pPr>
        <w:pStyle w:val="NormalIndented"/>
      </w:pPr>
      <w:r>
        <w:t>Definition: modifies body site. For example, the site could be antecubital fossa, and the site modifier “right.” Refer to HL7 Table 0495 Body Site Modifier for allowed values.</w:t>
      </w:r>
    </w:p>
    <w:p w14:paraId="5D7A479D" w14:textId="77777777" w:rsidR="00980D3B" w:rsidRDefault="00980D3B">
      <w:pPr>
        <w:pStyle w:val="Heading4"/>
      </w:pPr>
      <w:r>
        <w:t>Colle</w:t>
      </w:r>
      <w:r>
        <w:t>c</w:t>
      </w:r>
      <w:r>
        <w:t>tion Method Modifier Code (CWE)</w:t>
      </w:r>
    </w:p>
    <w:p w14:paraId="371A3AB6" w14:textId="77777777" w:rsidR="00980D3B" w:rsidRDefault="00980D3B">
      <w:pPr>
        <w:pStyle w:val="NormalIndented"/>
      </w:pPr>
      <w:r>
        <w:t>Definition: I</w:t>
      </w:r>
      <w:r>
        <w:rPr>
          <w:snapToGrid w:val="0"/>
        </w:rPr>
        <w:t>ndicates whether the specimen is frozen as part of the collection method. Suggested values are F (Frozen); R (Refrigerated). If the component is blank, the specimen is assumed to be at room temper</w:t>
      </w:r>
      <w:r>
        <w:rPr>
          <w:snapToGrid w:val="0"/>
        </w:rPr>
        <w:t>a</w:t>
      </w:r>
      <w:r>
        <w:rPr>
          <w:snapToGrid w:val="0"/>
        </w:rPr>
        <w:t>ture.</w:t>
      </w:r>
    </w:p>
    <w:p w14:paraId="044B2872" w14:textId="77777777" w:rsidR="00980D3B" w:rsidRDefault="00980D3B">
      <w:pPr>
        <w:pStyle w:val="Heading4"/>
      </w:pPr>
      <w:r>
        <w:t>Specimen Role (CWE)</w:t>
      </w:r>
    </w:p>
    <w:p w14:paraId="525B4619" w14:textId="77777777" w:rsidR="00980D3B" w:rsidRDefault="00980D3B">
      <w:pPr>
        <w:pStyle w:val="NormalIndented"/>
      </w:pPr>
      <w:r>
        <w:t>Definition: indicates the role of the sample. Refer to User-defined Table 0369 – Specimen role for su</w:t>
      </w:r>
      <w:r>
        <w:t>g</w:t>
      </w:r>
      <w:r>
        <w:t>gested values. Each of these values is normally identifiable by the systems and its components and can i</w:t>
      </w:r>
      <w:r>
        <w:t>n</w:t>
      </w:r>
      <w:r>
        <w:t>fluence processing and data management related to the specimen.</w:t>
      </w:r>
    </w:p>
    <w:p w14:paraId="129D1F20" w14:textId="77777777" w:rsidR="00980D3B" w:rsidRDefault="00980D3B">
      <w:pPr>
        <w:pStyle w:val="Heading3"/>
      </w:pPr>
      <w:r>
        <w:fldChar w:fldCharType="begin"/>
      </w:r>
      <w:r>
        <w:instrText xml:space="preserve"> XE "SRT" </w:instrText>
      </w:r>
      <w:r>
        <w:fldChar w:fldCharType="end"/>
      </w:r>
      <w:r>
        <w:fldChar w:fldCharType="begin"/>
      </w:r>
      <w:r>
        <w:instrText xml:space="preserve"> XE "Data types: SRT" </w:instrText>
      </w:r>
      <w:r>
        <w:fldChar w:fldCharType="end"/>
      </w:r>
      <w:bookmarkStart w:id="1628" w:name="_Toc498146064"/>
      <w:bookmarkStart w:id="1629" w:name="_Toc527864633"/>
      <w:bookmarkStart w:id="1630" w:name="_Toc527866105"/>
      <w:bookmarkStart w:id="1631" w:name="_Toc528481910"/>
      <w:bookmarkStart w:id="1632" w:name="_Toc528482415"/>
      <w:bookmarkStart w:id="1633" w:name="_Toc528482714"/>
      <w:bookmarkStart w:id="1634" w:name="_Toc528482839"/>
      <w:bookmarkStart w:id="1635" w:name="_Toc528486147"/>
      <w:bookmarkStart w:id="1636" w:name="_Toc536689783"/>
      <w:bookmarkStart w:id="1637" w:name="_Toc496528"/>
      <w:bookmarkStart w:id="1638" w:name="_Toc524875"/>
      <w:bookmarkStart w:id="1639" w:name="_Toc1802458"/>
      <w:bookmarkStart w:id="1640" w:name="_Toc22448453"/>
      <w:bookmarkStart w:id="1641" w:name="_Toc22697645"/>
      <w:bookmarkStart w:id="1642" w:name="_Toc24273680"/>
      <w:r>
        <w:t>SRT – sort order</w:t>
      </w:r>
      <w:bookmarkEnd w:id="160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p>
    <w:p w14:paraId="30BFD3A3" w14:textId="77777777" w:rsidR="00980D3B" w:rsidRDefault="00980D3B">
      <w:pPr>
        <w:pStyle w:val="ComponentTableCaption"/>
      </w:pPr>
      <w:bookmarkStart w:id="1643" w:name="SRT"/>
      <w:r>
        <w:t xml:space="preserve">HL7 Component Table - SRT – Sort Order </w:t>
      </w:r>
      <w:r>
        <w:fldChar w:fldCharType="begin"/>
      </w:r>
      <w:r>
        <w:instrText xml:space="preserve"> XE "HL7 Component Table - SRT" </w:instrText>
      </w:r>
      <w:r>
        <w:fldChar w:fldCharType="end"/>
      </w:r>
      <w:bookmarkEnd w:id="164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5286729E"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4A26D2DB"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4E73EFB4"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50BFA58E"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633F1844" w14:textId="77777777" w:rsidR="00980D3B" w:rsidRDefault="00980D3B">
            <w:pPr>
              <w:pStyle w:val="ComponentTableHeader"/>
              <w:rPr>
                <w:lang w:val="de-DE"/>
              </w:rPr>
            </w:pPr>
            <w:r>
              <w:rPr>
                <w:lang w:val="de-DE"/>
              </w:rPr>
              <w:t>OPT</w:t>
            </w:r>
          </w:p>
        </w:tc>
        <w:tc>
          <w:tcPr>
            <w:tcW w:w="720" w:type="dxa"/>
            <w:tcBorders>
              <w:top w:val="double" w:sz="4" w:space="0" w:color="auto"/>
              <w:bottom w:val="single" w:sz="4" w:space="0" w:color="auto"/>
            </w:tcBorders>
            <w:shd w:val="pct10" w:color="auto" w:fill="FFFFFF"/>
          </w:tcPr>
          <w:p w14:paraId="0692E730"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CBBC0E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9E52F8B"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85DD378" w14:textId="77777777" w:rsidR="00980D3B" w:rsidRDefault="00980D3B">
            <w:pPr>
              <w:pStyle w:val="ComponentTableHeader"/>
              <w:jc w:val="left"/>
              <w:rPr>
                <w:b w:val="0"/>
                <w:lang w:val="fr-FR"/>
              </w:rPr>
            </w:pPr>
            <w:r>
              <w:rPr>
                <w:lang w:val="fr-FR"/>
              </w:rPr>
              <w:t>SEC.REF.</w:t>
            </w:r>
          </w:p>
        </w:tc>
      </w:tr>
      <w:tr w:rsidR="00980D3B" w14:paraId="259C9F8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AE7F0F1" w14:textId="77777777" w:rsidR="00980D3B" w:rsidRDefault="00980D3B">
            <w:pPr>
              <w:pStyle w:val="ComponentTableBody"/>
            </w:pPr>
            <w:r>
              <w:t>1</w:t>
            </w:r>
          </w:p>
        </w:tc>
        <w:tc>
          <w:tcPr>
            <w:tcW w:w="576" w:type="dxa"/>
            <w:tcBorders>
              <w:top w:val="single" w:sz="4" w:space="0" w:color="auto"/>
              <w:bottom w:val="single" w:sz="4" w:space="0" w:color="auto"/>
            </w:tcBorders>
          </w:tcPr>
          <w:p w14:paraId="7F130359" w14:textId="77777777" w:rsidR="00980D3B" w:rsidRDefault="00980D3B">
            <w:pPr>
              <w:pStyle w:val="ComponentTableBody"/>
            </w:pPr>
            <w:r>
              <w:t>12</w:t>
            </w:r>
          </w:p>
        </w:tc>
        <w:tc>
          <w:tcPr>
            <w:tcW w:w="720" w:type="dxa"/>
            <w:tcBorders>
              <w:top w:val="single" w:sz="4" w:space="0" w:color="auto"/>
              <w:bottom w:val="single" w:sz="4" w:space="0" w:color="auto"/>
            </w:tcBorders>
          </w:tcPr>
          <w:p w14:paraId="17745735" w14:textId="77777777" w:rsidR="00980D3B" w:rsidRDefault="00980D3B">
            <w:pPr>
              <w:pStyle w:val="ComponentTableBody"/>
            </w:pPr>
            <w:r>
              <w:t>ST</w:t>
            </w:r>
          </w:p>
        </w:tc>
        <w:tc>
          <w:tcPr>
            <w:tcW w:w="576" w:type="dxa"/>
            <w:tcBorders>
              <w:top w:val="single" w:sz="4" w:space="0" w:color="auto"/>
              <w:bottom w:val="single" w:sz="4" w:space="0" w:color="auto"/>
            </w:tcBorders>
          </w:tcPr>
          <w:p w14:paraId="6542590E" w14:textId="77777777" w:rsidR="00980D3B" w:rsidRDefault="00980D3B">
            <w:pPr>
              <w:pStyle w:val="ComponentTableBody"/>
            </w:pPr>
            <w:r>
              <w:t>R</w:t>
            </w:r>
          </w:p>
        </w:tc>
        <w:tc>
          <w:tcPr>
            <w:tcW w:w="720" w:type="dxa"/>
            <w:tcBorders>
              <w:top w:val="single" w:sz="4" w:space="0" w:color="auto"/>
              <w:bottom w:val="single" w:sz="4" w:space="0" w:color="auto"/>
            </w:tcBorders>
          </w:tcPr>
          <w:p w14:paraId="3D5F4EE5"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C6274BF" w14:textId="77777777" w:rsidR="00980D3B" w:rsidRDefault="00980D3B">
            <w:pPr>
              <w:pStyle w:val="ComponentTableBody"/>
              <w:jc w:val="left"/>
            </w:pPr>
            <w:r>
              <w:t>Sort-by Field</w:t>
            </w:r>
          </w:p>
        </w:tc>
        <w:tc>
          <w:tcPr>
            <w:tcW w:w="1440" w:type="dxa"/>
            <w:tcBorders>
              <w:top w:val="single" w:sz="4" w:space="0" w:color="auto"/>
              <w:bottom w:val="single" w:sz="4" w:space="0" w:color="auto"/>
            </w:tcBorders>
          </w:tcPr>
          <w:p w14:paraId="382576C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04AEE17"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6762572D"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49FE5B8" w14:textId="77777777" w:rsidR="00980D3B" w:rsidRDefault="00980D3B">
            <w:pPr>
              <w:pStyle w:val="ComponentTableBody"/>
              <w:rPr>
                <w:lang w:val="it-IT"/>
              </w:rPr>
            </w:pPr>
            <w:r>
              <w:rPr>
                <w:lang w:val="it-IT"/>
              </w:rPr>
              <w:t>2</w:t>
            </w:r>
          </w:p>
        </w:tc>
        <w:tc>
          <w:tcPr>
            <w:tcW w:w="576" w:type="dxa"/>
            <w:tcBorders>
              <w:top w:val="single" w:sz="4" w:space="0" w:color="auto"/>
              <w:bottom w:val="double" w:sz="4" w:space="0" w:color="auto"/>
            </w:tcBorders>
          </w:tcPr>
          <w:p w14:paraId="053C6CC2" w14:textId="77777777" w:rsidR="00980D3B" w:rsidRDefault="00980D3B">
            <w:pPr>
              <w:pStyle w:val="ComponentTableBody"/>
              <w:rPr>
                <w:lang w:val="it-IT"/>
              </w:rPr>
            </w:pPr>
            <w:r>
              <w:rPr>
                <w:lang w:val="it-IT"/>
              </w:rPr>
              <w:t>2</w:t>
            </w:r>
          </w:p>
        </w:tc>
        <w:tc>
          <w:tcPr>
            <w:tcW w:w="720" w:type="dxa"/>
            <w:tcBorders>
              <w:top w:val="single" w:sz="4" w:space="0" w:color="auto"/>
              <w:bottom w:val="double" w:sz="4" w:space="0" w:color="auto"/>
            </w:tcBorders>
          </w:tcPr>
          <w:p w14:paraId="7A2508B1" w14:textId="77777777" w:rsidR="00980D3B" w:rsidRDefault="00980D3B">
            <w:pPr>
              <w:pStyle w:val="ComponentTableBody"/>
              <w:rPr>
                <w:lang w:val="it-IT"/>
              </w:rPr>
            </w:pPr>
            <w:r>
              <w:rPr>
                <w:lang w:val="it-IT"/>
              </w:rPr>
              <w:t>ID</w:t>
            </w:r>
          </w:p>
        </w:tc>
        <w:tc>
          <w:tcPr>
            <w:tcW w:w="576" w:type="dxa"/>
            <w:tcBorders>
              <w:top w:val="single" w:sz="4" w:space="0" w:color="auto"/>
              <w:bottom w:val="double" w:sz="4" w:space="0" w:color="auto"/>
            </w:tcBorders>
          </w:tcPr>
          <w:p w14:paraId="79CB73AC"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0D21739D" w14:textId="77777777" w:rsidR="00980D3B" w:rsidRDefault="00980D3B">
            <w:pPr>
              <w:pStyle w:val="ComponentTableBody"/>
            </w:pPr>
            <w:r>
              <w:t>0397</w:t>
            </w:r>
          </w:p>
        </w:tc>
        <w:tc>
          <w:tcPr>
            <w:tcW w:w="2880" w:type="dxa"/>
            <w:tcBorders>
              <w:top w:val="single" w:sz="4" w:space="0" w:color="auto"/>
              <w:bottom w:val="double" w:sz="4" w:space="0" w:color="auto"/>
            </w:tcBorders>
          </w:tcPr>
          <w:p w14:paraId="575D17B0" w14:textId="77777777" w:rsidR="00980D3B" w:rsidRDefault="00980D3B">
            <w:pPr>
              <w:pStyle w:val="ComponentTableBody"/>
              <w:jc w:val="left"/>
            </w:pPr>
            <w:r>
              <w:t>Sequencing</w:t>
            </w:r>
          </w:p>
        </w:tc>
        <w:tc>
          <w:tcPr>
            <w:tcW w:w="1440" w:type="dxa"/>
            <w:tcBorders>
              <w:top w:val="single" w:sz="4" w:space="0" w:color="auto"/>
              <w:bottom w:val="double" w:sz="4" w:space="0" w:color="auto"/>
            </w:tcBorders>
          </w:tcPr>
          <w:p w14:paraId="2962A9FC"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91FE35E"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42B744DF" w14:textId="77777777" w:rsidR="00980D3B" w:rsidRDefault="00980D3B">
      <w:pPr>
        <w:pStyle w:val="NormalIndented"/>
      </w:pPr>
      <w:r>
        <w:t xml:space="preserve">Definition: Specifies those parameters by which the response will be sorted and by what method. </w:t>
      </w:r>
    </w:p>
    <w:p w14:paraId="0BD9EB98" w14:textId="77777777" w:rsidR="00980D3B" w:rsidRDefault="00980D3B">
      <w:pPr>
        <w:pStyle w:val="Note"/>
        <w:tabs>
          <w:tab w:val="left" w:pos="1440"/>
        </w:tabs>
        <w:rPr>
          <w:snapToGrid w:val="0"/>
        </w:rPr>
      </w:pPr>
      <w:r>
        <w:rPr>
          <w:rStyle w:val="Strong"/>
        </w:rPr>
        <w:t>Maximum Length:</w:t>
      </w:r>
      <w:r>
        <w:t xml:space="preserve"> 15</w:t>
      </w:r>
    </w:p>
    <w:p w14:paraId="422FCBC2" w14:textId="77777777" w:rsidR="00980D3B" w:rsidRDefault="00980D3B">
      <w:pPr>
        <w:pStyle w:val="NormalIndented"/>
      </w:pPr>
      <w:r>
        <w:t>Example: In a tabular response query, where the return data is known by column name, the SRT might look like</w:t>
      </w:r>
    </w:p>
    <w:p w14:paraId="3EA8AB64" w14:textId="77777777" w:rsidR="00980D3B" w:rsidRDefault="00980D3B">
      <w:pPr>
        <w:pStyle w:val="NormalIndented"/>
      </w:pPr>
      <w:r>
        <w:t>|LastName^A~FirstName^A|</w:t>
      </w:r>
    </w:p>
    <w:p w14:paraId="67C3F3F7" w14:textId="77777777" w:rsidR="00980D3B" w:rsidRDefault="00980D3B">
      <w:pPr>
        <w:pStyle w:val="NormalIndented"/>
      </w:pPr>
      <w:r>
        <w:lastRenderedPageBreak/>
        <w:t>Example: In a segment response query, where the return data is known by segment and offset, the SRT field would use segment field name not</w:t>
      </w:r>
      <w:r>
        <w:t>a</w:t>
      </w:r>
      <w:r>
        <w:t>tion,</w:t>
      </w:r>
    </w:p>
    <w:p w14:paraId="6373465C" w14:textId="77777777" w:rsidR="00980D3B" w:rsidRDefault="00980D3B">
      <w:pPr>
        <w:pStyle w:val="Example"/>
        <w:rPr>
          <w:noProof w:val="0"/>
        </w:rPr>
      </w:pPr>
      <w:r>
        <w:rPr>
          <w:noProof w:val="0"/>
        </w:rPr>
        <w:t>|PID.3.1^A~PID.3.2|</w:t>
      </w:r>
    </w:p>
    <w:p w14:paraId="585F2C62" w14:textId="77777777" w:rsidR="00980D3B" w:rsidRDefault="00980D3B">
      <w:pPr>
        <w:pStyle w:val="Heading4"/>
        <w:rPr>
          <w:vanish/>
        </w:rPr>
      </w:pPr>
      <w:r>
        <w:rPr>
          <w:vanish/>
        </w:rPr>
        <w:t>hiddentext</w:t>
      </w:r>
    </w:p>
    <w:p w14:paraId="56369A32" w14:textId="77777777" w:rsidR="00980D3B" w:rsidRDefault="00980D3B">
      <w:pPr>
        <w:pStyle w:val="Heading4"/>
      </w:pPr>
      <w:bookmarkStart w:id="1644" w:name="_Toc498146065"/>
      <w:bookmarkStart w:id="1645" w:name="_Toc527864634"/>
      <w:bookmarkStart w:id="1646" w:name="_Toc527866106"/>
      <w:r>
        <w:t>Sort-by Field  (ST)</w:t>
      </w:r>
      <w:bookmarkEnd w:id="1644"/>
      <w:bookmarkEnd w:id="1645"/>
      <w:bookmarkEnd w:id="1646"/>
    </w:p>
    <w:p w14:paraId="07C64DE7" w14:textId="77777777" w:rsidR="00980D3B" w:rsidRDefault="00980D3B">
      <w:pPr>
        <w:pStyle w:val="NormalIndented"/>
      </w:pPr>
      <w:r>
        <w:t xml:space="preserve">Identifies the field by which the response will be sorted. In a tabular response, this will be the column name to sort by. In the Segment Pattern and the Display Response, this will be the segment field name to sort by. See QIP in Section </w:t>
      </w:r>
      <w:r>
        <w:rPr>
          <w:rStyle w:val="HyperlinkText"/>
        </w:rPr>
        <w:fldChar w:fldCharType="begin"/>
      </w:r>
      <w:r>
        <w:rPr>
          <w:rStyle w:val="HyperlinkText"/>
        </w:rPr>
        <w:instrText xml:space="preserve"> REF _Ref485516927 \r \h </w:instrText>
      </w:r>
      <w:r>
        <w:rPr>
          <w:rStyle w:val="HyperlinkText"/>
        </w:rPr>
      </w:r>
      <w:r>
        <w:rPr>
          <w:rStyle w:val="HyperlinkText"/>
        </w:rPr>
        <w:instrText xml:space="preserve"> \* MERGEFORMAT </w:instrText>
      </w:r>
      <w:r>
        <w:rPr>
          <w:rStyle w:val="HyperlinkText"/>
        </w:rPr>
        <w:fldChar w:fldCharType="separate"/>
      </w:r>
      <w:r>
        <w:rPr>
          <w:rStyle w:val="HyperlinkText"/>
        </w:rPr>
        <w:t>2.A.59.1</w:t>
      </w:r>
      <w:r>
        <w:rPr>
          <w:rStyle w:val="HyperlinkText"/>
        </w:rPr>
        <w:fldChar w:fldCharType="end"/>
      </w:r>
      <w:r>
        <w:t>, "</w:t>
      </w:r>
      <w:r>
        <w:rPr>
          <w:rStyle w:val="HyperlinkText"/>
        </w:rPr>
        <w:fldChar w:fldCharType="begin"/>
      </w:r>
      <w:r>
        <w:rPr>
          <w:rStyle w:val="HyperlinkText"/>
        </w:rPr>
        <w:instrText xml:space="preserve"> REF _Ref485516927 \h </w:instrText>
      </w:r>
      <w:r>
        <w:rPr>
          <w:rStyle w:val="HyperlinkText"/>
        </w:rPr>
      </w:r>
      <w:r>
        <w:rPr>
          <w:rStyle w:val="HyperlinkText"/>
        </w:rPr>
        <w:instrText xml:space="preserve"> \* MERGEFORMAT </w:instrText>
      </w:r>
      <w:r>
        <w:rPr>
          <w:rStyle w:val="HyperlinkText"/>
        </w:rPr>
        <w:fldChar w:fldCharType="separate"/>
      </w:r>
      <w:r>
        <w:rPr>
          <w:rStyle w:val="HyperlinkText"/>
        </w:rPr>
        <w:t>Segment Field Name (ST)</w:t>
      </w:r>
      <w:r>
        <w:rPr>
          <w:rStyle w:val="HyperlinkText"/>
        </w:rPr>
        <w:fldChar w:fldCharType="end"/>
      </w:r>
      <w:r>
        <w:t>" for segment field name defin</w:t>
      </w:r>
      <w:r>
        <w:t>i</w:t>
      </w:r>
      <w:r>
        <w:t>tion.</w:t>
      </w:r>
    </w:p>
    <w:p w14:paraId="5DA7534F" w14:textId="77777777" w:rsidR="00980D3B" w:rsidRDefault="00980D3B">
      <w:pPr>
        <w:pStyle w:val="NormalIndented"/>
      </w:pPr>
      <w:r>
        <w:t>See Chapter 5, "Query," for a complete discussion of queries and their responses.</w:t>
      </w:r>
    </w:p>
    <w:p w14:paraId="7733E6F8" w14:textId="77777777" w:rsidR="00980D3B" w:rsidRDefault="00980D3B">
      <w:pPr>
        <w:pStyle w:val="Heading4"/>
      </w:pPr>
      <w:bookmarkStart w:id="1647" w:name="_Toc498146066"/>
      <w:bookmarkStart w:id="1648" w:name="_Toc527864635"/>
      <w:bookmarkStart w:id="1649" w:name="_Toc527866107"/>
      <w:r>
        <w:t>Sequencing (ID)</w:t>
      </w:r>
      <w:bookmarkEnd w:id="1647"/>
      <w:bookmarkEnd w:id="1648"/>
      <w:bookmarkEnd w:id="1649"/>
    </w:p>
    <w:p w14:paraId="1D30C02A" w14:textId="77777777" w:rsidR="00980D3B" w:rsidRDefault="00980D3B">
      <w:pPr>
        <w:pStyle w:val="NormalIndented"/>
      </w:pPr>
      <w:r>
        <w:t xml:space="preserve">Identifies how the field or parameter will be sorted; and, if sorted, whether the sort will be case sensitive (the default) or not. Refer to </w:t>
      </w:r>
      <w:hyperlink w:anchor="HL70397" w:history="1">
        <w:r>
          <w:rPr>
            <w:rStyle w:val="HyperlinkText"/>
          </w:rPr>
          <w:t>HL7 Table 0</w:t>
        </w:r>
        <w:bookmarkStart w:id="1650" w:name="_Hlt487271665"/>
        <w:r>
          <w:rPr>
            <w:rStyle w:val="HyperlinkText"/>
          </w:rPr>
          <w:t>3</w:t>
        </w:r>
        <w:bookmarkEnd w:id="1650"/>
        <w:r>
          <w:rPr>
            <w:rStyle w:val="HyperlinkText"/>
          </w:rPr>
          <w:t>97 –</w:t>
        </w:r>
        <w:bookmarkStart w:id="1651" w:name="_Hlt478369433"/>
        <w:r>
          <w:rPr>
            <w:rStyle w:val="HyperlinkText"/>
          </w:rPr>
          <w:t xml:space="preserve"> </w:t>
        </w:r>
        <w:bookmarkEnd w:id="1651"/>
        <w:r>
          <w:rPr>
            <w:rStyle w:val="HyperlinkText"/>
          </w:rPr>
          <w:t xml:space="preserve">Sequencing </w:t>
        </w:r>
      </w:hyperlink>
      <w:r>
        <w:t xml:space="preserve"> for valid va</w:t>
      </w:r>
      <w:r>
        <w:t>l</w:t>
      </w:r>
      <w:r>
        <w:t>ues</w:t>
      </w:r>
    </w:p>
    <w:p w14:paraId="7248DFB3" w14:textId="77777777" w:rsidR="00980D3B" w:rsidRDefault="00980D3B">
      <w:pPr>
        <w:pStyle w:val="HL7TableCaption"/>
      </w:pPr>
      <w:r>
        <w:t xml:space="preserve">HL7 Table 0397 – Sequencing </w:t>
      </w:r>
      <w:bookmarkStart w:id="1652" w:name="HL70397"/>
      <w:bookmarkEnd w:id="1652"/>
      <w:r>
        <w:fldChar w:fldCharType="begin"/>
      </w:r>
      <w:r>
        <w:instrText xml:space="preserve"> XE "HL7 Table 0397 - Sequencing"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190"/>
        <w:gridCol w:w="1787"/>
        <w:gridCol w:w="1787"/>
      </w:tblGrid>
      <w:tr w:rsidR="00980D3B" w14:paraId="48F78831" w14:textId="77777777">
        <w:tblPrEx>
          <w:tblCellMar>
            <w:top w:w="0" w:type="dxa"/>
            <w:bottom w:w="0" w:type="dxa"/>
          </w:tblCellMar>
        </w:tblPrEx>
        <w:trPr>
          <w:tblHeader/>
          <w:jc w:val="center"/>
        </w:trPr>
        <w:tc>
          <w:tcPr>
            <w:tcW w:w="1190" w:type="dxa"/>
            <w:tcBorders>
              <w:top w:val="double" w:sz="4" w:space="0" w:color="auto"/>
              <w:bottom w:val="single" w:sz="4" w:space="0" w:color="auto"/>
            </w:tcBorders>
            <w:shd w:val="pct10" w:color="auto" w:fill="FFFFFF"/>
          </w:tcPr>
          <w:p w14:paraId="70BACB10" w14:textId="77777777" w:rsidR="00980D3B" w:rsidRDefault="00980D3B">
            <w:pPr>
              <w:pStyle w:val="HL7TableHeader"/>
              <w:jc w:val="center"/>
              <w:rPr>
                <w:lang w:val="fr-FR"/>
              </w:rPr>
            </w:pPr>
            <w:r>
              <w:rPr>
                <w:lang w:val="fr-FR"/>
              </w:rPr>
              <w:t>Value</w:t>
            </w:r>
          </w:p>
        </w:tc>
        <w:tc>
          <w:tcPr>
            <w:tcW w:w="1787" w:type="dxa"/>
            <w:tcBorders>
              <w:top w:val="double" w:sz="4" w:space="0" w:color="auto"/>
              <w:bottom w:val="single" w:sz="4" w:space="0" w:color="auto"/>
            </w:tcBorders>
            <w:shd w:val="pct10" w:color="auto" w:fill="FFFFFF"/>
          </w:tcPr>
          <w:p w14:paraId="490D1A86" w14:textId="77777777" w:rsidR="00980D3B" w:rsidRDefault="00980D3B">
            <w:pPr>
              <w:pStyle w:val="HL7TableHeader"/>
              <w:rPr>
                <w:lang w:val="fr-FR"/>
              </w:rPr>
            </w:pPr>
            <w:r>
              <w:rPr>
                <w:lang w:val="fr-FR"/>
              </w:rPr>
              <w:t>Description</w:t>
            </w:r>
          </w:p>
        </w:tc>
        <w:tc>
          <w:tcPr>
            <w:tcW w:w="1787" w:type="dxa"/>
            <w:tcBorders>
              <w:top w:val="double" w:sz="4" w:space="0" w:color="auto"/>
              <w:bottom w:val="single" w:sz="4" w:space="0" w:color="auto"/>
            </w:tcBorders>
            <w:shd w:val="pct10" w:color="auto" w:fill="FFFFFF"/>
          </w:tcPr>
          <w:p w14:paraId="16BF6E4F" w14:textId="77777777" w:rsidR="00980D3B" w:rsidRDefault="00980D3B">
            <w:pPr>
              <w:pStyle w:val="HL7TableHeader"/>
              <w:rPr>
                <w:lang w:val="fr-FR"/>
              </w:rPr>
            </w:pPr>
            <w:r>
              <w:rPr>
                <w:lang w:val="fr-FR"/>
              </w:rPr>
              <w:t>Comment</w:t>
            </w:r>
          </w:p>
        </w:tc>
      </w:tr>
      <w:tr w:rsidR="00980D3B" w14:paraId="605012FE"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5B30A22E" w14:textId="77777777" w:rsidR="00980D3B" w:rsidRDefault="00980D3B">
            <w:pPr>
              <w:pStyle w:val="HL7TableBody"/>
              <w:jc w:val="center"/>
            </w:pPr>
            <w:r>
              <w:t>A</w:t>
            </w:r>
          </w:p>
        </w:tc>
        <w:tc>
          <w:tcPr>
            <w:tcW w:w="1787" w:type="dxa"/>
            <w:tcBorders>
              <w:top w:val="single" w:sz="4" w:space="0" w:color="auto"/>
              <w:bottom w:val="single" w:sz="4" w:space="0" w:color="auto"/>
            </w:tcBorders>
          </w:tcPr>
          <w:p w14:paraId="73CAAB81" w14:textId="77777777" w:rsidR="00980D3B" w:rsidRDefault="00980D3B">
            <w:pPr>
              <w:pStyle w:val="HL7TableBody"/>
            </w:pPr>
            <w:r>
              <w:t>Ascending</w:t>
            </w:r>
          </w:p>
        </w:tc>
        <w:tc>
          <w:tcPr>
            <w:tcW w:w="1787" w:type="dxa"/>
            <w:tcBorders>
              <w:top w:val="single" w:sz="4" w:space="0" w:color="auto"/>
              <w:bottom w:val="single" w:sz="4" w:space="0" w:color="auto"/>
            </w:tcBorders>
          </w:tcPr>
          <w:p w14:paraId="41226A2D" w14:textId="77777777" w:rsidR="00980D3B" w:rsidRDefault="00980D3B">
            <w:pPr>
              <w:pStyle w:val="HL7TableBody"/>
            </w:pPr>
          </w:p>
        </w:tc>
      </w:tr>
      <w:tr w:rsidR="00980D3B" w14:paraId="5DF51C55"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7AF58185" w14:textId="77777777" w:rsidR="00980D3B" w:rsidRDefault="00980D3B">
            <w:pPr>
              <w:pStyle w:val="HL7TableBody"/>
              <w:jc w:val="center"/>
            </w:pPr>
            <w:r>
              <w:t>AN</w:t>
            </w:r>
          </w:p>
        </w:tc>
        <w:tc>
          <w:tcPr>
            <w:tcW w:w="1787" w:type="dxa"/>
            <w:tcBorders>
              <w:top w:val="single" w:sz="4" w:space="0" w:color="auto"/>
              <w:bottom w:val="single" w:sz="4" w:space="0" w:color="auto"/>
            </w:tcBorders>
          </w:tcPr>
          <w:p w14:paraId="3776D70F" w14:textId="77777777" w:rsidR="00980D3B" w:rsidRDefault="00980D3B">
            <w:pPr>
              <w:pStyle w:val="HL7TableBody"/>
            </w:pPr>
            <w:r>
              <w:t>Ascending, case insens</w:t>
            </w:r>
            <w:r>
              <w:t>i</w:t>
            </w:r>
            <w:r>
              <w:t>tive</w:t>
            </w:r>
          </w:p>
        </w:tc>
        <w:tc>
          <w:tcPr>
            <w:tcW w:w="1787" w:type="dxa"/>
            <w:tcBorders>
              <w:top w:val="single" w:sz="4" w:space="0" w:color="auto"/>
              <w:bottom w:val="single" w:sz="4" w:space="0" w:color="auto"/>
            </w:tcBorders>
          </w:tcPr>
          <w:p w14:paraId="65252B25" w14:textId="77777777" w:rsidR="00980D3B" w:rsidRDefault="00980D3B">
            <w:pPr>
              <w:pStyle w:val="HL7TableBody"/>
            </w:pPr>
          </w:p>
        </w:tc>
      </w:tr>
      <w:tr w:rsidR="00980D3B" w14:paraId="26C3D2EE"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1F4CC651" w14:textId="77777777" w:rsidR="00980D3B" w:rsidRDefault="00980D3B">
            <w:pPr>
              <w:pStyle w:val="HL7TableBody"/>
              <w:jc w:val="center"/>
            </w:pPr>
            <w:r>
              <w:t>D</w:t>
            </w:r>
          </w:p>
        </w:tc>
        <w:tc>
          <w:tcPr>
            <w:tcW w:w="1787" w:type="dxa"/>
            <w:tcBorders>
              <w:top w:val="single" w:sz="4" w:space="0" w:color="auto"/>
              <w:bottom w:val="single" w:sz="4" w:space="0" w:color="auto"/>
            </w:tcBorders>
          </w:tcPr>
          <w:p w14:paraId="5F60D84E" w14:textId="77777777" w:rsidR="00980D3B" w:rsidRDefault="00980D3B">
            <w:pPr>
              <w:pStyle w:val="HL7TableBody"/>
            </w:pPr>
            <w:r>
              <w:t>Descending</w:t>
            </w:r>
          </w:p>
        </w:tc>
        <w:tc>
          <w:tcPr>
            <w:tcW w:w="1787" w:type="dxa"/>
            <w:tcBorders>
              <w:top w:val="single" w:sz="4" w:space="0" w:color="auto"/>
              <w:bottom w:val="single" w:sz="4" w:space="0" w:color="auto"/>
            </w:tcBorders>
          </w:tcPr>
          <w:p w14:paraId="21572219" w14:textId="77777777" w:rsidR="00980D3B" w:rsidRDefault="00980D3B">
            <w:pPr>
              <w:pStyle w:val="HL7TableBody"/>
            </w:pPr>
          </w:p>
        </w:tc>
      </w:tr>
      <w:tr w:rsidR="00980D3B" w14:paraId="02435AD0"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417FB0A1" w14:textId="77777777" w:rsidR="00980D3B" w:rsidRDefault="00980D3B">
            <w:pPr>
              <w:pStyle w:val="HL7TableBody"/>
              <w:jc w:val="center"/>
            </w:pPr>
            <w:r>
              <w:t>DN</w:t>
            </w:r>
          </w:p>
        </w:tc>
        <w:tc>
          <w:tcPr>
            <w:tcW w:w="1787" w:type="dxa"/>
            <w:tcBorders>
              <w:top w:val="single" w:sz="4" w:space="0" w:color="auto"/>
              <w:bottom w:val="single" w:sz="4" w:space="0" w:color="auto"/>
            </w:tcBorders>
          </w:tcPr>
          <w:p w14:paraId="5AA7E4DB" w14:textId="77777777" w:rsidR="00980D3B" w:rsidRDefault="00980D3B">
            <w:pPr>
              <w:pStyle w:val="HL7TableBody"/>
            </w:pPr>
            <w:r>
              <w:t>Descending, case insens</w:t>
            </w:r>
            <w:r>
              <w:t>i</w:t>
            </w:r>
            <w:r>
              <w:t>tive</w:t>
            </w:r>
          </w:p>
        </w:tc>
        <w:tc>
          <w:tcPr>
            <w:tcW w:w="1787" w:type="dxa"/>
            <w:tcBorders>
              <w:top w:val="single" w:sz="4" w:space="0" w:color="auto"/>
              <w:bottom w:val="single" w:sz="4" w:space="0" w:color="auto"/>
            </w:tcBorders>
          </w:tcPr>
          <w:p w14:paraId="760393A0" w14:textId="77777777" w:rsidR="00980D3B" w:rsidRDefault="00980D3B">
            <w:pPr>
              <w:pStyle w:val="HL7TableBody"/>
            </w:pPr>
          </w:p>
        </w:tc>
      </w:tr>
      <w:tr w:rsidR="00980D3B" w14:paraId="0CCBB758" w14:textId="77777777">
        <w:tblPrEx>
          <w:tblCellMar>
            <w:top w:w="0" w:type="dxa"/>
            <w:bottom w:w="0" w:type="dxa"/>
          </w:tblCellMar>
        </w:tblPrEx>
        <w:trPr>
          <w:jc w:val="center"/>
        </w:trPr>
        <w:tc>
          <w:tcPr>
            <w:tcW w:w="1190" w:type="dxa"/>
            <w:tcBorders>
              <w:top w:val="single" w:sz="4" w:space="0" w:color="auto"/>
              <w:bottom w:val="double" w:sz="4" w:space="0" w:color="auto"/>
            </w:tcBorders>
          </w:tcPr>
          <w:p w14:paraId="6CFF9070" w14:textId="77777777" w:rsidR="00980D3B" w:rsidRDefault="00980D3B">
            <w:pPr>
              <w:pStyle w:val="HL7TableBody"/>
              <w:jc w:val="center"/>
            </w:pPr>
            <w:r>
              <w:t>N</w:t>
            </w:r>
          </w:p>
        </w:tc>
        <w:tc>
          <w:tcPr>
            <w:tcW w:w="1787" w:type="dxa"/>
            <w:tcBorders>
              <w:top w:val="single" w:sz="4" w:space="0" w:color="auto"/>
              <w:bottom w:val="double" w:sz="4" w:space="0" w:color="auto"/>
            </w:tcBorders>
          </w:tcPr>
          <w:p w14:paraId="2354FF58" w14:textId="77777777" w:rsidR="00980D3B" w:rsidRDefault="00980D3B">
            <w:pPr>
              <w:pStyle w:val="HL7TableBody"/>
            </w:pPr>
            <w:r>
              <w:t>None</w:t>
            </w:r>
          </w:p>
        </w:tc>
        <w:tc>
          <w:tcPr>
            <w:tcW w:w="1787" w:type="dxa"/>
            <w:tcBorders>
              <w:top w:val="single" w:sz="4" w:space="0" w:color="auto"/>
              <w:bottom w:val="double" w:sz="4" w:space="0" w:color="auto"/>
            </w:tcBorders>
          </w:tcPr>
          <w:p w14:paraId="0ED497AE" w14:textId="77777777" w:rsidR="00980D3B" w:rsidRDefault="00980D3B">
            <w:pPr>
              <w:pStyle w:val="HL7TableBody"/>
            </w:pPr>
          </w:p>
        </w:tc>
      </w:tr>
    </w:tbl>
    <w:p w14:paraId="7E45693B" w14:textId="77777777" w:rsidR="00980D3B" w:rsidRDefault="00980D3B">
      <w:pPr>
        <w:pStyle w:val="Heading3"/>
      </w:pPr>
      <w:r>
        <w:fldChar w:fldCharType="begin"/>
      </w:r>
      <w:r>
        <w:instrText>xe "ST"</w:instrText>
      </w:r>
      <w:r>
        <w:fldChar w:fldCharType="end"/>
      </w:r>
      <w:r>
        <w:fldChar w:fldCharType="begin"/>
      </w:r>
      <w:r>
        <w:instrText>xe "Data types: ST"</w:instrText>
      </w:r>
      <w:r>
        <w:fldChar w:fldCharType="end"/>
      </w:r>
      <w:bookmarkStart w:id="1653" w:name="_Ref358257513"/>
      <w:bookmarkStart w:id="1654" w:name="_Toc359236032"/>
      <w:bookmarkStart w:id="1655" w:name="_Toc498146067"/>
      <w:bookmarkStart w:id="1656" w:name="_Toc527864636"/>
      <w:bookmarkStart w:id="1657" w:name="_Toc527866108"/>
      <w:bookmarkStart w:id="1658" w:name="_Toc528481911"/>
      <w:bookmarkStart w:id="1659" w:name="_Toc528482416"/>
      <w:bookmarkStart w:id="1660" w:name="_Toc528482715"/>
      <w:bookmarkStart w:id="1661" w:name="_Toc528482840"/>
      <w:bookmarkStart w:id="1662" w:name="_Toc528486148"/>
      <w:bookmarkStart w:id="1663" w:name="_Toc536689784"/>
      <w:bookmarkStart w:id="1664" w:name="_Toc496529"/>
      <w:bookmarkStart w:id="1665" w:name="_Toc524876"/>
      <w:bookmarkStart w:id="1666" w:name="_Toc1802459"/>
      <w:bookmarkStart w:id="1667" w:name="_Toc22448454"/>
      <w:bookmarkStart w:id="1668" w:name="_Toc22697646"/>
      <w:bookmarkStart w:id="1669" w:name="_Toc24273681"/>
      <w:r>
        <w:t>ST - string data</w:t>
      </w:r>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p>
    <w:p w14:paraId="47E2FA76" w14:textId="77777777" w:rsidR="00980D3B" w:rsidRDefault="00980D3B">
      <w:pPr>
        <w:pStyle w:val="ComponentTableCaption"/>
      </w:pPr>
      <w:bookmarkStart w:id="1670" w:name="ST"/>
      <w:r>
        <w:t>HL7 Component Table - ST – String Data</w:t>
      </w:r>
      <w:r>
        <w:fldChar w:fldCharType="begin"/>
      </w:r>
      <w:r>
        <w:instrText xml:space="preserve"> XE "HL7 Component Table - ST" </w:instrText>
      </w:r>
      <w:r>
        <w:fldChar w:fldCharType="end"/>
      </w:r>
      <w:bookmarkEnd w:id="167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F091A13"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69AF6EC9"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0A3A00C5"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6E3C40AF"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188A5F7B"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F7DA65D"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263E57F"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2D681D51"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E3980A6" w14:textId="77777777" w:rsidR="00980D3B" w:rsidRDefault="00980D3B">
            <w:pPr>
              <w:pStyle w:val="ComponentTableHeader"/>
              <w:jc w:val="left"/>
              <w:rPr>
                <w:b w:val="0"/>
                <w:lang w:val="fr-FR"/>
              </w:rPr>
            </w:pPr>
            <w:r>
              <w:rPr>
                <w:lang w:val="fr-FR"/>
              </w:rPr>
              <w:t>SEC.REF.</w:t>
            </w:r>
          </w:p>
        </w:tc>
      </w:tr>
      <w:tr w:rsidR="00980D3B" w14:paraId="2502D54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B3A2677" w14:textId="77777777" w:rsidR="00980D3B" w:rsidRDefault="00980D3B">
            <w:pPr>
              <w:pStyle w:val="ComponentTableBody"/>
              <w:rPr>
                <w:sz w:val="16"/>
                <w:lang w:val="fr-FR"/>
              </w:rPr>
            </w:pPr>
          </w:p>
        </w:tc>
        <w:tc>
          <w:tcPr>
            <w:tcW w:w="576" w:type="dxa"/>
            <w:tcBorders>
              <w:top w:val="single" w:sz="4" w:space="0" w:color="auto"/>
              <w:bottom w:val="double" w:sz="4" w:space="0" w:color="auto"/>
            </w:tcBorders>
          </w:tcPr>
          <w:p w14:paraId="70E27BB8" w14:textId="77777777" w:rsidR="00980D3B" w:rsidRDefault="00980D3B">
            <w:pPr>
              <w:pStyle w:val="ComponentTableBody"/>
            </w:pPr>
            <w:r>
              <w:t>199</w:t>
            </w:r>
          </w:p>
        </w:tc>
        <w:tc>
          <w:tcPr>
            <w:tcW w:w="720" w:type="dxa"/>
            <w:tcBorders>
              <w:top w:val="single" w:sz="4" w:space="0" w:color="auto"/>
              <w:bottom w:val="double" w:sz="4" w:space="0" w:color="auto"/>
            </w:tcBorders>
          </w:tcPr>
          <w:p w14:paraId="3BB12F8A" w14:textId="77777777" w:rsidR="00980D3B" w:rsidRDefault="00980D3B">
            <w:pPr>
              <w:pStyle w:val="ComponentTableBody"/>
              <w:rPr>
                <w:sz w:val="16"/>
              </w:rPr>
            </w:pPr>
          </w:p>
        </w:tc>
        <w:tc>
          <w:tcPr>
            <w:tcW w:w="576" w:type="dxa"/>
            <w:tcBorders>
              <w:top w:val="single" w:sz="4" w:space="0" w:color="auto"/>
              <w:bottom w:val="double" w:sz="4" w:space="0" w:color="auto"/>
            </w:tcBorders>
          </w:tcPr>
          <w:p w14:paraId="177997FA" w14:textId="77777777" w:rsidR="00980D3B" w:rsidRDefault="00980D3B">
            <w:pPr>
              <w:pStyle w:val="ComponentTableBody"/>
              <w:rPr>
                <w:sz w:val="16"/>
              </w:rPr>
            </w:pPr>
          </w:p>
        </w:tc>
        <w:tc>
          <w:tcPr>
            <w:tcW w:w="720" w:type="dxa"/>
            <w:tcBorders>
              <w:top w:val="single" w:sz="4" w:space="0" w:color="auto"/>
              <w:bottom w:val="double" w:sz="4" w:space="0" w:color="auto"/>
            </w:tcBorders>
          </w:tcPr>
          <w:p w14:paraId="2EC8194E" w14:textId="77777777" w:rsidR="00980D3B" w:rsidRDefault="00980D3B">
            <w:pPr>
              <w:pStyle w:val="ComponentTableBody"/>
              <w:rPr>
                <w:sz w:val="16"/>
              </w:rPr>
            </w:pPr>
          </w:p>
        </w:tc>
        <w:tc>
          <w:tcPr>
            <w:tcW w:w="2880" w:type="dxa"/>
            <w:tcBorders>
              <w:top w:val="single" w:sz="4" w:space="0" w:color="auto"/>
              <w:bottom w:val="double" w:sz="4" w:space="0" w:color="auto"/>
            </w:tcBorders>
          </w:tcPr>
          <w:p w14:paraId="4D7F83C0" w14:textId="77777777" w:rsidR="00980D3B" w:rsidRDefault="00980D3B">
            <w:pPr>
              <w:pStyle w:val="ComponentTableBody"/>
              <w:jc w:val="left"/>
            </w:pPr>
            <w:r>
              <w:t>String Data</w:t>
            </w:r>
          </w:p>
        </w:tc>
        <w:tc>
          <w:tcPr>
            <w:tcW w:w="1440" w:type="dxa"/>
            <w:tcBorders>
              <w:top w:val="single" w:sz="4" w:space="0" w:color="auto"/>
              <w:bottom w:val="double" w:sz="4" w:space="0" w:color="auto"/>
            </w:tcBorders>
          </w:tcPr>
          <w:p w14:paraId="2FEE425B"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2745C39" w14:textId="77777777" w:rsidR="00980D3B" w:rsidRDefault="00980D3B">
            <w:pPr>
              <w:pStyle w:val="ComponentTableBody"/>
              <w:rPr>
                <w:sz w:val="16"/>
              </w:rPr>
            </w:pPr>
          </w:p>
        </w:tc>
      </w:tr>
    </w:tbl>
    <w:p w14:paraId="78BC7461" w14:textId="77777777" w:rsidR="00980D3B" w:rsidRDefault="00980D3B">
      <w:pPr>
        <w:pStyle w:val="Note"/>
        <w:tabs>
          <w:tab w:val="left" w:pos="1440"/>
        </w:tabs>
        <w:rPr>
          <w:snapToGrid w:val="0"/>
        </w:rPr>
      </w:pPr>
      <w:r>
        <w:rPr>
          <w:rStyle w:val="Strong"/>
        </w:rPr>
        <w:t>Maximum Length:</w:t>
      </w:r>
      <w:r>
        <w:t xml:space="preserve"> 199</w:t>
      </w:r>
    </w:p>
    <w:p w14:paraId="70C9B5E8" w14:textId="77777777" w:rsidR="00980D3B" w:rsidRDefault="00980D3B">
      <w:pPr>
        <w:pStyle w:val="NormalIndented"/>
      </w:pPr>
      <w:r>
        <w:t>String data is left justified with trailing blanks optional. Any displayable (printable) ACSII characters (hexadecimal values between 20 and 7E, inclusive, or ASCII decimal values between 32 and 126), except the defined escape characters and defined deli</w:t>
      </w:r>
      <w:r>
        <w:t>m</w:t>
      </w:r>
      <w:r>
        <w:t>iter characters.</w:t>
      </w:r>
    </w:p>
    <w:p w14:paraId="05546B1D" w14:textId="77777777" w:rsidR="00980D3B" w:rsidRDefault="00980D3B">
      <w:pPr>
        <w:pStyle w:val="NormalIndented"/>
      </w:pPr>
      <w:r>
        <w:t>Example:</w:t>
      </w:r>
    </w:p>
    <w:p w14:paraId="129DE552" w14:textId="77777777" w:rsidR="00980D3B" w:rsidRDefault="00980D3B">
      <w:pPr>
        <w:pStyle w:val="Example"/>
        <w:rPr>
          <w:noProof w:val="0"/>
        </w:rPr>
      </w:pPr>
      <w:r>
        <w:rPr>
          <w:noProof w:val="0"/>
        </w:rPr>
        <w:t>|almost any data at all|</w:t>
      </w:r>
    </w:p>
    <w:p w14:paraId="4E732D97" w14:textId="77777777" w:rsidR="00980D3B" w:rsidRDefault="00980D3B">
      <w:pPr>
        <w:pStyle w:val="NormalIndented"/>
      </w:pPr>
      <w:r>
        <w:t>To include any HL7 delimiter character (except the segment terminator) within a string data field, use the appropriate HL7 escape sequence (see Section 2.7.1, "Formatting Codes”).</w:t>
      </w:r>
    </w:p>
    <w:p w14:paraId="33A8D98A" w14:textId="77777777" w:rsidR="00980D3B" w:rsidRDefault="00980D3B">
      <w:pPr>
        <w:pStyle w:val="Note"/>
      </w:pPr>
      <w:r>
        <w:rPr>
          <w:rStyle w:val="Strong"/>
        </w:rPr>
        <w:t xml:space="preserve">Usage note: </w:t>
      </w:r>
      <w:r>
        <w:t xml:space="preserve">The ST data type is intended for short strings (e.g., less than 200 characters). For longer strings the TX or FT data types should be used (see Sections </w:t>
      </w:r>
      <w:r>
        <w:rPr>
          <w:rStyle w:val="HyperlinkText"/>
        </w:rPr>
        <w:fldChar w:fldCharType="begin"/>
      </w:r>
      <w:r>
        <w:rPr>
          <w:rStyle w:val="HyperlinkText"/>
        </w:rPr>
        <w:instrText xml:space="preserve"> REF _Ref358257603 \w \h </w:instrText>
      </w:r>
      <w:r>
        <w:rPr>
          <w:rStyle w:val="HyperlinkText"/>
        </w:rPr>
      </w:r>
      <w:r>
        <w:rPr>
          <w:rStyle w:val="HyperlinkText"/>
        </w:rPr>
        <w:instrText xml:space="preserve"> \* MERGEFORMAT </w:instrText>
      </w:r>
      <w:r>
        <w:rPr>
          <w:rStyle w:val="HyperlinkText"/>
        </w:rPr>
        <w:fldChar w:fldCharType="separate"/>
      </w:r>
      <w:r>
        <w:rPr>
          <w:rStyle w:val="HyperlinkText"/>
        </w:rPr>
        <w:t>2.A.78</w:t>
      </w:r>
      <w:r>
        <w:rPr>
          <w:rStyle w:val="HyperlinkText"/>
        </w:rPr>
        <w:fldChar w:fldCharType="end"/>
      </w:r>
      <w:r>
        <w:t>, “</w:t>
      </w:r>
      <w:r>
        <w:rPr>
          <w:rStyle w:val="HyperlinkText"/>
        </w:rPr>
        <w:fldChar w:fldCharType="begin"/>
      </w:r>
      <w:r>
        <w:rPr>
          <w:rStyle w:val="HyperlinkText"/>
        </w:rPr>
        <w:instrText xml:space="preserve"> REF _Ref358257603 \h </w:instrText>
      </w:r>
      <w:r>
        <w:rPr>
          <w:rStyle w:val="HyperlinkText"/>
        </w:rPr>
      </w:r>
      <w:r>
        <w:rPr>
          <w:rStyle w:val="HyperlinkText"/>
        </w:rPr>
        <w:instrText xml:space="preserve"> \* MERGEFORMAT </w:instrText>
      </w:r>
      <w:r>
        <w:rPr>
          <w:rStyle w:val="HyperlinkText"/>
        </w:rPr>
        <w:fldChar w:fldCharType="separate"/>
      </w:r>
      <w:r>
        <w:rPr>
          <w:rStyle w:val="HyperlinkText"/>
        </w:rPr>
        <w:t>TX - text data</w:t>
      </w:r>
      <w:r>
        <w:rPr>
          <w:rStyle w:val="HyperlinkText"/>
        </w:rPr>
        <w:fldChar w:fldCharType="end"/>
      </w:r>
      <w:r>
        <w:t>” or</w:t>
      </w:r>
      <w:r>
        <w:rPr>
          <w:rStyle w:val="NormalIndentedChar"/>
        </w:rPr>
        <w:t xml:space="preserve"> </w:t>
      </w:r>
      <w:r>
        <w:rPr>
          <w:rStyle w:val="HyperlinkText"/>
        </w:rPr>
        <w:fldChar w:fldCharType="begin"/>
      </w:r>
      <w:r>
        <w:rPr>
          <w:rStyle w:val="HyperlinkText"/>
        </w:rPr>
        <w:instrText xml:space="preserve"> REF _Ref358257624 \w \h </w:instrText>
      </w:r>
      <w:r>
        <w:rPr>
          <w:rStyle w:val="HyperlinkText"/>
        </w:rPr>
      </w:r>
      <w:r>
        <w:rPr>
          <w:rStyle w:val="HyperlinkText"/>
        </w:rPr>
        <w:instrText xml:space="preserve"> \* MERGEFORMAT </w:instrText>
      </w:r>
      <w:r>
        <w:rPr>
          <w:rStyle w:val="HyperlinkText"/>
        </w:rPr>
        <w:fldChar w:fldCharType="separate"/>
      </w:r>
      <w:r>
        <w:rPr>
          <w:rStyle w:val="HyperlinkText"/>
        </w:rPr>
        <w:t>2.A.31</w:t>
      </w:r>
      <w:r>
        <w:rPr>
          <w:rStyle w:val="HyperlinkText"/>
        </w:rPr>
        <w:fldChar w:fldCharType="end"/>
      </w:r>
      <w:r>
        <w:t>, “</w:t>
      </w:r>
      <w:r>
        <w:rPr>
          <w:rStyle w:val="HyperlinkText"/>
        </w:rPr>
        <w:fldChar w:fldCharType="begin"/>
      </w:r>
      <w:r>
        <w:rPr>
          <w:rStyle w:val="HyperlinkText"/>
        </w:rPr>
        <w:instrText xml:space="preserve"> REF _Ref358257624 \h </w:instrText>
      </w:r>
      <w:r>
        <w:rPr>
          <w:rStyle w:val="HyperlinkText"/>
        </w:rPr>
      </w:r>
      <w:r>
        <w:rPr>
          <w:rStyle w:val="HyperlinkText"/>
        </w:rPr>
        <w:instrText xml:space="preserve"> \* MERGEFORMAT </w:instrText>
      </w:r>
      <w:r>
        <w:rPr>
          <w:rStyle w:val="HyperlinkText"/>
        </w:rPr>
        <w:fldChar w:fldCharType="separate"/>
      </w:r>
      <w:r>
        <w:rPr>
          <w:rStyle w:val="HyperlinkText"/>
        </w:rPr>
        <w:t>FT - formatted text data</w:t>
      </w:r>
      <w:r>
        <w:rPr>
          <w:rStyle w:val="HyperlinkText"/>
        </w:rPr>
        <w:fldChar w:fldCharType="end"/>
      </w:r>
      <w:r>
        <w:t>”).</w:t>
      </w:r>
    </w:p>
    <w:p w14:paraId="6FAE5B3F" w14:textId="77777777" w:rsidR="00980D3B" w:rsidRDefault="00980D3B"/>
    <w:p w14:paraId="0EEF711B" w14:textId="77777777" w:rsidR="00980D3B" w:rsidRDefault="00980D3B">
      <w:pPr>
        <w:pStyle w:val="Note"/>
      </w:pPr>
      <w:r>
        <w:rPr>
          <w:rStyle w:val="Strong"/>
        </w:rPr>
        <w:t>Alternate character set note:</w:t>
      </w:r>
      <w:r>
        <w:t xml:space="preserve"> ST - string data may also be used to express other character sets. See Section 2.15.9.18, "Character set," and Section 2.15.9.20, "Alternate character set handling" for details.</w:t>
      </w:r>
    </w:p>
    <w:p w14:paraId="12D2DDF8" w14:textId="77777777" w:rsidR="00980D3B" w:rsidRDefault="00980D3B">
      <w:pPr>
        <w:pStyle w:val="Heading3"/>
      </w:pPr>
      <w:r>
        <w:lastRenderedPageBreak/>
        <w:fldChar w:fldCharType="begin"/>
      </w:r>
      <w:r>
        <w:instrText>xe "TM"</w:instrText>
      </w:r>
      <w:r>
        <w:fldChar w:fldCharType="end"/>
      </w:r>
      <w:r>
        <w:fldChar w:fldCharType="begin"/>
      </w:r>
      <w:r>
        <w:instrText>xe "Data types: TM"</w:instrText>
      </w:r>
      <w:r>
        <w:fldChar w:fldCharType="end"/>
      </w:r>
      <w:bookmarkStart w:id="1671" w:name="_Ref358257889"/>
      <w:bookmarkStart w:id="1672" w:name="_Toc359236033"/>
      <w:bookmarkStart w:id="1673" w:name="_Toc498146068"/>
      <w:bookmarkStart w:id="1674" w:name="_Toc527864637"/>
      <w:bookmarkStart w:id="1675" w:name="_Toc527866109"/>
      <w:bookmarkStart w:id="1676" w:name="_Toc528481912"/>
      <w:bookmarkStart w:id="1677" w:name="_Toc528482417"/>
      <w:bookmarkStart w:id="1678" w:name="_Toc528482716"/>
      <w:bookmarkStart w:id="1679" w:name="_Toc528482841"/>
      <w:bookmarkStart w:id="1680" w:name="_Toc528486149"/>
      <w:bookmarkStart w:id="1681" w:name="_Toc536689785"/>
      <w:bookmarkStart w:id="1682" w:name="_Toc496530"/>
      <w:bookmarkStart w:id="1683" w:name="_Toc524877"/>
      <w:bookmarkStart w:id="1684" w:name="_Toc1802460"/>
      <w:bookmarkStart w:id="1685" w:name="_Toc22448455"/>
      <w:bookmarkStart w:id="1686" w:name="_Toc22697647"/>
      <w:bookmarkStart w:id="1687" w:name="_Toc24273682"/>
      <w:r>
        <w:t>TM – time</w:t>
      </w:r>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p>
    <w:p w14:paraId="3E9A3FAC" w14:textId="77777777" w:rsidR="00980D3B" w:rsidRDefault="00980D3B">
      <w:pPr>
        <w:pStyle w:val="ComponentTableCaption"/>
      </w:pPr>
      <w:bookmarkStart w:id="1688" w:name="TM"/>
      <w:r>
        <w:t>HL7 Component Table - TM –Time</w:t>
      </w:r>
      <w:r>
        <w:fldChar w:fldCharType="begin"/>
      </w:r>
      <w:r>
        <w:instrText xml:space="preserve"> XE "HL7 Component Table - TM" </w:instrText>
      </w:r>
      <w:r>
        <w:fldChar w:fldCharType="end"/>
      </w:r>
      <w:bookmarkEnd w:id="168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57F4FBD6"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E897563"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3A6930E1"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0850060"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396C5E82"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D726FFB"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A3E9FFC"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F8C8267"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5C738CFF" w14:textId="77777777" w:rsidR="00980D3B" w:rsidRDefault="00980D3B">
            <w:pPr>
              <w:pStyle w:val="ComponentTableHeader"/>
              <w:jc w:val="left"/>
              <w:rPr>
                <w:b w:val="0"/>
                <w:lang w:val="fr-FR"/>
              </w:rPr>
            </w:pPr>
            <w:r>
              <w:rPr>
                <w:lang w:val="fr-FR"/>
              </w:rPr>
              <w:t>SEC.REF.</w:t>
            </w:r>
          </w:p>
        </w:tc>
      </w:tr>
      <w:tr w:rsidR="00980D3B" w14:paraId="690B59E2"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6C6E1B7A" w14:textId="77777777" w:rsidR="00980D3B" w:rsidRDefault="00980D3B">
            <w:pPr>
              <w:pStyle w:val="ComponentTableBody"/>
              <w:rPr>
                <w:sz w:val="16"/>
                <w:lang w:val="fr-FR"/>
              </w:rPr>
            </w:pPr>
          </w:p>
        </w:tc>
        <w:tc>
          <w:tcPr>
            <w:tcW w:w="576" w:type="dxa"/>
            <w:tcBorders>
              <w:top w:val="single" w:sz="4" w:space="0" w:color="auto"/>
              <w:bottom w:val="double" w:sz="4" w:space="0" w:color="auto"/>
            </w:tcBorders>
          </w:tcPr>
          <w:p w14:paraId="5721163F" w14:textId="77777777" w:rsidR="00980D3B" w:rsidRDefault="00980D3B">
            <w:pPr>
              <w:pStyle w:val="ComponentTableBody"/>
            </w:pPr>
            <w:r>
              <w:t>16</w:t>
            </w:r>
          </w:p>
        </w:tc>
        <w:tc>
          <w:tcPr>
            <w:tcW w:w="720" w:type="dxa"/>
            <w:tcBorders>
              <w:top w:val="single" w:sz="4" w:space="0" w:color="auto"/>
              <w:bottom w:val="double" w:sz="4" w:space="0" w:color="auto"/>
            </w:tcBorders>
          </w:tcPr>
          <w:p w14:paraId="2B5F63B4" w14:textId="77777777" w:rsidR="00980D3B" w:rsidRDefault="00980D3B">
            <w:pPr>
              <w:pStyle w:val="ComponentTableBody"/>
              <w:rPr>
                <w:sz w:val="16"/>
              </w:rPr>
            </w:pPr>
          </w:p>
        </w:tc>
        <w:tc>
          <w:tcPr>
            <w:tcW w:w="576" w:type="dxa"/>
            <w:tcBorders>
              <w:top w:val="single" w:sz="4" w:space="0" w:color="auto"/>
              <w:bottom w:val="double" w:sz="4" w:space="0" w:color="auto"/>
            </w:tcBorders>
          </w:tcPr>
          <w:p w14:paraId="0580AAB0" w14:textId="77777777" w:rsidR="00980D3B" w:rsidRDefault="00980D3B">
            <w:pPr>
              <w:pStyle w:val="ComponentTableBody"/>
              <w:rPr>
                <w:sz w:val="16"/>
              </w:rPr>
            </w:pPr>
          </w:p>
        </w:tc>
        <w:tc>
          <w:tcPr>
            <w:tcW w:w="720" w:type="dxa"/>
            <w:tcBorders>
              <w:top w:val="single" w:sz="4" w:space="0" w:color="auto"/>
              <w:bottom w:val="double" w:sz="4" w:space="0" w:color="auto"/>
            </w:tcBorders>
          </w:tcPr>
          <w:p w14:paraId="3420E18D" w14:textId="77777777" w:rsidR="00980D3B" w:rsidRDefault="00980D3B">
            <w:pPr>
              <w:pStyle w:val="ComponentTableBody"/>
              <w:rPr>
                <w:sz w:val="16"/>
              </w:rPr>
            </w:pPr>
          </w:p>
        </w:tc>
        <w:tc>
          <w:tcPr>
            <w:tcW w:w="2880" w:type="dxa"/>
            <w:tcBorders>
              <w:top w:val="single" w:sz="4" w:space="0" w:color="auto"/>
              <w:bottom w:val="double" w:sz="4" w:space="0" w:color="auto"/>
            </w:tcBorders>
          </w:tcPr>
          <w:p w14:paraId="6C79C03A" w14:textId="77777777" w:rsidR="00980D3B" w:rsidRDefault="00980D3B">
            <w:pPr>
              <w:pStyle w:val="ComponentTableBody"/>
              <w:jc w:val="left"/>
            </w:pPr>
            <w:r>
              <w:t>Time</w:t>
            </w:r>
          </w:p>
        </w:tc>
        <w:tc>
          <w:tcPr>
            <w:tcW w:w="1440" w:type="dxa"/>
            <w:tcBorders>
              <w:top w:val="single" w:sz="4" w:space="0" w:color="auto"/>
              <w:bottom w:val="double" w:sz="4" w:space="0" w:color="auto"/>
            </w:tcBorders>
          </w:tcPr>
          <w:p w14:paraId="15D06164"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634F797" w14:textId="77777777" w:rsidR="00980D3B" w:rsidRDefault="00980D3B">
            <w:pPr>
              <w:pStyle w:val="ComponentTableBody"/>
              <w:rPr>
                <w:sz w:val="16"/>
              </w:rPr>
            </w:pPr>
          </w:p>
        </w:tc>
      </w:tr>
    </w:tbl>
    <w:p w14:paraId="73842105" w14:textId="77777777" w:rsidR="00980D3B" w:rsidRDefault="00980D3B">
      <w:pPr>
        <w:pStyle w:val="NormalIndented"/>
      </w:pPr>
      <w:r>
        <w:t>Definition: Specifies the hour of the day with optional minutes, seconds, fraction of se</w:t>
      </w:r>
      <w:r>
        <w:t>c</w:t>
      </w:r>
      <w:r>
        <w:t>ond using a 24-hour clock notation and time zone.</w:t>
      </w:r>
    </w:p>
    <w:p w14:paraId="2EF3A891" w14:textId="77777777" w:rsidR="00980D3B" w:rsidRDefault="00980D3B">
      <w:pPr>
        <w:pStyle w:val="Note"/>
      </w:pPr>
      <w:r>
        <w:rPr>
          <w:rStyle w:val="Strong"/>
        </w:rPr>
        <w:t>Maximum Length:</w:t>
      </w:r>
      <w:r>
        <w:t xml:space="preserve"> 16</w:t>
      </w:r>
    </w:p>
    <w:p w14:paraId="54967DF1" w14:textId="77777777" w:rsidR="00980D3B" w:rsidRDefault="00980D3B">
      <w:pPr>
        <w:pStyle w:val="NormalIndented"/>
        <w:rPr>
          <w:snapToGrid w:val="0"/>
        </w:rPr>
      </w:pPr>
      <w:r>
        <w:rPr>
          <w:snapToGrid w:val="0"/>
        </w:rPr>
        <w:t xml:space="preserve">As of v 2.3, the number of characters populated (excluding the time zone specification) specifies the precision. </w:t>
      </w:r>
    </w:p>
    <w:p w14:paraId="2C6A7A64" w14:textId="77777777" w:rsidR="00980D3B" w:rsidRDefault="00980D3B">
      <w:pPr>
        <w:pStyle w:val="NormalIndented"/>
      </w:pPr>
      <w:r>
        <w:t>Format: HH[MM[SS[.S[S[S[S]]]]]][+/-ZZZZ]</w:t>
      </w:r>
    </w:p>
    <w:p w14:paraId="0BE62121" w14:textId="77777777" w:rsidR="00980D3B" w:rsidRDefault="00980D3B">
      <w:pPr>
        <w:pStyle w:val="NormalIndented"/>
        <w:rPr>
          <w:snapToGrid w:val="0"/>
        </w:rPr>
      </w:pPr>
      <w:r>
        <w:rPr>
          <w:snapToGrid w:val="0"/>
        </w:rPr>
        <w:t xml:space="preserve">Thus: </w:t>
      </w:r>
    </w:p>
    <w:p w14:paraId="16919774" w14:textId="77777777" w:rsidR="00980D3B" w:rsidRDefault="00980D3B">
      <w:pPr>
        <w:pStyle w:val="NormalListAlpha"/>
      </w:pPr>
      <w:r>
        <w:t>the first two are used to specify a precision of "hour”</w:t>
      </w:r>
    </w:p>
    <w:p w14:paraId="6A6BF3E9" w14:textId="77777777" w:rsidR="00980D3B" w:rsidRDefault="00980D3B">
      <w:pPr>
        <w:pStyle w:val="NormalListAlpha"/>
      </w:pPr>
      <w:r>
        <w:t>the first four are used to specify a precision of "minute”</w:t>
      </w:r>
    </w:p>
    <w:p w14:paraId="4A792961" w14:textId="77777777" w:rsidR="00980D3B" w:rsidRDefault="00980D3B">
      <w:pPr>
        <w:pStyle w:val="NormalListAlpha"/>
      </w:pPr>
      <w:r>
        <w:t>the first six are used to specify a precision of "second”</w:t>
      </w:r>
    </w:p>
    <w:p w14:paraId="2535521F" w14:textId="77777777" w:rsidR="00980D3B" w:rsidRDefault="00980D3B">
      <w:pPr>
        <w:pStyle w:val="NormalListAlpha"/>
      </w:pPr>
      <w:r>
        <w:t>the first eight are used to specify a precision of "one tenth of a second”</w:t>
      </w:r>
    </w:p>
    <w:p w14:paraId="099C279D" w14:textId="77777777" w:rsidR="00980D3B" w:rsidRDefault="00980D3B">
      <w:pPr>
        <w:pStyle w:val="NormalListAlpha"/>
      </w:pPr>
      <w:r>
        <w:t>the first eleven are used to specify a precision of " one ten thousandths of a second”</w:t>
      </w:r>
    </w:p>
    <w:p w14:paraId="46A855ED" w14:textId="77777777" w:rsidR="00980D3B" w:rsidRDefault="00980D3B">
      <w:pPr>
        <w:pStyle w:val="NormalIndented"/>
      </w:pPr>
      <w:r>
        <w:rPr>
          <w:snapToGrid w:val="0"/>
        </w:rPr>
        <w:t>Example: |0630| specifies 6: 30 AM.</w:t>
      </w:r>
    </w:p>
    <w:p w14:paraId="42F53F29" w14:textId="77777777" w:rsidR="00980D3B" w:rsidRDefault="00980D3B">
      <w:pPr>
        <w:pStyle w:val="NormalIndented"/>
      </w:pPr>
      <w:r>
        <w:t>The fractional seconds could be sent by a transmitter who requires greater precision than whole seconds. Fractional representations of minutes, hours or other higher-order units of time are not permitted.</w:t>
      </w:r>
    </w:p>
    <w:p w14:paraId="5584EE78" w14:textId="77777777" w:rsidR="00980D3B" w:rsidRDefault="00980D3B">
      <w:pPr>
        <w:pStyle w:val="Note"/>
      </w:pPr>
      <w:r>
        <w:rPr>
          <w:rStyle w:val="Strong"/>
        </w:rPr>
        <w:t>Note:</w:t>
      </w:r>
      <w:r>
        <w:t xml:space="preserve"> The time zone [+/-ZZZZ], when used, is restricted to legally-defined time zones and is represented in HHMM format.</w:t>
      </w:r>
    </w:p>
    <w:p w14:paraId="67BD64FB" w14:textId="77777777" w:rsidR="00980D3B" w:rsidRDefault="00980D3B">
      <w:pPr>
        <w:pStyle w:val="NormalIndented"/>
      </w:pPr>
      <w:r>
        <w:t>The time zone of the sender may be sent optionally as an offset from the coordinated universal time (prev</w:t>
      </w:r>
      <w:r>
        <w:t>i</w:t>
      </w:r>
      <w:r>
        <w:t>ously known as Greenwich Mean Time). Where the time zone is not present in a particular TM field but is included as part of the date/time field in the MSH segment, the MSH value will be used as the default time zone. Otherwise, the time is understood to refer to the local time of the sender.</w:t>
      </w:r>
    </w:p>
    <w:p w14:paraId="67D7E6E5" w14:textId="77777777" w:rsidR="00980D3B" w:rsidRDefault="00980D3B">
      <w:pPr>
        <w:pStyle w:val="NormalIndented"/>
      </w:pPr>
      <w:r>
        <w:t>Examples: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1"/>
        <w:gridCol w:w="5149"/>
      </w:tblGrid>
      <w:tr w:rsidR="00980D3B" w14:paraId="5CD76E25" w14:textId="77777777">
        <w:tblPrEx>
          <w:tblCellMar>
            <w:top w:w="0" w:type="dxa"/>
            <w:bottom w:w="0" w:type="dxa"/>
          </w:tblCellMar>
        </w:tblPrEx>
        <w:trPr>
          <w:jc w:val="center"/>
        </w:trPr>
        <w:tc>
          <w:tcPr>
            <w:tcW w:w="2341" w:type="dxa"/>
            <w:shd w:val="pct10" w:color="auto" w:fill="FFFFFF"/>
          </w:tcPr>
          <w:p w14:paraId="60C1C6BE" w14:textId="77777777" w:rsidR="00980D3B" w:rsidRDefault="00980D3B">
            <w:pPr>
              <w:pStyle w:val="OtherTableHeader"/>
            </w:pPr>
            <w:r>
              <w:t xml:space="preserve">Time </w:t>
            </w:r>
          </w:p>
        </w:tc>
        <w:tc>
          <w:tcPr>
            <w:tcW w:w="5149" w:type="dxa"/>
            <w:shd w:val="pct10" w:color="auto" w:fill="FFFFFF"/>
          </w:tcPr>
          <w:p w14:paraId="04F241EA" w14:textId="77777777" w:rsidR="00980D3B" w:rsidRDefault="00980D3B">
            <w:pPr>
              <w:pStyle w:val="OtherTableHeader"/>
            </w:pPr>
            <w:r>
              <w:t>Description</w:t>
            </w:r>
          </w:p>
        </w:tc>
      </w:tr>
      <w:tr w:rsidR="00980D3B" w14:paraId="411FF54A" w14:textId="77777777">
        <w:tblPrEx>
          <w:tblCellMar>
            <w:top w:w="0" w:type="dxa"/>
            <w:bottom w:w="0" w:type="dxa"/>
          </w:tblCellMar>
        </w:tblPrEx>
        <w:trPr>
          <w:jc w:val="center"/>
        </w:trPr>
        <w:tc>
          <w:tcPr>
            <w:tcW w:w="2341" w:type="dxa"/>
          </w:tcPr>
          <w:p w14:paraId="4FA96DDD" w14:textId="77777777" w:rsidR="00980D3B" w:rsidRDefault="00980D3B">
            <w:pPr>
              <w:pStyle w:val="OtherTableBody"/>
            </w:pPr>
            <w:r>
              <w:t>|0000|</w:t>
            </w:r>
          </w:p>
        </w:tc>
        <w:tc>
          <w:tcPr>
            <w:tcW w:w="5149" w:type="dxa"/>
          </w:tcPr>
          <w:p w14:paraId="31E88AC2" w14:textId="77777777" w:rsidR="00980D3B" w:rsidRDefault="00980D3B">
            <w:pPr>
              <w:pStyle w:val="OtherTableBody"/>
            </w:pPr>
            <w:r>
              <w:t>midnight</w:t>
            </w:r>
          </w:p>
        </w:tc>
      </w:tr>
      <w:tr w:rsidR="00980D3B" w14:paraId="722F2775" w14:textId="77777777">
        <w:tblPrEx>
          <w:tblCellMar>
            <w:top w:w="0" w:type="dxa"/>
            <w:bottom w:w="0" w:type="dxa"/>
          </w:tblCellMar>
        </w:tblPrEx>
        <w:trPr>
          <w:jc w:val="center"/>
        </w:trPr>
        <w:tc>
          <w:tcPr>
            <w:tcW w:w="2341" w:type="dxa"/>
          </w:tcPr>
          <w:p w14:paraId="0211F64C" w14:textId="77777777" w:rsidR="00980D3B" w:rsidRDefault="00980D3B">
            <w:pPr>
              <w:pStyle w:val="OtherTableBody"/>
            </w:pPr>
            <w:r>
              <w:t>|235959+1100|</w:t>
            </w:r>
          </w:p>
        </w:tc>
        <w:tc>
          <w:tcPr>
            <w:tcW w:w="5149" w:type="dxa"/>
          </w:tcPr>
          <w:p w14:paraId="06226FFE" w14:textId="77777777" w:rsidR="00980D3B" w:rsidRDefault="00980D3B">
            <w:pPr>
              <w:pStyle w:val="OtherTableBody"/>
            </w:pPr>
            <w:r>
              <w:t>1 second before midnight in a time zone eleven hours ahead of Universal Coordinated Time (i.e., East of Greenwich).</w:t>
            </w:r>
          </w:p>
        </w:tc>
      </w:tr>
      <w:tr w:rsidR="00980D3B" w14:paraId="2B45658E" w14:textId="77777777">
        <w:tblPrEx>
          <w:tblCellMar>
            <w:top w:w="0" w:type="dxa"/>
            <w:bottom w:w="0" w:type="dxa"/>
          </w:tblCellMar>
        </w:tblPrEx>
        <w:trPr>
          <w:jc w:val="center"/>
        </w:trPr>
        <w:tc>
          <w:tcPr>
            <w:tcW w:w="2341" w:type="dxa"/>
          </w:tcPr>
          <w:p w14:paraId="1609AF94" w14:textId="77777777" w:rsidR="00980D3B" w:rsidRDefault="00980D3B">
            <w:pPr>
              <w:pStyle w:val="OtherTableBody"/>
            </w:pPr>
            <w:r>
              <w:t>|0800|</w:t>
            </w:r>
          </w:p>
        </w:tc>
        <w:tc>
          <w:tcPr>
            <w:tcW w:w="5149" w:type="dxa"/>
          </w:tcPr>
          <w:p w14:paraId="0CA183AE" w14:textId="77777777" w:rsidR="00980D3B" w:rsidRDefault="00980D3B">
            <w:pPr>
              <w:pStyle w:val="OtherTableBody"/>
            </w:pPr>
            <w:r>
              <w:t>Eight AM, local time of the sender.</w:t>
            </w:r>
          </w:p>
        </w:tc>
      </w:tr>
      <w:tr w:rsidR="00980D3B" w14:paraId="32167554" w14:textId="77777777">
        <w:tblPrEx>
          <w:tblCellMar>
            <w:top w:w="0" w:type="dxa"/>
            <w:bottom w:w="0" w:type="dxa"/>
          </w:tblCellMar>
        </w:tblPrEx>
        <w:trPr>
          <w:jc w:val="center"/>
        </w:trPr>
        <w:tc>
          <w:tcPr>
            <w:tcW w:w="2341" w:type="dxa"/>
          </w:tcPr>
          <w:p w14:paraId="2055CD08" w14:textId="77777777" w:rsidR="00980D3B" w:rsidRDefault="00980D3B">
            <w:pPr>
              <w:pStyle w:val="OtherTableBody"/>
            </w:pPr>
            <w:r>
              <w:t>|093544.2312|</w:t>
            </w:r>
          </w:p>
        </w:tc>
        <w:tc>
          <w:tcPr>
            <w:tcW w:w="5149" w:type="dxa"/>
          </w:tcPr>
          <w:p w14:paraId="16A77A95" w14:textId="77777777" w:rsidR="00980D3B" w:rsidRDefault="00980D3B">
            <w:pPr>
              <w:pStyle w:val="OtherTableBody"/>
            </w:pPr>
            <w:r>
              <w:t>44.2312 seconds after Nine thirty</w:t>
            </w:r>
            <w:r>
              <w:noBreakHyphen/>
              <w:t>five AM, local time of sender.</w:t>
            </w:r>
          </w:p>
        </w:tc>
      </w:tr>
      <w:tr w:rsidR="00980D3B" w14:paraId="29AAFEA7" w14:textId="77777777">
        <w:tblPrEx>
          <w:tblCellMar>
            <w:top w:w="0" w:type="dxa"/>
            <w:bottom w:w="0" w:type="dxa"/>
          </w:tblCellMar>
        </w:tblPrEx>
        <w:trPr>
          <w:jc w:val="center"/>
        </w:trPr>
        <w:tc>
          <w:tcPr>
            <w:tcW w:w="2341" w:type="dxa"/>
          </w:tcPr>
          <w:p w14:paraId="229FF122" w14:textId="77777777" w:rsidR="00980D3B" w:rsidRDefault="00980D3B">
            <w:pPr>
              <w:pStyle w:val="OtherTableBody"/>
            </w:pPr>
            <w:r>
              <w:t>|13|</w:t>
            </w:r>
          </w:p>
        </w:tc>
        <w:tc>
          <w:tcPr>
            <w:tcW w:w="5149" w:type="dxa"/>
          </w:tcPr>
          <w:p w14:paraId="6CF2621E" w14:textId="77777777" w:rsidR="00980D3B" w:rsidRDefault="00980D3B">
            <w:pPr>
              <w:pStyle w:val="OtherTableBody"/>
            </w:pPr>
            <w:r>
              <w:t>1pm (with a precision of hours), local time of sender.</w:t>
            </w:r>
          </w:p>
        </w:tc>
      </w:tr>
    </w:tbl>
    <w:p w14:paraId="1FF819EC" w14:textId="77777777" w:rsidR="00980D3B" w:rsidRDefault="00980D3B">
      <w:pPr>
        <w:pStyle w:val="NormalIndented"/>
      </w:pPr>
      <w:r>
        <w:t>Prior to v 2.3, this data type was specified in the format HHMM[SS[.SSSS]][+/-ZZZZ]. As of v 2.3 minutes are no longer required. By site-specific agreement, HHMM[SS[.SSSS]][+/-ZZZZ] may be used where backward compatibi</w:t>
      </w:r>
      <w:r>
        <w:t>l</w:t>
      </w:r>
      <w:r>
        <w:t>ity must be maintained.</w:t>
      </w:r>
    </w:p>
    <w:p w14:paraId="0C0730A1" w14:textId="77777777" w:rsidR="00980D3B" w:rsidRDefault="00980D3B">
      <w:pPr>
        <w:pStyle w:val="Heading3"/>
      </w:pPr>
      <w:r>
        <w:lastRenderedPageBreak/>
        <w:fldChar w:fldCharType="begin"/>
      </w:r>
      <w:r>
        <w:instrText>xe "TQ"</w:instrText>
      </w:r>
      <w:r>
        <w:fldChar w:fldCharType="end"/>
      </w:r>
      <w:r>
        <w:fldChar w:fldCharType="begin"/>
      </w:r>
      <w:r>
        <w:instrText>xe "Data types: TQ"</w:instrText>
      </w:r>
      <w:r>
        <w:fldChar w:fldCharType="end"/>
      </w:r>
      <w:bookmarkStart w:id="1689" w:name="_Ref358258241"/>
      <w:bookmarkStart w:id="1690" w:name="_Toc359236035"/>
      <w:bookmarkStart w:id="1691" w:name="_Toc498146070"/>
      <w:bookmarkStart w:id="1692" w:name="_Toc527864639"/>
      <w:bookmarkStart w:id="1693" w:name="_Toc527866111"/>
      <w:bookmarkStart w:id="1694" w:name="_Toc528481914"/>
      <w:bookmarkStart w:id="1695" w:name="_Toc528482419"/>
      <w:bookmarkStart w:id="1696" w:name="_Toc528482718"/>
      <w:bookmarkStart w:id="1697" w:name="_Toc528482843"/>
      <w:bookmarkStart w:id="1698" w:name="_Toc528486151"/>
      <w:bookmarkStart w:id="1699" w:name="_Toc536689787"/>
      <w:bookmarkStart w:id="1700" w:name="_Toc496532"/>
      <w:bookmarkStart w:id="1701" w:name="_Toc524879"/>
      <w:bookmarkStart w:id="1702" w:name="_Toc1802462"/>
      <w:bookmarkStart w:id="1703" w:name="_Toc22448457"/>
      <w:bookmarkStart w:id="1704" w:name="_Toc22697649"/>
      <w:bookmarkStart w:id="1705" w:name="_Toc24273684"/>
      <w:r>
        <w:t>TQ - timing quantity</w:t>
      </w:r>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p>
    <w:p w14:paraId="0AE14551" w14:textId="77777777" w:rsidR="00980D3B" w:rsidRDefault="00980D3B">
      <w:pPr>
        <w:pStyle w:val="ComponentTableCaption"/>
      </w:pPr>
      <w:bookmarkStart w:id="1706" w:name="TQ"/>
      <w:r>
        <w:t xml:space="preserve">HL7 Component Table - TQ – Timing Quantity </w:t>
      </w:r>
      <w:r>
        <w:fldChar w:fldCharType="begin"/>
      </w:r>
      <w:r>
        <w:instrText xml:space="preserve"> XE "HL7 Component Table - TQ" </w:instrText>
      </w:r>
      <w:r>
        <w:fldChar w:fldCharType="end"/>
      </w:r>
      <w:bookmarkEnd w:id="1706"/>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B438FE6"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F2CEA12"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791CB6D6"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5D9F2B26"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3E4730F0"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4C2D42C0"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7F66983D" w14:textId="77777777" w:rsidR="00980D3B" w:rsidRDefault="00980D3B">
            <w:pPr>
              <w:pStyle w:val="ComponentTableHeader"/>
              <w:jc w:val="left"/>
              <w:rPr>
                <w:lang w:val="it-IT"/>
              </w:rPr>
            </w:pPr>
            <w:r>
              <w:rPr>
                <w:lang w:val="it-IT"/>
              </w:rPr>
              <w:t>COMPONENT NAME</w:t>
            </w:r>
          </w:p>
        </w:tc>
        <w:tc>
          <w:tcPr>
            <w:tcW w:w="1440" w:type="dxa"/>
            <w:tcBorders>
              <w:top w:val="double" w:sz="4" w:space="0" w:color="auto"/>
              <w:bottom w:val="single" w:sz="4" w:space="0" w:color="auto"/>
            </w:tcBorders>
            <w:shd w:val="pct10" w:color="auto" w:fill="FFFFFF"/>
          </w:tcPr>
          <w:p w14:paraId="1DEB49DC" w14:textId="77777777" w:rsidR="00980D3B" w:rsidRDefault="00980D3B">
            <w:pPr>
              <w:pStyle w:val="ComponentTableHeader"/>
              <w:jc w:val="left"/>
              <w:rPr>
                <w:lang w:val="it-IT"/>
              </w:rPr>
            </w:pPr>
            <w:r>
              <w:rPr>
                <w:lang w:val="it-IT"/>
              </w:rPr>
              <w:t>COMMENTS</w:t>
            </w:r>
          </w:p>
        </w:tc>
        <w:tc>
          <w:tcPr>
            <w:tcW w:w="1008" w:type="dxa"/>
            <w:tcBorders>
              <w:top w:val="double" w:sz="4" w:space="0" w:color="auto"/>
              <w:bottom w:val="single" w:sz="4" w:space="0" w:color="auto"/>
            </w:tcBorders>
            <w:shd w:val="pct10" w:color="auto" w:fill="FFFFFF"/>
          </w:tcPr>
          <w:p w14:paraId="667D2D66" w14:textId="77777777" w:rsidR="00980D3B" w:rsidRDefault="00980D3B">
            <w:pPr>
              <w:pStyle w:val="ComponentTableHeader"/>
              <w:jc w:val="left"/>
              <w:rPr>
                <w:b w:val="0"/>
                <w:lang w:val="it-IT"/>
              </w:rPr>
            </w:pPr>
            <w:r>
              <w:rPr>
                <w:lang w:val="it-IT"/>
              </w:rPr>
              <w:t>SEC.REF.</w:t>
            </w:r>
          </w:p>
        </w:tc>
      </w:tr>
      <w:tr w:rsidR="00980D3B" w14:paraId="132792B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9F44F56" w14:textId="77777777" w:rsidR="00980D3B" w:rsidRDefault="00980D3B">
            <w:pPr>
              <w:pStyle w:val="ComponentTableBody"/>
              <w:rPr>
                <w:lang w:val="it-IT"/>
              </w:rPr>
            </w:pPr>
            <w:r>
              <w:rPr>
                <w:lang w:val="it-IT"/>
              </w:rPr>
              <w:t>1</w:t>
            </w:r>
          </w:p>
        </w:tc>
        <w:tc>
          <w:tcPr>
            <w:tcW w:w="576" w:type="dxa"/>
            <w:tcBorders>
              <w:top w:val="single" w:sz="4" w:space="0" w:color="auto"/>
              <w:bottom w:val="single" w:sz="4" w:space="0" w:color="auto"/>
            </w:tcBorders>
          </w:tcPr>
          <w:p w14:paraId="4C94558E" w14:textId="77777777" w:rsidR="00980D3B" w:rsidRDefault="00980D3B">
            <w:pPr>
              <w:pStyle w:val="ComponentTableBody"/>
              <w:rPr>
                <w:lang w:val="it-IT"/>
              </w:rPr>
            </w:pPr>
            <w:r>
              <w:rPr>
                <w:lang w:val="it-IT"/>
              </w:rPr>
              <w:t>267</w:t>
            </w:r>
          </w:p>
        </w:tc>
        <w:tc>
          <w:tcPr>
            <w:tcW w:w="720" w:type="dxa"/>
            <w:tcBorders>
              <w:top w:val="single" w:sz="4" w:space="0" w:color="auto"/>
              <w:bottom w:val="single" w:sz="4" w:space="0" w:color="auto"/>
            </w:tcBorders>
          </w:tcPr>
          <w:p w14:paraId="71A31514" w14:textId="77777777" w:rsidR="00980D3B" w:rsidRDefault="00980D3B">
            <w:pPr>
              <w:pStyle w:val="ComponentTableBody"/>
              <w:rPr>
                <w:lang w:val="it-IT"/>
              </w:rPr>
            </w:pPr>
            <w:r>
              <w:rPr>
                <w:lang w:val="it-IT"/>
              </w:rPr>
              <w:t>CQ</w:t>
            </w:r>
          </w:p>
        </w:tc>
        <w:tc>
          <w:tcPr>
            <w:tcW w:w="576" w:type="dxa"/>
            <w:tcBorders>
              <w:top w:val="single" w:sz="4" w:space="0" w:color="auto"/>
              <w:bottom w:val="single" w:sz="4" w:space="0" w:color="auto"/>
            </w:tcBorders>
          </w:tcPr>
          <w:p w14:paraId="186CA112"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A6BEC4F"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9555217" w14:textId="77777777" w:rsidR="00980D3B" w:rsidRDefault="00980D3B">
            <w:pPr>
              <w:pStyle w:val="ComponentTableBody"/>
              <w:jc w:val="left"/>
              <w:rPr>
                <w:lang w:val="it-IT"/>
              </w:rPr>
            </w:pPr>
            <w:r>
              <w:rPr>
                <w:lang w:val="it-IT"/>
              </w:rPr>
              <w:t>Quantity</w:t>
            </w:r>
          </w:p>
        </w:tc>
        <w:tc>
          <w:tcPr>
            <w:tcW w:w="1440" w:type="dxa"/>
            <w:tcBorders>
              <w:top w:val="single" w:sz="4" w:space="0" w:color="auto"/>
              <w:bottom w:val="single" w:sz="4" w:space="0" w:color="auto"/>
            </w:tcBorders>
          </w:tcPr>
          <w:p w14:paraId="193B0976"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08E6A3D3"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_Ref358257655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2.A.11</w:t>
            </w:r>
            <w:r>
              <w:rPr>
                <w:rStyle w:val="Hyperlink"/>
              </w:rPr>
              <w:fldChar w:fldCharType="end"/>
            </w:r>
          </w:p>
        </w:tc>
      </w:tr>
      <w:tr w:rsidR="00980D3B" w14:paraId="00FDDEC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034781B"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27F086CA" w14:textId="77777777" w:rsidR="00980D3B" w:rsidRDefault="00980D3B">
            <w:pPr>
              <w:pStyle w:val="ComponentTableBody"/>
              <w:rPr>
                <w:lang w:val="it-IT"/>
              </w:rPr>
            </w:pPr>
            <w:r>
              <w:rPr>
                <w:lang w:val="it-IT"/>
              </w:rPr>
              <w:t>206</w:t>
            </w:r>
          </w:p>
        </w:tc>
        <w:tc>
          <w:tcPr>
            <w:tcW w:w="720" w:type="dxa"/>
            <w:tcBorders>
              <w:top w:val="single" w:sz="4" w:space="0" w:color="auto"/>
              <w:bottom w:val="single" w:sz="4" w:space="0" w:color="auto"/>
            </w:tcBorders>
          </w:tcPr>
          <w:p w14:paraId="516FCB46" w14:textId="77777777" w:rsidR="00980D3B" w:rsidRDefault="00980D3B">
            <w:pPr>
              <w:pStyle w:val="ComponentTableBody"/>
              <w:rPr>
                <w:lang w:val="it-IT"/>
              </w:rPr>
            </w:pPr>
            <w:r>
              <w:rPr>
                <w:lang w:val="it-IT"/>
              </w:rPr>
              <w:t>RI</w:t>
            </w:r>
          </w:p>
        </w:tc>
        <w:tc>
          <w:tcPr>
            <w:tcW w:w="576" w:type="dxa"/>
            <w:tcBorders>
              <w:top w:val="single" w:sz="4" w:space="0" w:color="auto"/>
              <w:bottom w:val="single" w:sz="4" w:space="0" w:color="auto"/>
            </w:tcBorders>
          </w:tcPr>
          <w:p w14:paraId="48D618BE"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8800278"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1EBA071" w14:textId="77777777" w:rsidR="00980D3B" w:rsidRDefault="00980D3B">
            <w:pPr>
              <w:pStyle w:val="ComponentTableBody"/>
              <w:jc w:val="left"/>
            </w:pPr>
            <w:r>
              <w:t>Interval</w:t>
            </w:r>
          </w:p>
        </w:tc>
        <w:tc>
          <w:tcPr>
            <w:tcW w:w="1440" w:type="dxa"/>
            <w:tcBorders>
              <w:top w:val="single" w:sz="4" w:space="0" w:color="auto"/>
              <w:bottom w:val="single" w:sz="4" w:space="0" w:color="auto"/>
            </w:tcBorders>
          </w:tcPr>
          <w:p w14:paraId="0776E9A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7EE0334" w14:textId="77777777" w:rsidR="00980D3B" w:rsidRDefault="00980D3B">
            <w:pPr>
              <w:pStyle w:val="ComponentTableBody"/>
              <w:rPr>
                <w:rStyle w:val="Hyperlink"/>
              </w:rPr>
            </w:pPr>
            <w:r>
              <w:rPr>
                <w:rStyle w:val="Hyperlink"/>
              </w:rPr>
              <w:fldChar w:fldCharType="begin"/>
            </w:r>
            <w:r>
              <w:rPr>
                <w:rStyle w:val="Hyperlink"/>
              </w:rPr>
              <w:instrText xml:space="preserve"> REF _Ref485535114 \r \h </w:instrText>
            </w:r>
            <w:r>
              <w:rPr>
                <w:rStyle w:val="Hyperlink"/>
              </w:rPr>
            </w:r>
            <w:r>
              <w:rPr>
                <w:rStyle w:val="Hyperlink"/>
              </w:rPr>
              <w:instrText xml:space="preserve"> \* MERGEFORMAT </w:instrText>
            </w:r>
            <w:r>
              <w:rPr>
                <w:rStyle w:val="Hyperlink"/>
              </w:rPr>
              <w:fldChar w:fldCharType="separate"/>
            </w:r>
            <w:r>
              <w:rPr>
                <w:rStyle w:val="Hyperlink"/>
              </w:rPr>
              <w:t>2.A.63</w:t>
            </w:r>
            <w:r>
              <w:rPr>
                <w:rStyle w:val="Hyperlink"/>
              </w:rPr>
              <w:fldChar w:fldCharType="end"/>
            </w:r>
          </w:p>
        </w:tc>
      </w:tr>
      <w:tr w:rsidR="00980D3B" w14:paraId="6916146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6590A28" w14:textId="77777777" w:rsidR="00980D3B" w:rsidRDefault="00980D3B">
            <w:pPr>
              <w:pStyle w:val="ComponentTableBody"/>
            </w:pPr>
            <w:r>
              <w:t>3</w:t>
            </w:r>
          </w:p>
        </w:tc>
        <w:tc>
          <w:tcPr>
            <w:tcW w:w="576" w:type="dxa"/>
            <w:tcBorders>
              <w:top w:val="single" w:sz="4" w:space="0" w:color="auto"/>
              <w:bottom w:val="single" w:sz="4" w:space="0" w:color="auto"/>
            </w:tcBorders>
          </w:tcPr>
          <w:p w14:paraId="40E77667" w14:textId="77777777" w:rsidR="00980D3B" w:rsidRDefault="00980D3B">
            <w:pPr>
              <w:pStyle w:val="ComponentTableBody"/>
            </w:pPr>
            <w:r>
              <w:t>6</w:t>
            </w:r>
          </w:p>
        </w:tc>
        <w:tc>
          <w:tcPr>
            <w:tcW w:w="720" w:type="dxa"/>
            <w:tcBorders>
              <w:top w:val="single" w:sz="4" w:space="0" w:color="auto"/>
              <w:bottom w:val="single" w:sz="4" w:space="0" w:color="auto"/>
            </w:tcBorders>
          </w:tcPr>
          <w:p w14:paraId="0AB6128B" w14:textId="77777777" w:rsidR="00980D3B" w:rsidRDefault="00980D3B">
            <w:pPr>
              <w:pStyle w:val="ComponentTableBody"/>
            </w:pPr>
            <w:r>
              <w:t>ST</w:t>
            </w:r>
          </w:p>
        </w:tc>
        <w:tc>
          <w:tcPr>
            <w:tcW w:w="576" w:type="dxa"/>
            <w:tcBorders>
              <w:top w:val="single" w:sz="4" w:space="0" w:color="auto"/>
              <w:bottom w:val="single" w:sz="4" w:space="0" w:color="auto"/>
            </w:tcBorders>
          </w:tcPr>
          <w:p w14:paraId="05F21473"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3072ADD"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50424C5" w14:textId="77777777" w:rsidR="00980D3B" w:rsidRDefault="00980D3B">
            <w:pPr>
              <w:pStyle w:val="ComponentTableBody"/>
              <w:jc w:val="left"/>
              <w:rPr>
                <w:lang w:val="it-IT"/>
              </w:rPr>
            </w:pPr>
            <w:r>
              <w:rPr>
                <w:lang w:val="it-IT"/>
              </w:rPr>
              <w:t>Duration</w:t>
            </w:r>
          </w:p>
        </w:tc>
        <w:tc>
          <w:tcPr>
            <w:tcW w:w="1440" w:type="dxa"/>
            <w:tcBorders>
              <w:top w:val="single" w:sz="4" w:space="0" w:color="auto"/>
              <w:bottom w:val="single" w:sz="4" w:space="0" w:color="auto"/>
            </w:tcBorders>
          </w:tcPr>
          <w:p w14:paraId="7B037427"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4E8BED29"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26ED3DE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F1ADEAA" w14:textId="77777777" w:rsidR="00980D3B" w:rsidRDefault="00980D3B">
            <w:pPr>
              <w:pStyle w:val="ComponentTableBody"/>
            </w:pPr>
            <w:r>
              <w:t>4</w:t>
            </w:r>
          </w:p>
        </w:tc>
        <w:tc>
          <w:tcPr>
            <w:tcW w:w="576" w:type="dxa"/>
            <w:tcBorders>
              <w:top w:val="single" w:sz="4" w:space="0" w:color="auto"/>
              <w:bottom w:val="single" w:sz="4" w:space="0" w:color="auto"/>
            </w:tcBorders>
          </w:tcPr>
          <w:p w14:paraId="14DCC84C" w14:textId="77777777" w:rsidR="00980D3B" w:rsidRDefault="00980D3B">
            <w:pPr>
              <w:pStyle w:val="ComponentTableBody"/>
            </w:pPr>
            <w:r>
              <w:t>26</w:t>
            </w:r>
          </w:p>
        </w:tc>
        <w:tc>
          <w:tcPr>
            <w:tcW w:w="720" w:type="dxa"/>
            <w:tcBorders>
              <w:top w:val="single" w:sz="4" w:space="0" w:color="auto"/>
              <w:bottom w:val="single" w:sz="4" w:space="0" w:color="auto"/>
            </w:tcBorders>
          </w:tcPr>
          <w:p w14:paraId="74FCC959" w14:textId="77777777" w:rsidR="00980D3B" w:rsidRDefault="00980D3B">
            <w:pPr>
              <w:pStyle w:val="ComponentTableBody"/>
            </w:pPr>
            <w:r>
              <w:t>TS</w:t>
            </w:r>
          </w:p>
        </w:tc>
        <w:tc>
          <w:tcPr>
            <w:tcW w:w="576" w:type="dxa"/>
            <w:tcBorders>
              <w:top w:val="single" w:sz="4" w:space="0" w:color="auto"/>
              <w:bottom w:val="single" w:sz="4" w:space="0" w:color="auto"/>
            </w:tcBorders>
          </w:tcPr>
          <w:p w14:paraId="20C54EF3" w14:textId="77777777" w:rsidR="00980D3B" w:rsidRDefault="00980D3B">
            <w:pPr>
              <w:pStyle w:val="ComponentTableBody"/>
            </w:pPr>
            <w:r>
              <w:t>O</w:t>
            </w:r>
          </w:p>
        </w:tc>
        <w:tc>
          <w:tcPr>
            <w:tcW w:w="720" w:type="dxa"/>
            <w:tcBorders>
              <w:top w:val="single" w:sz="4" w:space="0" w:color="auto"/>
              <w:bottom w:val="single" w:sz="4" w:space="0" w:color="auto"/>
            </w:tcBorders>
          </w:tcPr>
          <w:p w14:paraId="4C727E3E"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F61F2AE" w14:textId="77777777" w:rsidR="00980D3B" w:rsidRDefault="00980D3B">
            <w:pPr>
              <w:pStyle w:val="ComponentTableBody"/>
              <w:jc w:val="left"/>
            </w:pPr>
            <w:r>
              <w:t>Start Date/Time</w:t>
            </w:r>
          </w:p>
        </w:tc>
        <w:tc>
          <w:tcPr>
            <w:tcW w:w="1440" w:type="dxa"/>
            <w:tcBorders>
              <w:top w:val="single" w:sz="4" w:space="0" w:color="auto"/>
              <w:bottom w:val="single" w:sz="4" w:space="0" w:color="auto"/>
            </w:tcBorders>
          </w:tcPr>
          <w:p w14:paraId="4BA7D51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0A722C3"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_Ref358257916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2.A.77</w:t>
            </w:r>
            <w:r>
              <w:rPr>
                <w:rStyle w:val="Hyperlink"/>
              </w:rPr>
              <w:fldChar w:fldCharType="end"/>
            </w:r>
          </w:p>
        </w:tc>
      </w:tr>
      <w:tr w:rsidR="00980D3B" w14:paraId="27509CE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66D7195" w14:textId="77777777" w:rsidR="00980D3B" w:rsidRDefault="00980D3B">
            <w:pPr>
              <w:pStyle w:val="ComponentTableBody"/>
              <w:rPr>
                <w:lang w:val="it-IT"/>
              </w:rPr>
            </w:pPr>
            <w:r>
              <w:rPr>
                <w:lang w:val="it-IT"/>
              </w:rPr>
              <w:t>5</w:t>
            </w:r>
          </w:p>
        </w:tc>
        <w:tc>
          <w:tcPr>
            <w:tcW w:w="576" w:type="dxa"/>
            <w:tcBorders>
              <w:top w:val="single" w:sz="4" w:space="0" w:color="auto"/>
              <w:bottom w:val="single" w:sz="4" w:space="0" w:color="auto"/>
            </w:tcBorders>
          </w:tcPr>
          <w:p w14:paraId="5FAB4738" w14:textId="77777777" w:rsidR="00980D3B" w:rsidRDefault="00980D3B">
            <w:pPr>
              <w:pStyle w:val="ComponentTableBody"/>
              <w:rPr>
                <w:lang w:val="it-IT"/>
              </w:rPr>
            </w:pPr>
            <w:r>
              <w:rPr>
                <w:lang w:val="it-IT"/>
              </w:rPr>
              <w:t>26</w:t>
            </w:r>
          </w:p>
        </w:tc>
        <w:tc>
          <w:tcPr>
            <w:tcW w:w="720" w:type="dxa"/>
            <w:tcBorders>
              <w:top w:val="single" w:sz="4" w:space="0" w:color="auto"/>
              <w:bottom w:val="single" w:sz="4" w:space="0" w:color="auto"/>
            </w:tcBorders>
          </w:tcPr>
          <w:p w14:paraId="48D808BC" w14:textId="77777777" w:rsidR="00980D3B" w:rsidRDefault="00980D3B">
            <w:pPr>
              <w:pStyle w:val="ComponentTableBody"/>
              <w:rPr>
                <w:lang w:val="it-IT"/>
              </w:rPr>
            </w:pPr>
            <w:r>
              <w:rPr>
                <w:lang w:val="it-IT"/>
              </w:rPr>
              <w:t>TS</w:t>
            </w:r>
          </w:p>
        </w:tc>
        <w:tc>
          <w:tcPr>
            <w:tcW w:w="576" w:type="dxa"/>
            <w:tcBorders>
              <w:top w:val="single" w:sz="4" w:space="0" w:color="auto"/>
              <w:bottom w:val="single" w:sz="4" w:space="0" w:color="auto"/>
            </w:tcBorders>
          </w:tcPr>
          <w:p w14:paraId="22D3E286"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5A5FA6F"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B85404D" w14:textId="77777777" w:rsidR="00980D3B" w:rsidRDefault="00980D3B">
            <w:pPr>
              <w:pStyle w:val="ComponentTableBody"/>
              <w:jc w:val="left"/>
            </w:pPr>
            <w:r>
              <w:t>End Date/Time</w:t>
            </w:r>
          </w:p>
        </w:tc>
        <w:tc>
          <w:tcPr>
            <w:tcW w:w="1440" w:type="dxa"/>
            <w:tcBorders>
              <w:top w:val="single" w:sz="4" w:space="0" w:color="auto"/>
              <w:bottom w:val="single" w:sz="4" w:space="0" w:color="auto"/>
            </w:tcBorders>
          </w:tcPr>
          <w:p w14:paraId="0200AAD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EA76813"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62E0E02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AA078B9" w14:textId="77777777" w:rsidR="00980D3B" w:rsidRDefault="00980D3B">
            <w:pPr>
              <w:pStyle w:val="ComponentTableBody"/>
            </w:pPr>
            <w:r>
              <w:t>6</w:t>
            </w:r>
          </w:p>
        </w:tc>
        <w:tc>
          <w:tcPr>
            <w:tcW w:w="576" w:type="dxa"/>
            <w:tcBorders>
              <w:top w:val="single" w:sz="4" w:space="0" w:color="auto"/>
              <w:bottom w:val="single" w:sz="4" w:space="0" w:color="auto"/>
            </w:tcBorders>
          </w:tcPr>
          <w:p w14:paraId="5944487E" w14:textId="77777777" w:rsidR="00980D3B" w:rsidRDefault="00980D3B">
            <w:pPr>
              <w:pStyle w:val="ComponentTableBody"/>
            </w:pPr>
            <w:r>
              <w:t>6</w:t>
            </w:r>
          </w:p>
        </w:tc>
        <w:tc>
          <w:tcPr>
            <w:tcW w:w="720" w:type="dxa"/>
            <w:tcBorders>
              <w:top w:val="single" w:sz="4" w:space="0" w:color="auto"/>
              <w:bottom w:val="single" w:sz="4" w:space="0" w:color="auto"/>
            </w:tcBorders>
          </w:tcPr>
          <w:p w14:paraId="2B9DEA35" w14:textId="77777777" w:rsidR="00980D3B" w:rsidRDefault="00980D3B">
            <w:pPr>
              <w:pStyle w:val="ComponentTableBody"/>
            </w:pPr>
            <w:r>
              <w:t>ST</w:t>
            </w:r>
          </w:p>
        </w:tc>
        <w:tc>
          <w:tcPr>
            <w:tcW w:w="576" w:type="dxa"/>
            <w:tcBorders>
              <w:top w:val="single" w:sz="4" w:space="0" w:color="auto"/>
              <w:bottom w:val="single" w:sz="4" w:space="0" w:color="auto"/>
            </w:tcBorders>
          </w:tcPr>
          <w:p w14:paraId="642EC453" w14:textId="77777777" w:rsidR="00980D3B" w:rsidRDefault="00980D3B">
            <w:pPr>
              <w:pStyle w:val="ComponentTableBody"/>
            </w:pPr>
            <w:r>
              <w:t>O</w:t>
            </w:r>
          </w:p>
        </w:tc>
        <w:tc>
          <w:tcPr>
            <w:tcW w:w="720" w:type="dxa"/>
            <w:tcBorders>
              <w:top w:val="single" w:sz="4" w:space="0" w:color="auto"/>
              <w:bottom w:val="single" w:sz="4" w:space="0" w:color="auto"/>
            </w:tcBorders>
          </w:tcPr>
          <w:p w14:paraId="712E9285"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2B7E783" w14:textId="77777777" w:rsidR="00980D3B" w:rsidRDefault="00980D3B">
            <w:pPr>
              <w:pStyle w:val="ComponentTableBody"/>
              <w:jc w:val="left"/>
            </w:pPr>
            <w:r>
              <w:t>Priority</w:t>
            </w:r>
          </w:p>
        </w:tc>
        <w:tc>
          <w:tcPr>
            <w:tcW w:w="1440" w:type="dxa"/>
            <w:tcBorders>
              <w:top w:val="single" w:sz="4" w:space="0" w:color="auto"/>
              <w:bottom w:val="single" w:sz="4" w:space="0" w:color="auto"/>
            </w:tcBorders>
          </w:tcPr>
          <w:p w14:paraId="0439555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68BF91F"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90DA67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804BD84" w14:textId="77777777" w:rsidR="00980D3B" w:rsidRDefault="00980D3B">
            <w:pPr>
              <w:pStyle w:val="ComponentTableBody"/>
            </w:pPr>
            <w:r>
              <w:t>7</w:t>
            </w:r>
          </w:p>
        </w:tc>
        <w:tc>
          <w:tcPr>
            <w:tcW w:w="576" w:type="dxa"/>
            <w:tcBorders>
              <w:top w:val="single" w:sz="4" w:space="0" w:color="auto"/>
              <w:bottom w:val="single" w:sz="4" w:space="0" w:color="auto"/>
            </w:tcBorders>
          </w:tcPr>
          <w:p w14:paraId="18E76060" w14:textId="77777777" w:rsidR="00980D3B" w:rsidRDefault="00980D3B">
            <w:pPr>
              <w:pStyle w:val="ComponentTableBody"/>
            </w:pPr>
            <w:r>
              <w:t>199</w:t>
            </w:r>
          </w:p>
        </w:tc>
        <w:tc>
          <w:tcPr>
            <w:tcW w:w="720" w:type="dxa"/>
            <w:tcBorders>
              <w:top w:val="single" w:sz="4" w:space="0" w:color="auto"/>
              <w:bottom w:val="single" w:sz="4" w:space="0" w:color="auto"/>
            </w:tcBorders>
          </w:tcPr>
          <w:p w14:paraId="7F68FA2B" w14:textId="77777777" w:rsidR="00980D3B" w:rsidRDefault="00980D3B">
            <w:pPr>
              <w:pStyle w:val="ComponentTableBody"/>
            </w:pPr>
            <w:r>
              <w:t>ST</w:t>
            </w:r>
          </w:p>
        </w:tc>
        <w:tc>
          <w:tcPr>
            <w:tcW w:w="576" w:type="dxa"/>
            <w:tcBorders>
              <w:top w:val="single" w:sz="4" w:space="0" w:color="auto"/>
              <w:bottom w:val="single" w:sz="4" w:space="0" w:color="auto"/>
            </w:tcBorders>
          </w:tcPr>
          <w:p w14:paraId="795245C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44B8409"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01535A5" w14:textId="77777777" w:rsidR="00980D3B" w:rsidRDefault="00980D3B">
            <w:pPr>
              <w:pStyle w:val="ComponentTableBody"/>
              <w:jc w:val="left"/>
              <w:rPr>
                <w:lang w:val="it-IT"/>
              </w:rPr>
            </w:pPr>
            <w:r>
              <w:rPr>
                <w:lang w:val="it-IT"/>
              </w:rPr>
              <w:t>Condition</w:t>
            </w:r>
          </w:p>
        </w:tc>
        <w:tc>
          <w:tcPr>
            <w:tcW w:w="1440" w:type="dxa"/>
            <w:tcBorders>
              <w:top w:val="single" w:sz="4" w:space="0" w:color="auto"/>
              <w:bottom w:val="single" w:sz="4" w:space="0" w:color="auto"/>
            </w:tcBorders>
          </w:tcPr>
          <w:p w14:paraId="08B7D5C2"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0F902CA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43DE2D4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BB8B625" w14:textId="77777777" w:rsidR="00980D3B" w:rsidRDefault="00980D3B">
            <w:pPr>
              <w:pStyle w:val="ComponentTableBody"/>
              <w:rPr>
                <w:lang w:val="it-IT"/>
              </w:rPr>
            </w:pPr>
            <w:r>
              <w:rPr>
                <w:lang w:val="it-IT"/>
              </w:rPr>
              <w:t>8</w:t>
            </w:r>
          </w:p>
        </w:tc>
        <w:tc>
          <w:tcPr>
            <w:tcW w:w="576" w:type="dxa"/>
            <w:tcBorders>
              <w:top w:val="single" w:sz="4" w:space="0" w:color="auto"/>
              <w:bottom w:val="single" w:sz="4" w:space="0" w:color="auto"/>
            </w:tcBorders>
          </w:tcPr>
          <w:p w14:paraId="48306DC7" w14:textId="77777777" w:rsidR="00980D3B" w:rsidRDefault="00980D3B">
            <w:pPr>
              <w:pStyle w:val="ComponentTableBody"/>
              <w:rPr>
                <w:lang w:val="it-IT"/>
              </w:rPr>
            </w:pPr>
            <w:r>
              <w:rPr>
                <w:lang w:val="it-IT"/>
              </w:rPr>
              <w:t>200</w:t>
            </w:r>
          </w:p>
        </w:tc>
        <w:tc>
          <w:tcPr>
            <w:tcW w:w="720" w:type="dxa"/>
            <w:tcBorders>
              <w:top w:val="single" w:sz="4" w:space="0" w:color="auto"/>
              <w:bottom w:val="single" w:sz="4" w:space="0" w:color="auto"/>
            </w:tcBorders>
          </w:tcPr>
          <w:p w14:paraId="04F037F3" w14:textId="77777777" w:rsidR="00980D3B" w:rsidRDefault="00980D3B">
            <w:pPr>
              <w:pStyle w:val="ComponentTableBody"/>
              <w:rPr>
                <w:lang w:val="it-IT"/>
              </w:rPr>
            </w:pPr>
            <w:r>
              <w:rPr>
                <w:lang w:val="it-IT"/>
              </w:rPr>
              <w:t>TX</w:t>
            </w:r>
          </w:p>
        </w:tc>
        <w:tc>
          <w:tcPr>
            <w:tcW w:w="576" w:type="dxa"/>
            <w:tcBorders>
              <w:top w:val="single" w:sz="4" w:space="0" w:color="auto"/>
              <w:bottom w:val="single" w:sz="4" w:space="0" w:color="auto"/>
            </w:tcBorders>
          </w:tcPr>
          <w:p w14:paraId="0E9F11CA"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77A21D1"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73700193" w14:textId="77777777" w:rsidR="00980D3B" w:rsidRDefault="00980D3B">
            <w:pPr>
              <w:pStyle w:val="ComponentTableBody"/>
              <w:jc w:val="left"/>
              <w:rPr>
                <w:lang w:val="it-IT"/>
              </w:rPr>
            </w:pPr>
            <w:r>
              <w:rPr>
                <w:lang w:val="it-IT"/>
              </w:rPr>
              <w:t>Text</w:t>
            </w:r>
          </w:p>
        </w:tc>
        <w:tc>
          <w:tcPr>
            <w:tcW w:w="1440" w:type="dxa"/>
            <w:tcBorders>
              <w:top w:val="single" w:sz="4" w:space="0" w:color="auto"/>
              <w:bottom w:val="single" w:sz="4" w:space="0" w:color="auto"/>
            </w:tcBorders>
          </w:tcPr>
          <w:p w14:paraId="2AF95C84"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3B5EEE0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_Ref358257603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2.A.78</w:t>
            </w:r>
            <w:r>
              <w:rPr>
                <w:rStyle w:val="Hyperlink"/>
              </w:rPr>
              <w:fldChar w:fldCharType="end"/>
            </w:r>
          </w:p>
        </w:tc>
      </w:tr>
      <w:tr w:rsidR="00980D3B" w14:paraId="513439A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D7ADE9F" w14:textId="77777777" w:rsidR="00980D3B" w:rsidRDefault="00980D3B">
            <w:pPr>
              <w:pStyle w:val="ComponentTableBody"/>
              <w:rPr>
                <w:lang w:val="it-IT"/>
              </w:rPr>
            </w:pPr>
            <w:r>
              <w:rPr>
                <w:lang w:val="it-IT"/>
              </w:rPr>
              <w:t>9</w:t>
            </w:r>
          </w:p>
        </w:tc>
        <w:tc>
          <w:tcPr>
            <w:tcW w:w="576" w:type="dxa"/>
            <w:tcBorders>
              <w:top w:val="single" w:sz="4" w:space="0" w:color="auto"/>
              <w:bottom w:val="single" w:sz="4" w:space="0" w:color="auto"/>
            </w:tcBorders>
          </w:tcPr>
          <w:p w14:paraId="2DBB4298"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03F689FA"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2417FD9C"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47690F94" w14:textId="77777777" w:rsidR="00980D3B" w:rsidRDefault="00980D3B">
            <w:pPr>
              <w:pStyle w:val="ComponentTableBody"/>
            </w:pPr>
            <w:r>
              <w:t>0472</w:t>
            </w:r>
          </w:p>
        </w:tc>
        <w:tc>
          <w:tcPr>
            <w:tcW w:w="2880" w:type="dxa"/>
            <w:tcBorders>
              <w:top w:val="single" w:sz="4" w:space="0" w:color="auto"/>
              <w:bottom w:val="single" w:sz="4" w:space="0" w:color="auto"/>
            </w:tcBorders>
          </w:tcPr>
          <w:p w14:paraId="24878CAA" w14:textId="77777777" w:rsidR="00980D3B" w:rsidRDefault="00980D3B">
            <w:pPr>
              <w:pStyle w:val="ComponentTableBody"/>
              <w:jc w:val="left"/>
            </w:pPr>
            <w:r>
              <w:t>Conjunction</w:t>
            </w:r>
          </w:p>
        </w:tc>
        <w:tc>
          <w:tcPr>
            <w:tcW w:w="1440" w:type="dxa"/>
            <w:tcBorders>
              <w:top w:val="single" w:sz="4" w:space="0" w:color="auto"/>
              <w:bottom w:val="single" w:sz="4" w:space="0" w:color="auto"/>
            </w:tcBorders>
          </w:tcPr>
          <w:p w14:paraId="7F2C1EC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AA6EF39"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039418F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B9443E9" w14:textId="77777777" w:rsidR="00980D3B" w:rsidRDefault="00980D3B">
            <w:pPr>
              <w:pStyle w:val="ComponentTableBody"/>
            </w:pPr>
            <w:r>
              <w:t>10</w:t>
            </w:r>
          </w:p>
        </w:tc>
        <w:tc>
          <w:tcPr>
            <w:tcW w:w="576" w:type="dxa"/>
            <w:tcBorders>
              <w:top w:val="single" w:sz="4" w:space="0" w:color="auto"/>
              <w:bottom w:val="single" w:sz="4" w:space="0" w:color="auto"/>
            </w:tcBorders>
          </w:tcPr>
          <w:p w14:paraId="61FE1ABC" w14:textId="77777777" w:rsidR="00980D3B" w:rsidRDefault="00980D3B">
            <w:pPr>
              <w:pStyle w:val="ComponentTableBody"/>
            </w:pPr>
            <w:r>
              <w:t>110</w:t>
            </w:r>
          </w:p>
        </w:tc>
        <w:tc>
          <w:tcPr>
            <w:tcW w:w="720" w:type="dxa"/>
            <w:tcBorders>
              <w:top w:val="single" w:sz="4" w:space="0" w:color="auto"/>
              <w:bottom w:val="single" w:sz="4" w:space="0" w:color="auto"/>
            </w:tcBorders>
          </w:tcPr>
          <w:p w14:paraId="6C547702" w14:textId="77777777" w:rsidR="00980D3B" w:rsidRDefault="00980D3B">
            <w:pPr>
              <w:pStyle w:val="ComponentTableBody"/>
            </w:pPr>
            <w:r>
              <w:t>OSD</w:t>
            </w:r>
          </w:p>
        </w:tc>
        <w:tc>
          <w:tcPr>
            <w:tcW w:w="576" w:type="dxa"/>
            <w:tcBorders>
              <w:top w:val="single" w:sz="4" w:space="0" w:color="auto"/>
              <w:bottom w:val="single" w:sz="4" w:space="0" w:color="auto"/>
            </w:tcBorders>
          </w:tcPr>
          <w:p w14:paraId="7F668A53" w14:textId="77777777" w:rsidR="00980D3B" w:rsidRDefault="00980D3B">
            <w:pPr>
              <w:pStyle w:val="ComponentTableBody"/>
            </w:pPr>
            <w:r>
              <w:t>O</w:t>
            </w:r>
          </w:p>
        </w:tc>
        <w:tc>
          <w:tcPr>
            <w:tcW w:w="720" w:type="dxa"/>
            <w:tcBorders>
              <w:top w:val="single" w:sz="4" w:space="0" w:color="auto"/>
              <w:bottom w:val="single" w:sz="4" w:space="0" w:color="auto"/>
            </w:tcBorders>
          </w:tcPr>
          <w:p w14:paraId="1BD5831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9121930" w14:textId="77777777" w:rsidR="00980D3B" w:rsidRDefault="00980D3B">
            <w:pPr>
              <w:pStyle w:val="ComponentTableBody"/>
              <w:jc w:val="left"/>
            </w:pPr>
            <w:r>
              <w:t>Order Sequencing</w:t>
            </w:r>
          </w:p>
        </w:tc>
        <w:tc>
          <w:tcPr>
            <w:tcW w:w="1440" w:type="dxa"/>
            <w:tcBorders>
              <w:top w:val="single" w:sz="4" w:space="0" w:color="auto"/>
              <w:bottom w:val="single" w:sz="4" w:space="0" w:color="auto"/>
            </w:tcBorders>
          </w:tcPr>
          <w:p w14:paraId="765D237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E27AFE7" w14:textId="77777777" w:rsidR="00980D3B" w:rsidRDefault="00980D3B">
            <w:pPr>
              <w:pStyle w:val="ComponentTableBody"/>
              <w:rPr>
                <w:rStyle w:val="Hyperlink"/>
                <w:lang w:val="fr-FR"/>
              </w:rPr>
            </w:pPr>
            <w:r>
              <w:rPr>
                <w:rStyle w:val="Hyperlink"/>
              </w:rPr>
              <w:fldChar w:fldCharType="begin"/>
            </w:r>
            <w:r>
              <w:rPr>
                <w:rStyle w:val="Hyperlink"/>
                <w:lang w:val="fr-FR"/>
              </w:rPr>
              <w:instrText xml:space="preserve"> REF _Ref148125 \r \h </w:instrText>
            </w:r>
            <w:r>
              <w:rPr>
                <w:rStyle w:val="Hyperlink"/>
              </w:rPr>
            </w:r>
            <w:r>
              <w:rPr>
                <w:rStyle w:val="Hyperlink"/>
                <w:lang w:val="fr-FR"/>
              </w:rPr>
              <w:instrText xml:space="preserve"> \* MERGEFORMAT </w:instrText>
            </w:r>
            <w:r>
              <w:rPr>
                <w:rStyle w:val="Hyperlink"/>
              </w:rPr>
              <w:fldChar w:fldCharType="separate"/>
            </w:r>
            <w:r>
              <w:rPr>
                <w:rStyle w:val="Hyperlink"/>
                <w:lang w:val="fr-FR"/>
              </w:rPr>
              <w:t>2.A.50</w:t>
            </w:r>
            <w:r>
              <w:rPr>
                <w:rStyle w:val="Hyperlink"/>
              </w:rPr>
              <w:fldChar w:fldCharType="end"/>
            </w:r>
          </w:p>
        </w:tc>
      </w:tr>
      <w:tr w:rsidR="00980D3B" w14:paraId="466BBDC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38FADA6" w14:textId="77777777" w:rsidR="00980D3B" w:rsidRDefault="00980D3B">
            <w:pPr>
              <w:pStyle w:val="ComponentTableBody"/>
              <w:rPr>
                <w:lang w:val="fr-FR"/>
              </w:rPr>
            </w:pPr>
            <w:r>
              <w:rPr>
                <w:lang w:val="fr-FR"/>
              </w:rPr>
              <w:t>11</w:t>
            </w:r>
          </w:p>
        </w:tc>
        <w:tc>
          <w:tcPr>
            <w:tcW w:w="576" w:type="dxa"/>
            <w:tcBorders>
              <w:top w:val="single" w:sz="4" w:space="0" w:color="auto"/>
              <w:bottom w:val="single" w:sz="4" w:space="0" w:color="auto"/>
            </w:tcBorders>
          </w:tcPr>
          <w:p w14:paraId="1A05B04B" w14:textId="77777777" w:rsidR="00980D3B" w:rsidRDefault="00980D3B">
            <w:pPr>
              <w:pStyle w:val="ComponentTableBody"/>
              <w:rPr>
                <w:lang w:val="fr-FR"/>
              </w:rPr>
            </w:pPr>
            <w:r>
              <w:rPr>
                <w:lang w:val="fr-FR"/>
              </w:rPr>
              <w:t>483</w:t>
            </w:r>
          </w:p>
        </w:tc>
        <w:tc>
          <w:tcPr>
            <w:tcW w:w="720" w:type="dxa"/>
            <w:tcBorders>
              <w:top w:val="single" w:sz="4" w:space="0" w:color="auto"/>
              <w:bottom w:val="single" w:sz="4" w:space="0" w:color="auto"/>
            </w:tcBorders>
          </w:tcPr>
          <w:p w14:paraId="6748F1CE" w14:textId="77777777" w:rsidR="00980D3B" w:rsidRDefault="00980D3B">
            <w:pPr>
              <w:pStyle w:val="ComponentTableBody"/>
              <w:rPr>
                <w:lang w:val="fr-FR"/>
              </w:rPr>
            </w:pPr>
            <w:r>
              <w:rPr>
                <w:lang w:val="fr-FR"/>
              </w:rPr>
              <w:t>CE</w:t>
            </w:r>
          </w:p>
        </w:tc>
        <w:tc>
          <w:tcPr>
            <w:tcW w:w="576" w:type="dxa"/>
            <w:tcBorders>
              <w:top w:val="single" w:sz="4" w:space="0" w:color="auto"/>
              <w:bottom w:val="single" w:sz="4" w:space="0" w:color="auto"/>
            </w:tcBorders>
          </w:tcPr>
          <w:p w14:paraId="74714D64"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39B2E233" w14:textId="77777777" w:rsidR="00980D3B" w:rsidRDefault="00980D3B">
            <w:pPr>
              <w:pStyle w:val="ComponentTableBody"/>
              <w:rPr>
                <w:sz w:val="16"/>
                <w:lang w:val="fr-FR"/>
              </w:rPr>
            </w:pPr>
          </w:p>
        </w:tc>
        <w:tc>
          <w:tcPr>
            <w:tcW w:w="2880" w:type="dxa"/>
            <w:tcBorders>
              <w:top w:val="single" w:sz="4" w:space="0" w:color="auto"/>
              <w:bottom w:val="single" w:sz="4" w:space="0" w:color="auto"/>
            </w:tcBorders>
          </w:tcPr>
          <w:p w14:paraId="1E9C9585" w14:textId="77777777" w:rsidR="00980D3B" w:rsidRDefault="00980D3B">
            <w:pPr>
              <w:pStyle w:val="ComponentTableBody"/>
              <w:jc w:val="left"/>
              <w:rPr>
                <w:lang w:val="fr-FR"/>
              </w:rPr>
            </w:pPr>
            <w:r>
              <w:rPr>
                <w:lang w:val="fr-FR"/>
              </w:rPr>
              <w:t>Occurrence Duration</w:t>
            </w:r>
          </w:p>
        </w:tc>
        <w:tc>
          <w:tcPr>
            <w:tcW w:w="1440" w:type="dxa"/>
            <w:tcBorders>
              <w:top w:val="single" w:sz="4" w:space="0" w:color="auto"/>
              <w:bottom w:val="single" w:sz="4" w:space="0" w:color="auto"/>
            </w:tcBorders>
          </w:tcPr>
          <w:p w14:paraId="7820E4BB"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20F3DCD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_Ref358257932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2.A.6</w:t>
            </w:r>
            <w:r>
              <w:rPr>
                <w:rStyle w:val="Hyperlink"/>
              </w:rPr>
              <w:fldChar w:fldCharType="end"/>
            </w:r>
          </w:p>
        </w:tc>
      </w:tr>
      <w:tr w:rsidR="00980D3B" w14:paraId="09934CE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2E5D6D4A" w14:textId="77777777" w:rsidR="00980D3B" w:rsidRDefault="00980D3B">
            <w:pPr>
              <w:pStyle w:val="ComponentTableBody"/>
              <w:rPr>
                <w:lang w:val="it-IT"/>
              </w:rPr>
            </w:pPr>
            <w:r>
              <w:rPr>
                <w:lang w:val="it-IT"/>
              </w:rPr>
              <w:t>12</w:t>
            </w:r>
          </w:p>
        </w:tc>
        <w:tc>
          <w:tcPr>
            <w:tcW w:w="576" w:type="dxa"/>
            <w:tcBorders>
              <w:top w:val="single" w:sz="4" w:space="0" w:color="auto"/>
              <w:bottom w:val="double" w:sz="4" w:space="0" w:color="auto"/>
            </w:tcBorders>
          </w:tcPr>
          <w:p w14:paraId="51368779" w14:textId="77777777" w:rsidR="00980D3B" w:rsidRDefault="00980D3B">
            <w:pPr>
              <w:pStyle w:val="ComponentTableBody"/>
              <w:rPr>
                <w:lang w:val="it-IT"/>
              </w:rPr>
            </w:pPr>
            <w:r>
              <w:rPr>
                <w:lang w:val="it-IT"/>
              </w:rPr>
              <w:t>4</w:t>
            </w:r>
          </w:p>
        </w:tc>
        <w:tc>
          <w:tcPr>
            <w:tcW w:w="720" w:type="dxa"/>
            <w:tcBorders>
              <w:top w:val="single" w:sz="4" w:space="0" w:color="auto"/>
              <w:bottom w:val="double" w:sz="4" w:space="0" w:color="auto"/>
            </w:tcBorders>
          </w:tcPr>
          <w:p w14:paraId="33F813C2" w14:textId="77777777" w:rsidR="00980D3B" w:rsidRDefault="00980D3B">
            <w:pPr>
              <w:pStyle w:val="ComponentTableBody"/>
              <w:rPr>
                <w:lang w:val="it-IT"/>
              </w:rPr>
            </w:pPr>
            <w:r>
              <w:rPr>
                <w:lang w:val="it-IT"/>
              </w:rPr>
              <w:t>NM</w:t>
            </w:r>
          </w:p>
        </w:tc>
        <w:tc>
          <w:tcPr>
            <w:tcW w:w="576" w:type="dxa"/>
            <w:tcBorders>
              <w:top w:val="single" w:sz="4" w:space="0" w:color="auto"/>
              <w:bottom w:val="double" w:sz="4" w:space="0" w:color="auto"/>
            </w:tcBorders>
          </w:tcPr>
          <w:p w14:paraId="4F1ADB68"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54600E21"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040AF0AB" w14:textId="77777777" w:rsidR="00980D3B" w:rsidRDefault="00980D3B">
            <w:pPr>
              <w:pStyle w:val="ComponentTableBody"/>
              <w:jc w:val="left"/>
            </w:pPr>
            <w:r>
              <w:t>Total Occurrences</w:t>
            </w:r>
          </w:p>
        </w:tc>
        <w:tc>
          <w:tcPr>
            <w:tcW w:w="1440" w:type="dxa"/>
            <w:tcBorders>
              <w:top w:val="single" w:sz="4" w:space="0" w:color="auto"/>
              <w:bottom w:val="double" w:sz="4" w:space="0" w:color="auto"/>
            </w:tcBorders>
          </w:tcPr>
          <w:p w14:paraId="32BF7A15"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6BB46AD"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bl>
    <w:p w14:paraId="72F98BFC" w14:textId="77777777" w:rsidR="00980D3B" w:rsidRDefault="00980D3B">
      <w:pPr>
        <w:pStyle w:val="NormalIndented"/>
      </w:pPr>
      <w:r>
        <w:t xml:space="preserve">Definition: Describes when a service should be performed and how frequently. </w:t>
      </w:r>
    </w:p>
    <w:p w14:paraId="6A7C357C" w14:textId="77777777" w:rsidR="00980D3B" w:rsidRDefault="00980D3B">
      <w:pPr>
        <w:pStyle w:val="NormalIndented"/>
      </w:pPr>
      <w:r>
        <w:t>Usage Note: As applied to Quantity/timing (ORC-7, OBR-27) provides a means of specifying when the service described by the order segment is to be performed and how frequently. It is a complex multicomponent field that can have repeats; i.e., more than one quantity/timing specification, separated by repeat d</w:t>
      </w:r>
      <w:r>
        <w:t>e</w:t>
      </w:r>
      <w:r>
        <w:t>limiters, may appear.</w:t>
      </w:r>
    </w:p>
    <w:p w14:paraId="3A1CC877" w14:textId="77777777" w:rsidR="00980D3B" w:rsidRDefault="00980D3B">
      <w:pPr>
        <w:pStyle w:val="Note"/>
      </w:pPr>
      <w:r>
        <w:rPr>
          <w:rStyle w:val="Strong"/>
        </w:rPr>
        <w:t>Note</w:t>
      </w:r>
      <w:r>
        <w:t xml:space="preserve">: The TQ data type is retained for </w:t>
      </w:r>
      <w:r>
        <w:rPr>
          <w:szCs w:val="18"/>
        </w:rPr>
        <w:t>backward compatibility</w:t>
      </w:r>
      <w:r>
        <w:t xml:space="preserve"> only as of v 2.5. Refer to the TQ1 and TQ2 segments defined in chapter 4.</w:t>
      </w:r>
    </w:p>
    <w:p w14:paraId="7D433EB7" w14:textId="77777777" w:rsidR="00980D3B" w:rsidRDefault="00980D3B">
      <w:bookmarkStart w:id="1707" w:name="_Toc496068639"/>
      <w:bookmarkStart w:id="1708" w:name="_Toc498131051"/>
    </w:p>
    <w:p w14:paraId="17C9E93F" w14:textId="77777777" w:rsidR="00980D3B" w:rsidRDefault="00980D3B">
      <w:pPr>
        <w:pStyle w:val="Note"/>
        <w:tabs>
          <w:tab w:val="left" w:pos="1440"/>
        </w:tabs>
        <w:rPr>
          <w:snapToGrid w:val="0"/>
        </w:rPr>
      </w:pPr>
      <w:r>
        <w:rPr>
          <w:rStyle w:val="Strong"/>
        </w:rPr>
        <w:t>Maximum Length:</w:t>
      </w:r>
      <w:r>
        <w:t xml:space="preserve"> 1545 </w:t>
      </w:r>
    </w:p>
    <w:p w14:paraId="3805C59E" w14:textId="77777777" w:rsidR="00980D3B" w:rsidRDefault="00980D3B">
      <w:pPr>
        <w:pStyle w:val="NormalIndented"/>
        <w:keepNext/>
      </w:pPr>
      <w:r>
        <w:t>Examples of quantity/timing usage</w:t>
      </w:r>
      <w:bookmarkEnd w:id="1707"/>
      <w:bookmarkEnd w:id="1708"/>
    </w:p>
    <w:p w14:paraId="507B0CEC" w14:textId="77777777" w:rsidR="00980D3B" w:rsidRDefault="00980D3B">
      <w:pPr>
        <w:pStyle w:val="Example"/>
        <w:keepNext/>
      </w:pPr>
      <w:r>
        <w:rPr>
          <w:noProof w:val="0"/>
        </w:rPr>
        <w:t>3^Once</w:t>
      </w:r>
    </w:p>
    <w:p w14:paraId="1BABA15D" w14:textId="77777777" w:rsidR="00980D3B" w:rsidRDefault="00980D3B">
      <w:pPr>
        <w:pStyle w:val="NormalIndented"/>
      </w:pPr>
      <w:r>
        <w:t>Perform the service at one point in time, e.g., order 3 units of blood to be given once.</w:t>
      </w:r>
    </w:p>
    <w:p w14:paraId="225A2848" w14:textId="77777777" w:rsidR="00980D3B" w:rsidRDefault="00980D3B">
      <w:pPr>
        <w:pStyle w:val="Example"/>
        <w:keepNext/>
      </w:pPr>
      <w:r>
        <w:rPr>
          <w:noProof w:val="0"/>
        </w:rPr>
        <w:t xml:space="preserve">1^QHS^X2 </w:t>
      </w:r>
    </w:p>
    <w:p w14:paraId="77C80E2C" w14:textId="77777777" w:rsidR="00980D3B" w:rsidRDefault="00980D3B">
      <w:pPr>
        <w:pStyle w:val="NormalIndented"/>
      </w:pPr>
      <w:r>
        <w:t>Perform the service twice at bedtime, e.g., give a unit of blood at bedtime on two s</w:t>
      </w:r>
      <w:r>
        <w:t>e</w:t>
      </w:r>
      <w:r>
        <w:t>quential nights.</w:t>
      </w:r>
    </w:p>
    <w:p w14:paraId="50D49AC8" w14:textId="77777777" w:rsidR="00980D3B" w:rsidRDefault="00980D3B">
      <w:pPr>
        <w:pStyle w:val="Example"/>
        <w:keepNext/>
      </w:pPr>
      <w:r>
        <w:rPr>
          <w:noProof w:val="0"/>
        </w:rPr>
        <w:t xml:space="preserve">1^C^D3 </w:t>
      </w:r>
    </w:p>
    <w:p w14:paraId="0742BA9C" w14:textId="77777777" w:rsidR="00980D3B" w:rsidRDefault="00980D3B">
      <w:pPr>
        <w:pStyle w:val="NormalIndented"/>
      </w:pPr>
      <w:r>
        <w:t>Do a service continuously for 3 days.</w:t>
      </w:r>
    </w:p>
    <w:p w14:paraId="25FD9EE2" w14:textId="77777777" w:rsidR="00980D3B" w:rsidRDefault="00980D3B">
      <w:pPr>
        <w:pStyle w:val="Example"/>
        <w:keepNext/>
        <w:rPr>
          <w:lang w:val="fr-FR"/>
        </w:rPr>
      </w:pPr>
      <w:r>
        <w:rPr>
          <w:noProof w:val="0"/>
          <w:lang w:val="fr-FR"/>
        </w:rPr>
        <w:t>1^Q1H^X4^^^^PVCs&gt;10/min</w:t>
      </w:r>
    </w:p>
    <w:p w14:paraId="0DC4FE06" w14:textId="77777777" w:rsidR="00980D3B" w:rsidRDefault="00980D3B">
      <w:pPr>
        <w:pStyle w:val="NormalIndented"/>
      </w:pPr>
      <w:r>
        <w:t>Perform an EKG every hour up to a maximum of 4 EKGs, if patient is having more than 10 PVCs per mi</w:t>
      </w:r>
      <w:r>
        <w:t>n</w:t>
      </w:r>
      <w:r>
        <w:t>ute.</w:t>
      </w:r>
    </w:p>
    <w:p w14:paraId="5951EF50" w14:textId="77777777" w:rsidR="00980D3B" w:rsidRDefault="00980D3B">
      <w:pPr>
        <w:pStyle w:val="Example"/>
        <w:keepNext/>
      </w:pPr>
      <w:r>
        <w:rPr>
          <w:noProof w:val="0"/>
        </w:rPr>
        <w:t>1^Q1J2^^200005231432</w:t>
      </w:r>
    </w:p>
    <w:p w14:paraId="3756C6AD" w14:textId="77777777" w:rsidR="00980D3B" w:rsidRDefault="00980D3B">
      <w:pPr>
        <w:pStyle w:val="NormalIndented"/>
      </w:pPr>
      <w:r>
        <w:t>Perform a service every Tuesday at 2:32 p.m. starting on 05/23/2000.</w:t>
      </w:r>
    </w:p>
    <w:p w14:paraId="1710A2EE" w14:textId="77777777" w:rsidR="00980D3B" w:rsidRDefault="00980D3B">
      <w:pPr>
        <w:pStyle w:val="Example"/>
        <w:keepNext/>
      </w:pPr>
      <w:r>
        <w:rPr>
          <w:noProof w:val="0"/>
        </w:rPr>
        <w:t>1^^^^198911210800</w:t>
      </w:r>
    </w:p>
    <w:p w14:paraId="74475442" w14:textId="77777777" w:rsidR="00980D3B" w:rsidRDefault="00980D3B">
      <w:pPr>
        <w:pStyle w:val="NormalIndented"/>
      </w:pPr>
      <w:r>
        <w:t xml:space="preserve">Perform a test before 11/21/89 0800, e.g., some preop laboratory tests. </w:t>
      </w:r>
    </w:p>
    <w:p w14:paraId="6F7852F9" w14:textId="77777777" w:rsidR="00980D3B" w:rsidRDefault="00980D3B">
      <w:pPr>
        <w:pStyle w:val="Example"/>
        <w:keepNext/>
      </w:pPr>
      <w:r>
        <w:rPr>
          <w:noProof w:val="0"/>
        </w:rPr>
        <w:t>1^Q1H^X5^198911051030</w:t>
      </w:r>
    </w:p>
    <w:p w14:paraId="761402FB" w14:textId="77777777" w:rsidR="00980D3B" w:rsidRDefault="00980D3B">
      <w:pPr>
        <w:pStyle w:val="NormalIndented"/>
      </w:pPr>
      <w:r>
        <w:t>Perform a service every hour for 5 hours starting at 10:30 a.m. 11/5/89, e.g., draw a blood glucose.</w:t>
      </w:r>
    </w:p>
    <w:p w14:paraId="78C34001" w14:textId="77777777" w:rsidR="00980D3B" w:rsidRDefault="00980D3B">
      <w:pPr>
        <w:pStyle w:val="Example"/>
        <w:keepNext/>
        <w:rPr>
          <w:noProof w:val="0"/>
        </w:rPr>
      </w:pPr>
      <w:r>
        <w:rPr>
          <w:noProof w:val="0"/>
        </w:rPr>
        <w:lastRenderedPageBreak/>
        <w:t>1^QAM^X3^^^^^^S~1^QOD^D4^^^^if K+&gt;5.5</w:t>
      </w:r>
    </w:p>
    <w:p w14:paraId="757B6B0F" w14:textId="77777777" w:rsidR="00980D3B" w:rsidRDefault="00980D3B">
      <w:pPr>
        <w:pStyle w:val="NormalIndented"/>
      </w:pPr>
      <w:r>
        <w:t xml:space="preserve">Perform a service every morning for 3 days and then do it every other day for 4 days (i.e., max twice) if the serum potassium is greater than 5.5. </w:t>
      </w:r>
    </w:p>
    <w:p w14:paraId="1AC712AA" w14:textId="77777777" w:rsidR="00980D3B" w:rsidRDefault="00980D3B">
      <w:pPr>
        <w:pStyle w:val="Example"/>
        <w:keepNext/>
      </w:pPr>
      <w:r>
        <w:rPr>
          <w:noProof w:val="0"/>
        </w:rPr>
        <w:t xml:space="preserve">^^^198812120800^^T^^Trough specimen for MIC^C~^^^^^R  </w:t>
      </w:r>
    </w:p>
    <w:p w14:paraId="6223D31B" w14:textId="77777777" w:rsidR="00980D3B" w:rsidRDefault="00980D3B">
      <w:pPr>
        <w:pStyle w:val="NormalIndented"/>
      </w:pPr>
      <w:r>
        <w:t xml:space="preserve">The first repeat instructs to draw a blood specimen exactly at 8:00 a.m. on 12/12/1988. The second repeat specifies to report results routinely. </w:t>
      </w:r>
    </w:p>
    <w:p w14:paraId="13669A5D" w14:textId="77777777" w:rsidR="00980D3B" w:rsidRDefault="00980D3B">
      <w:pPr>
        <w:pStyle w:val="Example"/>
        <w:keepNext/>
        <w:rPr>
          <w:noProof w:val="0"/>
        </w:rPr>
      </w:pPr>
      <w:r>
        <w:rPr>
          <w:noProof w:val="0"/>
        </w:rPr>
        <w:t>1^QD^D7^^^^^^^^M20</w:t>
      </w:r>
    </w:p>
    <w:p w14:paraId="623C964F" w14:textId="77777777" w:rsidR="00980D3B" w:rsidRDefault="00980D3B">
      <w:pPr>
        <w:pStyle w:val="NormalIndented"/>
      </w:pPr>
      <w:r>
        <w:t>Whirlpool ankle for twenty minutes once a day for one week.</w:t>
      </w:r>
    </w:p>
    <w:p w14:paraId="495F3B33" w14:textId="77777777" w:rsidR="00980D3B" w:rsidRDefault="00980D3B">
      <w:pPr>
        <w:pStyle w:val="Example"/>
        <w:keepNext/>
        <w:rPr>
          <w:noProof w:val="0"/>
        </w:rPr>
      </w:pPr>
      <w:r>
        <w:rPr>
          <w:noProof w:val="0"/>
        </w:rPr>
        <w:t>1^^^19990301^19990331^^^^^^H1^3</w:t>
      </w:r>
    </w:p>
    <w:p w14:paraId="656EFFF2" w14:textId="77777777" w:rsidR="00980D3B" w:rsidRDefault="00980D3B">
      <w:pPr>
        <w:pStyle w:val="NormalIndented"/>
      </w:pPr>
      <w:r>
        <w:t>Three one hour home health nursing visits within the next month.</w:t>
      </w:r>
    </w:p>
    <w:p w14:paraId="6E5DE0BF" w14:textId="77777777" w:rsidR="00980D3B" w:rsidRDefault="00980D3B">
      <w:pPr>
        <w:pStyle w:val="Heading4"/>
        <w:rPr>
          <w:vanish/>
        </w:rPr>
      </w:pPr>
      <w:bookmarkStart w:id="1709" w:name="_Toc348245072"/>
      <w:bookmarkStart w:id="1710" w:name="_Toc348258383"/>
      <w:bookmarkStart w:id="1711" w:name="_Toc348263501"/>
      <w:bookmarkStart w:id="1712" w:name="_Toc348336874"/>
      <w:bookmarkStart w:id="1713" w:name="_Toc348773827"/>
      <w:bookmarkStart w:id="1714" w:name="_Ref359031816"/>
      <w:bookmarkStart w:id="1715" w:name="_Toc359236194"/>
      <w:bookmarkStart w:id="1716" w:name="_Ref373573222"/>
      <w:bookmarkStart w:id="1717" w:name="_Ref372850602"/>
      <w:bookmarkStart w:id="1718" w:name="_Toc496068622"/>
      <w:bookmarkStart w:id="1719" w:name="_Toc498131034"/>
    </w:p>
    <w:p w14:paraId="2283E691" w14:textId="77777777" w:rsidR="00980D3B" w:rsidRDefault="00980D3B">
      <w:pPr>
        <w:pStyle w:val="Heading4"/>
      </w:pPr>
      <w:r>
        <w:t>Quantity component  (CQ)</w:t>
      </w:r>
      <w:bookmarkEnd w:id="1709"/>
      <w:bookmarkEnd w:id="1710"/>
      <w:bookmarkEnd w:id="1711"/>
      <w:bookmarkEnd w:id="1712"/>
      <w:bookmarkEnd w:id="1713"/>
      <w:bookmarkEnd w:id="1714"/>
      <w:bookmarkEnd w:id="1715"/>
      <w:bookmarkEnd w:id="1716"/>
      <w:bookmarkEnd w:id="1717"/>
      <w:bookmarkEnd w:id="1718"/>
      <w:bookmarkEnd w:id="1719"/>
      <w:r>
        <w:fldChar w:fldCharType="begin"/>
      </w:r>
      <w:r>
        <w:instrText xml:space="preserve"> XE “Quantity/timing comp</w:instrText>
      </w:r>
      <w:r>
        <w:instrText>o</w:instrText>
      </w:r>
      <w:r>
        <w:instrText xml:space="preserve">nent:quantity” </w:instrText>
      </w:r>
      <w:r>
        <w:fldChar w:fldCharType="end"/>
      </w:r>
    </w:p>
    <w:p w14:paraId="393100CC" w14:textId="77777777" w:rsidR="00980D3B" w:rsidRDefault="00980D3B">
      <w:pPr>
        <w:pStyle w:val="NormalIndented"/>
      </w:pPr>
      <w:r>
        <w:t>Definition: This component specifies the quantity of the service that should be provided at each ser</w:t>
      </w:r>
      <w:r>
        <w:t>v</w:t>
      </w:r>
      <w:r>
        <w:t>ice interval. For example, if two blood cultures are to be obtained every 4 hours, the quantity would be 2. If three units of blood are to be typed and cross-matched, the quantity would be 3. The default value is 1. When units are required, they can be added, specified by a subco</w:t>
      </w:r>
      <w:r>
        <w:t>m</w:t>
      </w:r>
      <w:r>
        <w:t>ponent delimiter.</w:t>
      </w:r>
    </w:p>
    <w:p w14:paraId="27F86DD3" w14:textId="77777777" w:rsidR="00980D3B" w:rsidRDefault="00980D3B">
      <w:pPr>
        <w:pStyle w:val="Note"/>
      </w:pPr>
      <w:r>
        <w:rPr>
          <w:rStyle w:val="Strong"/>
        </w:rPr>
        <w:t>Note:</w:t>
      </w:r>
      <w:r>
        <w:t xml:space="preserve"> </w:t>
      </w:r>
      <w:r>
        <w:tab/>
        <w:t>The component contains the complex data type CQ and cannot be fully expressed. CQ cannot be legally expressed when embedded within another data type.</w:t>
      </w:r>
    </w:p>
    <w:p w14:paraId="0099F7B8" w14:textId="77777777" w:rsidR="00980D3B" w:rsidRDefault="00980D3B">
      <w:pPr>
        <w:pStyle w:val="Heading4"/>
      </w:pPr>
      <w:bookmarkStart w:id="1720" w:name="_Toc348245073"/>
      <w:bookmarkStart w:id="1721" w:name="_Toc348258384"/>
      <w:bookmarkStart w:id="1722" w:name="_Toc348263502"/>
      <w:bookmarkStart w:id="1723" w:name="_Toc348336875"/>
      <w:bookmarkStart w:id="1724" w:name="_Toc348773828"/>
      <w:bookmarkStart w:id="1725" w:name="_Toc359236195"/>
      <w:bookmarkStart w:id="1726" w:name="_Toc496068623"/>
      <w:bookmarkStart w:id="1727" w:name="_Toc498131035"/>
      <w:r>
        <w:t>Interval component  (RI)</w:t>
      </w:r>
      <w:bookmarkEnd w:id="1720"/>
      <w:bookmarkEnd w:id="1721"/>
      <w:bookmarkEnd w:id="1722"/>
      <w:bookmarkEnd w:id="1723"/>
      <w:bookmarkEnd w:id="1724"/>
      <w:bookmarkEnd w:id="1725"/>
      <w:bookmarkEnd w:id="1726"/>
      <w:bookmarkEnd w:id="1727"/>
      <w:r>
        <w:fldChar w:fldCharType="begin"/>
      </w:r>
      <w:r>
        <w:instrText xml:space="preserve"> XE “quantity/timing component: interval “</w:instrText>
      </w:r>
      <w:r>
        <w:fldChar w:fldCharType="end"/>
      </w:r>
    </w:p>
    <w:p w14:paraId="2DC10CEF" w14:textId="77777777" w:rsidR="00980D3B" w:rsidRDefault="00980D3B">
      <w:pPr>
        <w:pStyle w:val="NormalIndented"/>
      </w:pPr>
      <w:r>
        <w:t>Definition: Determines the interval between repeated services.</w:t>
      </w:r>
    </w:p>
    <w:p w14:paraId="621A046A" w14:textId="77777777" w:rsidR="00980D3B" w:rsidRDefault="00980D3B">
      <w:pPr>
        <w:pStyle w:val="NormalIndented"/>
      </w:pPr>
      <w:r>
        <w:t>The default is one time only.</w:t>
      </w:r>
    </w:p>
    <w:p w14:paraId="1B2848D0" w14:textId="77777777" w:rsidR="00980D3B" w:rsidRDefault="00980D3B">
      <w:pPr>
        <w:pStyle w:val="Heading4"/>
      </w:pPr>
      <w:bookmarkStart w:id="1728" w:name="_Toc496068626"/>
      <w:bookmarkStart w:id="1729" w:name="_Toc498131038"/>
      <w:bookmarkStart w:id="1730" w:name="_Toc348245074"/>
      <w:bookmarkStart w:id="1731" w:name="_Toc348258385"/>
      <w:bookmarkStart w:id="1732" w:name="_Toc348263503"/>
      <w:bookmarkStart w:id="1733" w:name="_Toc348336876"/>
      <w:bookmarkStart w:id="1734" w:name="_Toc348773829"/>
      <w:bookmarkStart w:id="1735" w:name="_Toc359236196"/>
      <w:r>
        <w:t>Duration component</w:t>
      </w:r>
      <w:bookmarkEnd w:id="1730"/>
      <w:bookmarkEnd w:id="1731"/>
      <w:bookmarkEnd w:id="1732"/>
      <w:bookmarkEnd w:id="1733"/>
      <w:bookmarkEnd w:id="1734"/>
      <w:bookmarkEnd w:id="1735"/>
      <w:r>
        <w:t xml:space="preserve"> (ST)</w:t>
      </w:r>
      <w:bookmarkEnd w:id="1728"/>
      <w:bookmarkEnd w:id="1729"/>
      <w:r>
        <w:fldChar w:fldCharType="begin"/>
      </w:r>
      <w:r>
        <w:instrText xml:space="preserve"> XE “Quantity/timing comp</w:instrText>
      </w:r>
      <w:r>
        <w:instrText>o</w:instrText>
      </w:r>
      <w:r>
        <w:instrText>nent:duration “</w:instrText>
      </w:r>
      <w:r>
        <w:fldChar w:fldCharType="end"/>
      </w:r>
    </w:p>
    <w:p w14:paraId="737E1DBD" w14:textId="77777777" w:rsidR="00980D3B" w:rsidRDefault="00980D3B">
      <w:pPr>
        <w:pStyle w:val="NormalIndented"/>
      </w:pPr>
      <w:r>
        <w:t>Definition: This component indicates how long the service should continue after it is started. The default is INDEF (do indefinitely). This component is coded as fo</w:t>
      </w:r>
      <w:r>
        <w:t>l</w:t>
      </w:r>
      <w:r>
        <w:t xml:space="preserve">lows: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2879"/>
      </w:tblGrid>
      <w:tr w:rsidR="00980D3B" w14:paraId="3BF2668F" w14:textId="77777777">
        <w:tblPrEx>
          <w:tblCellMar>
            <w:top w:w="0" w:type="dxa"/>
            <w:bottom w:w="0" w:type="dxa"/>
          </w:tblCellMar>
        </w:tblPrEx>
        <w:trPr>
          <w:tblHeader/>
          <w:jc w:val="center"/>
        </w:trPr>
        <w:tc>
          <w:tcPr>
            <w:tcW w:w="1440" w:type="dxa"/>
            <w:shd w:val="pct10" w:color="auto" w:fill="FFFFFF"/>
          </w:tcPr>
          <w:p w14:paraId="4847D51E" w14:textId="77777777" w:rsidR="00980D3B" w:rsidRDefault="00980D3B">
            <w:pPr>
              <w:pStyle w:val="OtherTableHeader"/>
              <w:rPr>
                <w:lang w:val="fr-FR"/>
              </w:rPr>
            </w:pPr>
            <w:r>
              <w:rPr>
                <w:lang w:val="fr-FR"/>
              </w:rPr>
              <w:t>Value</w:t>
            </w:r>
          </w:p>
        </w:tc>
        <w:tc>
          <w:tcPr>
            <w:tcW w:w="3600" w:type="dxa"/>
            <w:shd w:val="pct10" w:color="auto" w:fill="FFFFFF"/>
          </w:tcPr>
          <w:p w14:paraId="06C7CAAD" w14:textId="77777777" w:rsidR="00980D3B" w:rsidRDefault="00980D3B">
            <w:pPr>
              <w:pStyle w:val="OtherTableHeader"/>
              <w:rPr>
                <w:lang w:val="fr-FR"/>
              </w:rPr>
            </w:pPr>
            <w:r>
              <w:rPr>
                <w:lang w:val="fr-FR"/>
              </w:rPr>
              <w:t>Description</w:t>
            </w:r>
          </w:p>
        </w:tc>
        <w:tc>
          <w:tcPr>
            <w:tcW w:w="2879" w:type="dxa"/>
            <w:shd w:val="pct10" w:color="auto" w:fill="FFFFFF"/>
          </w:tcPr>
          <w:p w14:paraId="39B6FC1B" w14:textId="77777777" w:rsidR="00980D3B" w:rsidRDefault="00980D3B">
            <w:pPr>
              <w:pStyle w:val="OtherTableHeader"/>
              <w:rPr>
                <w:lang w:val="fr-FR"/>
              </w:rPr>
            </w:pPr>
            <w:r>
              <w:rPr>
                <w:lang w:val="fr-FR"/>
              </w:rPr>
              <w:t>Comment</w:t>
            </w:r>
          </w:p>
        </w:tc>
      </w:tr>
      <w:tr w:rsidR="00980D3B" w14:paraId="5FC05E9C" w14:textId="77777777">
        <w:tblPrEx>
          <w:tblCellMar>
            <w:top w:w="0" w:type="dxa"/>
            <w:bottom w:w="0" w:type="dxa"/>
          </w:tblCellMar>
        </w:tblPrEx>
        <w:trPr>
          <w:jc w:val="center"/>
        </w:trPr>
        <w:tc>
          <w:tcPr>
            <w:tcW w:w="1440" w:type="dxa"/>
          </w:tcPr>
          <w:p w14:paraId="5D55521E" w14:textId="77777777" w:rsidR="00980D3B" w:rsidRDefault="00980D3B">
            <w:pPr>
              <w:pStyle w:val="OtherTableBody"/>
              <w:rPr>
                <w:lang w:val="de-DE"/>
              </w:rPr>
            </w:pPr>
            <w:r>
              <w:rPr>
                <w:lang w:val="de-DE"/>
              </w:rPr>
              <w:t>S&lt;integer&gt;</w:t>
            </w:r>
          </w:p>
        </w:tc>
        <w:tc>
          <w:tcPr>
            <w:tcW w:w="3600" w:type="dxa"/>
          </w:tcPr>
          <w:p w14:paraId="2D3C1E65" w14:textId="77777777" w:rsidR="00980D3B" w:rsidRDefault="00980D3B">
            <w:pPr>
              <w:pStyle w:val="OtherTableBody"/>
              <w:rPr>
                <w:lang w:val="de-DE"/>
              </w:rPr>
            </w:pPr>
            <w:r>
              <w:rPr>
                <w:lang w:val="de-DE"/>
              </w:rPr>
              <w:t>&lt;integer&gt; seconds</w:t>
            </w:r>
          </w:p>
        </w:tc>
        <w:tc>
          <w:tcPr>
            <w:tcW w:w="2879" w:type="dxa"/>
          </w:tcPr>
          <w:p w14:paraId="7666C5D4" w14:textId="77777777" w:rsidR="00980D3B" w:rsidRDefault="00980D3B">
            <w:pPr>
              <w:pStyle w:val="OtherTableBody"/>
              <w:rPr>
                <w:lang w:val="de-DE"/>
              </w:rPr>
            </w:pPr>
          </w:p>
        </w:tc>
      </w:tr>
      <w:tr w:rsidR="00980D3B" w14:paraId="3BBB83B0" w14:textId="77777777">
        <w:tblPrEx>
          <w:tblCellMar>
            <w:top w:w="0" w:type="dxa"/>
            <w:bottom w:w="0" w:type="dxa"/>
          </w:tblCellMar>
        </w:tblPrEx>
        <w:trPr>
          <w:jc w:val="center"/>
        </w:trPr>
        <w:tc>
          <w:tcPr>
            <w:tcW w:w="1440" w:type="dxa"/>
          </w:tcPr>
          <w:p w14:paraId="71FA659A" w14:textId="77777777" w:rsidR="00980D3B" w:rsidRDefault="00980D3B">
            <w:pPr>
              <w:pStyle w:val="OtherTableBody"/>
              <w:rPr>
                <w:lang w:val="de-DE"/>
              </w:rPr>
            </w:pPr>
            <w:r>
              <w:rPr>
                <w:lang w:val="de-DE"/>
              </w:rPr>
              <w:t>M&lt;integer&gt;</w:t>
            </w:r>
          </w:p>
        </w:tc>
        <w:tc>
          <w:tcPr>
            <w:tcW w:w="3600" w:type="dxa"/>
          </w:tcPr>
          <w:p w14:paraId="2E18CA78" w14:textId="77777777" w:rsidR="00980D3B" w:rsidRDefault="00980D3B">
            <w:pPr>
              <w:pStyle w:val="OtherTableBody"/>
              <w:rPr>
                <w:lang w:val="de-DE"/>
              </w:rPr>
            </w:pPr>
            <w:r>
              <w:rPr>
                <w:lang w:val="de-DE"/>
              </w:rPr>
              <w:t>&lt;integer&gt; minutes</w:t>
            </w:r>
          </w:p>
        </w:tc>
        <w:tc>
          <w:tcPr>
            <w:tcW w:w="2879" w:type="dxa"/>
          </w:tcPr>
          <w:p w14:paraId="081C2B73" w14:textId="77777777" w:rsidR="00980D3B" w:rsidRDefault="00980D3B">
            <w:pPr>
              <w:pStyle w:val="OtherTableBody"/>
              <w:rPr>
                <w:lang w:val="de-DE"/>
              </w:rPr>
            </w:pPr>
          </w:p>
        </w:tc>
      </w:tr>
      <w:tr w:rsidR="00980D3B" w14:paraId="34B8F9BD" w14:textId="77777777">
        <w:tblPrEx>
          <w:tblCellMar>
            <w:top w:w="0" w:type="dxa"/>
            <w:bottom w:w="0" w:type="dxa"/>
          </w:tblCellMar>
        </w:tblPrEx>
        <w:trPr>
          <w:jc w:val="center"/>
        </w:trPr>
        <w:tc>
          <w:tcPr>
            <w:tcW w:w="1440" w:type="dxa"/>
          </w:tcPr>
          <w:p w14:paraId="23B7D786" w14:textId="77777777" w:rsidR="00980D3B" w:rsidRDefault="00980D3B">
            <w:pPr>
              <w:pStyle w:val="OtherTableBody"/>
              <w:rPr>
                <w:lang w:val="de-DE"/>
              </w:rPr>
            </w:pPr>
            <w:r>
              <w:rPr>
                <w:lang w:val="de-DE"/>
              </w:rPr>
              <w:t>H&lt;integer&gt;</w:t>
            </w:r>
          </w:p>
        </w:tc>
        <w:tc>
          <w:tcPr>
            <w:tcW w:w="3600" w:type="dxa"/>
          </w:tcPr>
          <w:p w14:paraId="5ED3E853" w14:textId="77777777" w:rsidR="00980D3B" w:rsidRDefault="00980D3B">
            <w:pPr>
              <w:pStyle w:val="OtherTableBody"/>
            </w:pPr>
            <w:r>
              <w:t>&lt;integer&gt; hours</w:t>
            </w:r>
          </w:p>
        </w:tc>
        <w:tc>
          <w:tcPr>
            <w:tcW w:w="2879" w:type="dxa"/>
          </w:tcPr>
          <w:p w14:paraId="02849E49" w14:textId="77777777" w:rsidR="00980D3B" w:rsidRDefault="00980D3B">
            <w:pPr>
              <w:pStyle w:val="OtherTableBody"/>
            </w:pPr>
          </w:p>
        </w:tc>
      </w:tr>
      <w:tr w:rsidR="00980D3B" w14:paraId="65E57E3E" w14:textId="77777777">
        <w:tblPrEx>
          <w:tblCellMar>
            <w:top w:w="0" w:type="dxa"/>
            <w:bottom w:w="0" w:type="dxa"/>
          </w:tblCellMar>
        </w:tblPrEx>
        <w:trPr>
          <w:jc w:val="center"/>
        </w:trPr>
        <w:tc>
          <w:tcPr>
            <w:tcW w:w="1440" w:type="dxa"/>
          </w:tcPr>
          <w:p w14:paraId="37518960" w14:textId="77777777" w:rsidR="00980D3B" w:rsidRDefault="00980D3B">
            <w:pPr>
              <w:pStyle w:val="OtherTableBody"/>
            </w:pPr>
            <w:r>
              <w:t>D&lt;integer&gt;</w:t>
            </w:r>
          </w:p>
        </w:tc>
        <w:tc>
          <w:tcPr>
            <w:tcW w:w="3600" w:type="dxa"/>
          </w:tcPr>
          <w:p w14:paraId="4E0FFDD1" w14:textId="77777777" w:rsidR="00980D3B" w:rsidRDefault="00980D3B">
            <w:pPr>
              <w:pStyle w:val="OtherTableBody"/>
            </w:pPr>
            <w:r>
              <w:t>&lt;integer&gt; days</w:t>
            </w:r>
          </w:p>
        </w:tc>
        <w:tc>
          <w:tcPr>
            <w:tcW w:w="2879" w:type="dxa"/>
          </w:tcPr>
          <w:p w14:paraId="568921E0" w14:textId="77777777" w:rsidR="00980D3B" w:rsidRDefault="00980D3B">
            <w:pPr>
              <w:pStyle w:val="OtherTableBody"/>
            </w:pPr>
          </w:p>
        </w:tc>
      </w:tr>
      <w:tr w:rsidR="00980D3B" w14:paraId="04A3DB17" w14:textId="77777777">
        <w:tblPrEx>
          <w:tblCellMar>
            <w:top w:w="0" w:type="dxa"/>
            <w:bottom w:w="0" w:type="dxa"/>
          </w:tblCellMar>
        </w:tblPrEx>
        <w:trPr>
          <w:jc w:val="center"/>
        </w:trPr>
        <w:tc>
          <w:tcPr>
            <w:tcW w:w="1440" w:type="dxa"/>
          </w:tcPr>
          <w:p w14:paraId="3028F1A2" w14:textId="77777777" w:rsidR="00980D3B" w:rsidRDefault="00980D3B">
            <w:pPr>
              <w:pStyle w:val="OtherTableBody"/>
            </w:pPr>
            <w:r>
              <w:t>W&lt;integer&gt;</w:t>
            </w:r>
          </w:p>
        </w:tc>
        <w:tc>
          <w:tcPr>
            <w:tcW w:w="3600" w:type="dxa"/>
          </w:tcPr>
          <w:p w14:paraId="2DCA96EA" w14:textId="77777777" w:rsidR="00980D3B" w:rsidRDefault="00980D3B">
            <w:pPr>
              <w:pStyle w:val="OtherTableBody"/>
            </w:pPr>
            <w:r>
              <w:t>&lt;integer&gt; weeks</w:t>
            </w:r>
          </w:p>
        </w:tc>
        <w:tc>
          <w:tcPr>
            <w:tcW w:w="2879" w:type="dxa"/>
          </w:tcPr>
          <w:p w14:paraId="500C5849" w14:textId="77777777" w:rsidR="00980D3B" w:rsidRDefault="00980D3B">
            <w:pPr>
              <w:pStyle w:val="OtherTableBody"/>
            </w:pPr>
          </w:p>
        </w:tc>
      </w:tr>
      <w:tr w:rsidR="00980D3B" w14:paraId="720E9F93" w14:textId="77777777">
        <w:tblPrEx>
          <w:tblCellMar>
            <w:top w:w="0" w:type="dxa"/>
            <w:bottom w:w="0" w:type="dxa"/>
          </w:tblCellMar>
        </w:tblPrEx>
        <w:trPr>
          <w:jc w:val="center"/>
        </w:trPr>
        <w:tc>
          <w:tcPr>
            <w:tcW w:w="1440" w:type="dxa"/>
          </w:tcPr>
          <w:p w14:paraId="1D18AA6B" w14:textId="77777777" w:rsidR="00980D3B" w:rsidRDefault="00980D3B">
            <w:pPr>
              <w:pStyle w:val="OtherTableBody"/>
            </w:pPr>
            <w:r>
              <w:t>L&lt;integer&gt;</w:t>
            </w:r>
          </w:p>
        </w:tc>
        <w:tc>
          <w:tcPr>
            <w:tcW w:w="3600" w:type="dxa"/>
          </w:tcPr>
          <w:p w14:paraId="564E9307" w14:textId="77777777" w:rsidR="00980D3B" w:rsidRDefault="00980D3B">
            <w:pPr>
              <w:pStyle w:val="OtherTableBody"/>
            </w:pPr>
            <w:r>
              <w:t>&lt;integer&gt; months</w:t>
            </w:r>
          </w:p>
        </w:tc>
        <w:tc>
          <w:tcPr>
            <w:tcW w:w="2879" w:type="dxa"/>
          </w:tcPr>
          <w:p w14:paraId="1F6B4A50" w14:textId="77777777" w:rsidR="00980D3B" w:rsidRDefault="00980D3B">
            <w:pPr>
              <w:pStyle w:val="OtherTableBody"/>
            </w:pPr>
          </w:p>
        </w:tc>
      </w:tr>
      <w:tr w:rsidR="00980D3B" w14:paraId="22C1D992" w14:textId="77777777">
        <w:tblPrEx>
          <w:tblCellMar>
            <w:top w:w="0" w:type="dxa"/>
            <w:bottom w:w="0" w:type="dxa"/>
          </w:tblCellMar>
        </w:tblPrEx>
        <w:trPr>
          <w:jc w:val="center"/>
        </w:trPr>
        <w:tc>
          <w:tcPr>
            <w:tcW w:w="1440" w:type="dxa"/>
          </w:tcPr>
          <w:p w14:paraId="360CB34E" w14:textId="77777777" w:rsidR="00980D3B" w:rsidRDefault="00980D3B">
            <w:pPr>
              <w:pStyle w:val="OtherTableBody"/>
            </w:pPr>
            <w:r>
              <w:t>X&lt;integer&gt;</w:t>
            </w:r>
          </w:p>
        </w:tc>
        <w:tc>
          <w:tcPr>
            <w:tcW w:w="3600" w:type="dxa"/>
          </w:tcPr>
          <w:p w14:paraId="20477634" w14:textId="77777777" w:rsidR="00980D3B" w:rsidRDefault="00980D3B">
            <w:pPr>
              <w:pStyle w:val="OtherTableBody"/>
            </w:pPr>
            <w:r>
              <w:t>&lt;integer&gt; times at interval specified in the order.</w:t>
            </w:r>
          </w:p>
        </w:tc>
        <w:tc>
          <w:tcPr>
            <w:tcW w:w="2879" w:type="dxa"/>
          </w:tcPr>
          <w:p w14:paraId="708E6B93" w14:textId="77777777" w:rsidR="00980D3B" w:rsidRDefault="00980D3B">
            <w:pPr>
              <w:pStyle w:val="OtherTableBody"/>
            </w:pPr>
            <w:r>
              <w:t>A request for 2 blood cultures Q2H X3 would imply obtaining 2 blood cultures 3 different times at 2-hour intervals for a total of 6 blood cultures.</w:t>
            </w:r>
          </w:p>
        </w:tc>
      </w:tr>
      <w:tr w:rsidR="00980D3B" w14:paraId="2F43F53E" w14:textId="77777777">
        <w:tblPrEx>
          <w:tblCellMar>
            <w:top w:w="0" w:type="dxa"/>
            <w:bottom w:w="0" w:type="dxa"/>
          </w:tblCellMar>
        </w:tblPrEx>
        <w:trPr>
          <w:jc w:val="center"/>
        </w:trPr>
        <w:tc>
          <w:tcPr>
            <w:tcW w:w="1440" w:type="dxa"/>
          </w:tcPr>
          <w:p w14:paraId="01C47090" w14:textId="77777777" w:rsidR="00980D3B" w:rsidRDefault="00980D3B">
            <w:pPr>
              <w:pStyle w:val="OtherTableBody"/>
            </w:pPr>
            <w:r>
              <w:t>T&lt;integer&gt;</w:t>
            </w:r>
          </w:p>
        </w:tc>
        <w:tc>
          <w:tcPr>
            <w:tcW w:w="3600" w:type="dxa"/>
          </w:tcPr>
          <w:p w14:paraId="681EF277" w14:textId="77777777" w:rsidR="00980D3B" w:rsidRDefault="00980D3B">
            <w:pPr>
              <w:pStyle w:val="OtherTableBody"/>
            </w:pPr>
            <w:r>
              <w:t>at the interval and amount stated until a total of &lt;integer&gt; “DOSAGE” is accumulated.</w:t>
            </w:r>
          </w:p>
        </w:tc>
        <w:tc>
          <w:tcPr>
            <w:tcW w:w="2879" w:type="dxa"/>
          </w:tcPr>
          <w:p w14:paraId="0648BB3E" w14:textId="77777777" w:rsidR="00980D3B" w:rsidRDefault="00980D3B">
            <w:pPr>
              <w:pStyle w:val="OtherTableBody"/>
            </w:pPr>
            <w:r>
              <w:t>Units would be assumed to be the same as in the QUANTITY field.</w:t>
            </w:r>
          </w:p>
        </w:tc>
      </w:tr>
      <w:tr w:rsidR="00980D3B" w14:paraId="0440564B" w14:textId="77777777">
        <w:tblPrEx>
          <w:tblCellMar>
            <w:top w:w="0" w:type="dxa"/>
            <w:bottom w:w="0" w:type="dxa"/>
          </w:tblCellMar>
        </w:tblPrEx>
        <w:trPr>
          <w:jc w:val="center"/>
        </w:trPr>
        <w:tc>
          <w:tcPr>
            <w:tcW w:w="1440" w:type="dxa"/>
          </w:tcPr>
          <w:p w14:paraId="5D241C72" w14:textId="77777777" w:rsidR="00980D3B" w:rsidRDefault="00980D3B">
            <w:pPr>
              <w:pStyle w:val="OtherTableBody"/>
            </w:pPr>
            <w:r>
              <w:t>INDEF</w:t>
            </w:r>
          </w:p>
        </w:tc>
        <w:tc>
          <w:tcPr>
            <w:tcW w:w="3600" w:type="dxa"/>
          </w:tcPr>
          <w:p w14:paraId="4D6421D9" w14:textId="77777777" w:rsidR="00980D3B" w:rsidRDefault="00980D3B">
            <w:pPr>
              <w:pStyle w:val="OtherTableBody"/>
            </w:pPr>
            <w:r>
              <w:t>do indefinitely - also the default</w:t>
            </w:r>
          </w:p>
        </w:tc>
        <w:tc>
          <w:tcPr>
            <w:tcW w:w="2879" w:type="dxa"/>
          </w:tcPr>
          <w:p w14:paraId="157352E8" w14:textId="77777777" w:rsidR="00980D3B" w:rsidRDefault="00980D3B">
            <w:pPr>
              <w:pStyle w:val="OtherTableBody"/>
            </w:pPr>
          </w:p>
        </w:tc>
      </w:tr>
    </w:tbl>
    <w:p w14:paraId="333B1DB7" w14:textId="77777777" w:rsidR="00980D3B" w:rsidRDefault="00980D3B">
      <w:pPr>
        <w:pStyle w:val="Heading4"/>
      </w:pPr>
      <w:bookmarkStart w:id="1736" w:name="_Toc348245075"/>
      <w:bookmarkStart w:id="1737" w:name="_Toc348258386"/>
      <w:bookmarkStart w:id="1738" w:name="_Toc348263504"/>
      <w:bookmarkStart w:id="1739" w:name="_Toc348336877"/>
      <w:bookmarkStart w:id="1740" w:name="_Toc348773830"/>
      <w:bookmarkStart w:id="1741" w:name="_Toc359236197"/>
      <w:bookmarkStart w:id="1742" w:name="_Toc496068627"/>
      <w:bookmarkStart w:id="1743" w:name="_Toc498131039"/>
      <w:r>
        <w:lastRenderedPageBreak/>
        <w:t>Start date/time component  (TS)</w:t>
      </w:r>
      <w:bookmarkEnd w:id="1736"/>
      <w:bookmarkEnd w:id="1737"/>
      <w:bookmarkEnd w:id="1738"/>
      <w:bookmarkEnd w:id="1739"/>
      <w:bookmarkEnd w:id="1740"/>
      <w:bookmarkEnd w:id="1741"/>
      <w:bookmarkEnd w:id="1742"/>
      <w:bookmarkEnd w:id="1743"/>
      <w:r>
        <w:fldChar w:fldCharType="begin"/>
      </w:r>
      <w:r>
        <w:instrText xml:space="preserve"> XE “quantity/timing component:start date/time” </w:instrText>
      </w:r>
      <w:r>
        <w:fldChar w:fldCharType="end"/>
      </w:r>
    </w:p>
    <w:p w14:paraId="7DEFBE3B" w14:textId="77777777" w:rsidR="00980D3B" w:rsidRDefault="00980D3B">
      <w:pPr>
        <w:pStyle w:val="NormalIndented"/>
      </w:pPr>
      <w:r>
        <w:t xml:space="preserve">Definition: This component may be specified by the orderer, in which case it indicates the earliest date/time at which the services should be started. In many cases, however, the start date/time will be implied or will be defined by other fields in the order record (e.g., urgency </w:t>
      </w:r>
      <w:r>
        <w:noBreakHyphen/>
        <w:t xml:space="preserve"> STAT). In such a case, this field will be empty.</w:t>
      </w:r>
    </w:p>
    <w:p w14:paraId="7161EBF2" w14:textId="77777777" w:rsidR="00980D3B" w:rsidRDefault="00980D3B">
      <w:pPr>
        <w:pStyle w:val="NormalIndented"/>
      </w:pPr>
      <w:r>
        <w:t>The filling service will often record a value in this field after receipt of the order, however, and compute an end time on the basis of the start date/time for the filling service’s internal use.</w:t>
      </w:r>
    </w:p>
    <w:p w14:paraId="54A58F56" w14:textId="77777777" w:rsidR="00980D3B" w:rsidRDefault="00980D3B">
      <w:pPr>
        <w:pStyle w:val="Heading4"/>
      </w:pPr>
      <w:bookmarkStart w:id="1744" w:name="_Toc348245076"/>
      <w:bookmarkStart w:id="1745" w:name="_Toc348258387"/>
      <w:bookmarkStart w:id="1746" w:name="_Toc348263505"/>
      <w:bookmarkStart w:id="1747" w:name="_Toc348336878"/>
      <w:bookmarkStart w:id="1748" w:name="_Toc348773831"/>
      <w:bookmarkStart w:id="1749" w:name="_Toc359236198"/>
      <w:bookmarkStart w:id="1750" w:name="_Toc496068628"/>
      <w:bookmarkStart w:id="1751" w:name="_Toc498131040"/>
      <w:r>
        <w:t>End date/time component  (TS)</w:t>
      </w:r>
      <w:bookmarkEnd w:id="1744"/>
      <w:bookmarkEnd w:id="1745"/>
      <w:bookmarkEnd w:id="1746"/>
      <w:bookmarkEnd w:id="1747"/>
      <w:bookmarkEnd w:id="1748"/>
      <w:bookmarkEnd w:id="1749"/>
      <w:bookmarkEnd w:id="1750"/>
      <w:bookmarkEnd w:id="1751"/>
      <w:r>
        <w:fldChar w:fldCharType="begin"/>
      </w:r>
      <w:r>
        <w:instrText xml:space="preserve"> XE “quantity/timing component:end date/time” </w:instrText>
      </w:r>
      <w:r>
        <w:fldChar w:fldCharType="end"/>
      </w:r>
    </w:p>
    <w:p w14:paraId="6E78A9C9" w14:textId="77777777" w:rsidR="00980D3B" w:rsidRDefault="00980D3B">
      <w:pPr>
        <w:pStyle w:val="NormalIndented"/>
      </w:pPr>
      <w:r>
        <w:t>Definition: When filled in by the requester of the service, this component should contain the latest date/time that the service should be performed. If it has not been performed by the specified time, it should not be pe</w:t>
      </w:r>
      <w:r>
        <w:t>r</w:t>
      </w:r>
      <w:r>
        <w:t>formed at all. The requester may not always fill in this value, yet the filling service may fill it in on the b</w:t>
      </w:r>
      <w:r>
        <w:t>a</w:t>
      </w:r>
      <w:r>
        <w:t xml:space="preserve">sis of the instruction it receives and the actual start time. </w:t>
      </w:r>
    </w:p>
    <w:p w14:paraId="2616722B" w14:textId="77777777" w:rsidR="00980D3B" w:rsidRDefault="00980D3B">
      <w:pPr>
        <w:pStyle w:val="NormalIndented"/>
      </w:pPr>
      <w:r>
        <w:t xml:space="preserve">Regardless of the value of the end date/time, the service should be stopped at the earliest of the date/times specified by either the duration or the end date/time. </w:t>
      </w:r>
    </w:p>
    <w:p w14:paraId="46268FB2" w14:textId="77777777" w:rsidR="00980D3B" w:rsidRDefault="00980D3B">
      <w:pPr>
        <w:pStyle w:val="Heading4"/>
      </w:pPr>
      <w:bookmarkStart w:id="1752" w:name="_Toc348245077"/>
      <w:bookmarkStart w:id="1753" w:name="_Toc348258388"/>
      <w:bookmarkStart w:id="1754" w:name="_Toc348263506"/>
      <w:bookmarkStart w:id="1755" w:name="_Toc348336879"/>
      <w:bookmarkStart w:id="1756" w:name="_Toc348773832"/>
      <w:bookmarkStart w:id="1757" w:name="_Toc359236199"/>
      <w:bookmarkStart w:id="1758" w:name="_Toc496068629"/>
      <w:bookmarkStart w:id="1759" w:name="_Toc498131041"/>
      <w:r>
        <w:t>Priority component  (ST)</w:t>
      </w:r>
      <w:bookmarkEnd w:id="1752"/>
      <w:bookmarkEnd w:id="1753"/>
      <w:bookmarkEnd w:id="1754"/>
      <w:bookmarkEnd w:id="1755"/>
      <w:bookmarkEnd w:id="1756"/>
      <w:bookmarkEnd w:id="1757"/>
      <w:bookmarkEnd w:id="1758"/>
      <w:bookmarkEnd w:id="1759"/>
      <w:r>
        <w:fldChar w:fldCharType="begin"/>
      </w:r>
      <w:r>
        <w:instrText xml:space="preserve"> XE “quantity/timing comp</w:instrText>
      </w:r>
      <w:r>
        <w:instrText>o</w:instrText>
      </w:r>
      <w:r>
        <w:instrText xml:space="preserve">nent:priority” </w:instrText>
      </w:r>
      <w:r>
        <w:fldChar w:fldCharType="end"/>
      </w:r>
    </w:p>
    <w:p w14:paraId="506382B8" w14:textId="77777777" w:rsidR="00980D3B" w:rsidRDefault="00980D3B">
      <w:pPr>
        <w:pStyle w:val="NormalIndented"/>
      </w:pPr>
      <w:r>
        <w:t>Definition: This component describes the urgency of the request. The following values are suggested (the default for Pr</w:t>
      </w:r>
      <w:r>
        <w:t>i</w:t>
      </w:r>
      <w:r>
        <w:t>ority is 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2564"/>
        <w:gridCol w:w="4545"/>
      </w:tblGrid>
      <w:tr w:rsidR="00980D3B" w14:paraId="7F54E266" w14:textId="77777777">
        <w:tblPrEx>
          <w:tblCellMar>
            <w:top w:w="0" w:type="dxa"/>
            <w:bottom w:w="0" w:type="dxa"/>
          </w:tblCellMar>
        </w:tblPrEx>
        <w:trPr>
          <w:cantSplit/>
          <w:tblHeader/>
          <w:jc w:val="center"/>
        </w:trPr>
        <w:tc>
          <w:tcPr>
            <w:tcW w:w="1440" w:type="dxa"/>
            <w:shd w:val="pct10" w:color="auto" w:fill="FFFFFF"/>
          </w:tcPr>
          <w:p w14:paraId="149AABA2" w14:textId="77777777" w:rsidR="00980D3B" w:rsidRDefault="00980D3B">
            <w:pPr>
              <w:pStyle w:val="OtherTableHeader"/>
              <w:rPr>
                <w:lang w:val="fr-FR"/>
              </w:rPr>
            </w:pPr>
            <w:r>
              <w:rPr>
                <w:lang w:val="fr-FR"/>
              </w:rPr>
              <w:t>Value</w:t>
            </w:r>
          </w:p>
        </w:tc>
        <w:tc>
          <w:tcPr>
            <w:tcW w:w="2564" w:type="dxa"/>
            <w:shd w:val="pct10" w:color="auto" w:fill="FFFFFF"/>
          </w:tcPr>
          <w:p w14:paraId="0CB710B7" w14:textId="77777777" w:rsidR="00980D3B" w:rsidRDefault="00980D3B">
            <w:pPr>
              <w:pStyle w:val="OtherTableHeader"/>
              <w:rPr>
                <w:lang w:val="fr-FR"/>
              </w:rPr>
            </w:pPr>
            <w:r>
              <w:rPr>
                <w:lang w:val="fr-FR"/>
              </w:rPr>
              <w:t>Description</w:t>
            </w:r>
          </w:p>
        </w:tc>
        <w:tc>
          <w:tcPr>
            <w:tcW w:w="4545" w:type="dxa"/>
            <w:shd w:val="pct10" w:color="auto" w:fill="FFFFFF"/>
          </w:tcPr>
          <w:p w14:paraId="6608EC0F" w14:textId="77777777" w:rsidR="00980D3B" w:rsidRDefault="00980D3B">
            <w:pPr>
              <w:pStyle w:val="OtherTableHeader"/>
              <w:rPr>
                <w:lang w:val="fr-FR"/>
              </w:rPr>
            </w:pPr>
            <w:r>
              <w:rPr>
                <w:lang w:val="fr-FR"/>
              </w:rPr>
              <w:t>Comment</w:t>
            </w:r>
          </w:p>
        </w:tc>
      </w:tr>
      <w:tr w:rsidR="00980D3B" w14:paraId="6AE3B972" w14:textId="77777777">
        <w:tblPrEx>
          <w:tblCellMar>
            <w:top w:w="0" w:type="dxa"/>
            <w:bottom w:w="0" w:type="dxa"/>
          </w:tblCellMar>
        </w:tblPrEx>
        <w:trPr>
          <w:cantSplit/>
          <w:jc w:val="center"/>
        </w:trPr>
        <w:tc>
          <w:tcPr>
            <w:tcW w:w="1440" w:type="dxa"/>
          </w:tcPr>
          <w:p w14:paraId="767E52EB" w14:textId="77777777" w:rsidR="00980D3B" w:rsidRDefault="00980D3B">
            <w:pPr>
              <w:pStyle w:val="OtherTableBody"/>
              <w:jc w:val="center"/>
            </w:pPr>
            <w:r>
              <w:t>S</w:t>
            </w:r>
          </w:p>
        </w:tc>
        <w:tc>
          <w:tcPr>
            <w:tcW w:w="2564" w:type="dxa"/>
          </w:tcPr>
          <w:p w14:paraId="674008EA" w14:textId="77777777" w:rsidR="00980D3B" w:rsidRDefault="00980D3B">
            <w:pPr>
              <w:pStyle w:val="OtherTableBody"/>
            </w:pPr>
            <w:r>
              <w:t>Stat</w:t>
            </w:r>
          </w:p>
        </w:tc>
        <w:tc>
          <w:tcPr>
            <w:tcW w:w="4545" w:type="dxa"/>
          </w:tcPr>
          <w:p w14:paraId="1EA2E97A" w14:textId="77777777" w:rsidR="00980D3B" w:rsidRDefault="00980D3B">
            <w:pPr>
              <w:pStyle w:val="OtherTableBody"/>
            </w:pPr>
            <w:r>
              <w:t>With highest priority</w:t>
            </w:r>
          </w:p>
        </w:tc>
      </w:tr>
      <w:tr w:rsidR="00980D3B" w14:paraId="0C57DBB0" w14:textId="77777777">
        <w:tblPrEx>
          <w:tblCellMar>
            <w:top w:w="0" w:type="dxa"/>
            <w:bottom w:w="0" w:type="dxa"/>
          </w:tblCellMar>
        </w:tblPrEx>
        <w:trPr>
          <w:cantSplit/>
          <w:jc w:val="center"/>
        </w:trPr>
        <w:tc>
          <w:tcPr>
            <w:tcW w:w="1440" w:type="dxa"/>
          </w:tcPr>
          <w:p w14:paraId="3D4E393C" w14:textId="77777777" w:rsidR="00980D3B" w:rsidRDefault="00980D3B">
            <w:pPr>
              <w:pStyle w:val="OtherTableBody"/>
              <w:jc w:val="center"/>
            </w:pPr>
            <w:r>
              <w:t>A</w:t>
            </w:r>
          </w:p>
        </w:tc>
        <w:tc>
          <w:tcPr>
            <w:tcW w:w="2564" w:type="dxa"/>
          </w:tcPr>
          <w:p w14:paraId="7CF67F25" w14:textId="77777777" w:rsidR="00980D3B" w:rsidRDefault="00980D3B">
            <w:pPr>
              <w:pStyle w:val="OtherTableBody"/>
            </w:pPr>
            <w:r>
              <w:t>ASAP</w:t>
            </w:r>
          </w:p>
        </w:tc>
        <w:tc>
          <w:tcPr>
            <w:tcW w:w="4545" w:type="dxa"/>
          </w:tcPr>
          <w:p w14:paraId="1778B22B" w14:textId="77777777" w:rsidR="00980D3B" w:rsidRDefault="00980D3B">
            <w:pPr>
              <w:pStyle w:val="OtherTableBody"/>
            </w:pPr>
            <w:r>
              <w:t>Fill after S orders</w:t>
            </w:r>
          </w:p>
        </w:tc>
      </w:tr>
      <w:tr w:rsidR="00980D3B" w14:paraId="2984C71A" w14:textId="77777777">
        <w:tblPrEx>
          <w:tblCellMar>
            <w:top w:w="0" w:type="dxa"/>
            <w:bottom w:w="0" w:type="dxa"/>
          </w:tblCellMar>
        </w:tblPrEx>
        <w:trPr>
          <w:cantSplit/>
          <w:jc w:val="center"/>
        </w:trPr>
        <w:tc>
          <w:tcPr>
            <w:tcW w:w="1440" w:type="dxa"/>
          </w:tcPr>
          <w:p w14:paraId="2193AE08" w14:textId="77777777" w:rsidR="00980D3B" w:rsidRDefault="00980D3B">
            <w:pPr>
              <w:pStyle w:val="OtherTableBody"/>
              <w:jc w:val="center"/>
              <w:rPr>
                <w:lang w:val="fr-FR"/>
              </w:rPr>
            </w:pPr>
            <w:r>
              <w:rPr>
                <w:lang w:val="fr-FR"/>
              </w:rPr>
              <w:t>R</w:t>
            </w:r>
          </w:p>
        </w:tc>
        <w:tc>
          <w:tcPr>
            <w:tcW w:w="2564" w:type="dxa"/>
          </w:tcPr>
          <w:p w14:paraId="39881A23" w14:textId="77777777" w:rsidR="00980D3B" w:rsidRDefault="00980D3B">
            <w:pPr>
              <w:pStyle w:val="OtherTableBody"/>
              <w:rPr>
                <w:lang w:val="fr-FR"/>
              </w:rPr>
            </w:pPr>
            <w:r>
              <w:rPr>
                <w:lang w:val="fr-FR"/>
              </w:rPr>
              <w:t>Routine</w:t>
            </w:r>
          </w:p>
        </w:tc>
        <w:tc>
          <w:tcPr>
            <w:tcW w:w="4545" w:type="dxa"/>
          </w:tcPr>
          <w:p w14:paraId="355F7127" w14:textId="77777777" w:rsidR="00980D3B" w:rsidRDefault="00980D3B">
            <w:pPr>
              <w:pStyle w:val="OtherTableBody"/>
              <w:rPr>
                <w:lang w:val="fr-FR"/>
              </w:rPr>
            </w:pPr>
            <w:r>
              <w:rPr>
                <w:lang w:val="fr-FR"/>
              </w:rPr>
              <w:t>Default</w:t>
            </w:r>
          </w:p>
        </w:tc>
      </w:tr>
      <w:tr w:rsidR="00980D3B" w14:paraId="4BA8E92F" w14:textId="77777777">
        <w:tblPrEx>
          <w:tblCellMar>
            <w:top w:w="0" w:type="dxa"/>
            <w:bottom w:w="0" w:type="dxa"/>
          </w:tblCellMar>
        </w:tblPrEx>
        <w:trPr>
          <w:cantSplit/>
          <w:jc w:val="center"/>
        </w:trPr>
        <w:tc>
          <w:tcPr>
            <w:tcW w:w="1440" w:type="dxa"/>
          </w:tcPr>
          <w:p w14:paraId="65D6F36E" w14:textId="77777777" w:rsidR="00980D3B" w:rsidRDefault="00980D3B">
            <w:pPr>
              <w:pStyle w:val="OtherTableBody"/>
              <w:jc w:val="center"/>
            </w:pPr>
            <w:r>
              <w:t>P</w:t>
            </w:r>
          </w:p>
        </w:tc>
        <w:tc>
          <w:tcPr>
            <w:tcW w:w="2564" w:type="dxa"/>
          </w:tcPr>
          <w:p w14:paraId="0245ABA4" w14:textId="77777777" w:rsidR="00980D3B" w:rsidRDefault="00980D3B">
            <w:pPr>
              <w:pStyle w:val="OtherTableBody"/>
            </w:pPr>
            <w:r>
              <w:t>Preop</w:t>
            </w:r>
          </w:p>
        </w:tc>
        <w:tc>
          <w:tcPr>
            <w:tcW w:w="4545" w:type="dxa"/>
          </w:tcPr>
          <w:p w14:paraId="45D65C8A" w14:textId="77777777" w:rsidR="00980D3B" w:rsidRDefault="00980D3B">
            <w:pPr>
              <w:pStyle w:val="OtherTableBody"/>
            </w:pPr>
          </w:p>
        </w:tc>
      </w:tr>
      <w:tr w:rsidR="00980D3B" w14:paraId="6D17B518" w14:textId="77777777">
        <w:tblPrEx>
          <w:tblCellMar>
            <w:top w:w="0" w:type="dxa"/>
            <w:bottom w:w="0" w:type="dxa"/>
          </w:tblCellMar>
        </w:tblPrEx>
        <w:trPr>
          <w:cantSplit/>
          <w:jc w:val="center"/>
        </w:trPr>
        <w:tc>
          <w:tcPr>
            <w:tcW w:w="1440" w:type="dxa"/>
          </w:tcPr>
          <w:p w14:paraId="2A0692C2" w14:textId="77777777" w:rsidR="00980D3B" w:rsidRDefault="00980D3B">
            <w:pPr>
              <w:pStyle w:val="OtherTableBody"/>
              <w:jc w:val="center"/>
            </w:pPr>
            <w:r>
              <w:t>C</w:t>
            </w:r>
          </w:p>
        </w:tc>
        <w:tc>
          <w:tcPr>
            <w:tcW w:w="2564" w:type="dxa"/>
          </w:tcPr>
          <w:p w14:paraId="5938D86B" w14:textId="77777777" w:rsidR="00980D3B" w:rsidRDefault="00980D3B">
            <w:pPr>
              <w:pStyle w:val="OtherTableBody"/>
            </w:pPr>
            <w:r>
              <w:t>Callback</w:t>
            </w:r>
          </w:p>
        </w:tc>
        <w:tc>
          <w:tcPr>
            <w:tcW w:w="4545" w:type="dxa"/>
          </w:tcPr>
          <w:p w14:paraId="74D366B2" w14:textId="77777777" w:rsidR="00980D3B" w:rsidRDefault="00980D3B">
            <w:pPr>
              <w:pStyle w:val="OtherTableBody"/>
            </w:pPr>
          </w:p>
        </w:tc>
      </w:tr>
      <w:tr w:rsidR="00980D3B" w14:paraId="4E2172D3" w14:textId="77777777">
        <w:tblPrEx>
          <w:tblCellMar>
            <w:top w:w="0" w:type="dxa"/>
            <w:bottom w:w="0" w:type="dxa"/>
          </w:tblCellMar>
        </w:tblPrEx>
        <w:trPr>
          <w:cantSplit/>
          <w:jc w:val="center"/>
        </w:trPr>
        <w:tc>
          <w:tcPr>
            <w:tcW w:w="1440" w:type="dxa"/>
          </w:tcPr>
          <w:p w14:paraId="418B526E" w14:textId="77777777" w:rsidR="00980D3B" w:rsidRDefault="00980D3B">
            <w:pPr>
              <w:pStyle w:val="OtherTableBody"/>
              <w:jc w:val="center"/>
            </w:pPr>
            <w:r>
              <w:t>T</w:t>
            </w:r>
          </w:p>
        </w:tc>
        <w:tc>
          <w:tcPr>
            <w:tcW w:w="2564" w:type="dxa"/>
          </w:tcPr>
          <w:p w14:paraId="18E6116B" w14:textId="77777777" w:rsidR="00980D3B" w:rsidRDefault="00980D3B">
            <w:pPr>
              <w:pStyle w:val="OtherTableBody"/>
            </w:pPr>
            <w:r>
              <w:t>Timing critical</w:t>
            </w:r>
          </w:p>
        </w:tc>
        <w:tc>
          <w:tcPr>
            <w:tcW w:w="4545" w:type="dxa"/>
          </w:tcPr>
          <w:p w14:paraId="4D36E5F9" w14:textId="77777777" w:rsidR="00980D3B" w:rsidRDefault="00980D3B">
            <w:pPr>
              <w:pStyle w:val="OtherTableBody"/>
            </w:pPr>
            <w:r>
              <w:t>A request implying that it is critical to come as close as possible to the requested time, e.g., for a trough antimicrobial level.</w:t>
            </w:r>
          </w:p>
        </w:tc>
      </w:tr>
      <w:tr w:rsidR="00980D3B" w14:paraId="2616757B" w14:textId="77777777">
        <w:tblPrEx>
          <w:tblCellMar>
            <w:top w:w="0" w:type="dxa"/>
            <w:bottom w:w="0" w:type="dxa"/>
          </w:tblCellMar>
        </w:tblPrEx>
        <w:trPr>
          <w:cantSplit/>
          <w:jc w:val="center"/>
        </w:trPr>
        <w:tc>
          <w:tcPr>
            <w:tcW w:w="1440" w:type="dxa"/>
          </w:tcPr>
          <w:p w14:paraId="743EDBAC" w14:textId="77777777" w:rsidR="00980D3B" w:rsidRDefault="00980D3B">
            <w:pPr>
              <w:pStyle w:val="OtherTableBody"/>
              <w:jc w:val="center"/>
            </w:pPr>
            <w:r>
              <w:t>PRN</w:t>
            </w:r>
          </w:p>
        </w:tc>
        <w:tc>
          <w:tcPr>
            <w:tcW w:w="2564" w:type="dxa"/>
          </w:tcPr>
          <w:p w14:paraId="2A7E3937" w14:textId="77777777" w:rsidR="00980D3B" w:rsidRDefault="00980D3B">
            <w:pPr>
              <w:pStyle w:val="OtherTableBody"/>
            </w:pPr>
            <w:r>
              <w:t>As needed</w:t>
            </w:r>
          </w:p>
        </w:tc>
        <w:tc>
          <w:tcPr>
            <w:tcW w:w="4545" w:type="dxa"/>
          </w:tcPr>
          <w:p w14:paraId="4765C3D4" w14:textId="77777777" w:rsidR="00980D3B" w:rsidRDefault="00980D3B">
            <w:pPr>
              <w:pStyle w:val="OtherTableBody"/>
            </w:pPr>
          </w:p>
        </w:tc>
      </w:tr>
    </w:tbl>
    <w:p w14:paraId="46A5C4E1" w14:textId="77777777" w:rsidR="00980D3B" w:rsidRDefault="00980D3B">
      <w:pPr>
        <w:pStyle w:val="NormalIndented"/>
        <w:keepNext/>
      </w:pPr>
      <w:r>
        <w:t>If using the value “T” (timing critical), the degree of criticality can be specified thus:</w:t>
      </w:r>
    </w:p>
    <w:p w14:paraId="607EB35E" w14:textId="77777777" w:rsidR="00980D3B" w:rsidRDefault="00980D3B">
      <w:pPr>
        <w:pStyle w:val="NormalIndented"/>
        <w:keepNext/>
        <w:tabs>
          <w:tab w:val="left" w:pos="2503"/>
        </w:tabs>
        <w:rPr>
          <w:lang w:val="fr-FR"/>
        </w:rPr>
      </w:pPr>
      <w:r>
        <w:rPr>
          <w:lang w:val="fr-FR"/>
        </w:rPr>
        <w:t>Format:</w:t>
      </w:r>
      <w:r>
        <w:rPr>
          <w:lang w:val="fr-FR"/>
        </w:rPr>
        <w:tab/>
      </w:r>
      <w:r>
        <w:rPr>
          <w:lang w:val="fr-FR"/>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600"/>
        <w:gridCol w:w="3509"/>
      </w:tblGrid>
      <w:tr w:rsidR="00980D3B" w14:paraId="7B2B7999" w14:textId="77777777">
        <w:tblPrEx>
          <w:tblCellMar>
            <w:top w:w="0" w:type="dxa"/>
            <w:bottom w:w="0" w:type="dxa"/>
          </w:tblCellMar>
        </w:tblPrEx>
        <w:trPr>
          <w:tblHeader/>
          <w:jc w:val="center"/>
        </w:trPr>
        <w:tc>
          <w:tcPr>
            <w:tcW w:w="1440" w:type="dxa"/>
            <w:shd w:val="pct10" w:color="auto" w:fill="FFFFFF"/>
          </w:tcPr>
          <w:p w14:paraId="77B40FDC" w14:textId="77777777" w:rsidR="00980D3B" w:rsidRDefault="00980D3B">
            <w:pPr>
              <w:pStyle w:val="OtherTableHeader"/>
              <w:rPr>
                <w:lang w:val="fr-FR"/>
              </w:rPr>
            </w:pPr>
            <w:r>
              <w:rPr>
                <w:lang w:val="fr-FR"/>
              </w:rPr>
              <w:t>Value</w:t>
            </w:r>
          </w:p>
        </w:tc>
        <w:tc>
          <w:tcPr>
            <w:tcW w:w="3600" w:type="dxa"/>
            <w:shd w:val="pct10" w:color="auto" w:fill="FFFFFF"/>
          </w:tcPr>
          <w:p w14:paraId="51D16EA5" w14:textId="77777777" w:rsidR="00980D3B" w:rsidRDefault="00980D3B">
            <w:pPr>
              <w:pStyle w:val="OtherTableHeader"/>
              <w:rPr>
                <w:lang w:val="fr-FR"/>
              </w:rPr>
            </w:pPr>
            <w:r>
              <w:rPr>
                <w:lang w:val="fr-FR"/>
              </w:rPr>
              <w:t>Description</w:t>
            </w:r>
          </w:p>
        </w:tc>
        <w:tc>
          <w:tcPr>
            <w:tcW w:w="3509" w:type="dxa"/>
            <w:shd w:val="pct10" w:color="auto" w:fill="FFFFFF"/>
          </w:tcPr>
          <w:p w14:paraId="6A8E965E" w14:textId="77777777" w:rsidR="00980D3B" w:rsidRDefault="00980D3B">
            <w:pPr>
              <w:pStyle w:val="OtherTableHeader"/>
              <w:rPr>
                <w:lang w:val="fr-FR"/>
              </w:rPr>
            </w:pPr>
            <w:r>
              <w:rPr>
                <w:lang w:val="fr-FR"/>
              </w:rPr>
              <w:t>Comment</w:t>
            </w:r>
          </w:p>
        </w:tc>
      </w:tr>
      <w:tr w:rsidR="00980D3B" w14:paraId="0FD2B556" w14:textId="77777777">
        <w:tblPrEx>
          <w:tblCellMar>
            <w:top w:w="0" w:type="dxa"/>
            <w:bottom w:w="0" w:type="dxa"/>
          </w:tblCellMar>
        </w:tblPrEx>
        <w:trPr>
          <w:jc w:val="center"/>
        </w:trPr>
        <w:tc>
          <w:tcPr>
            <w:tcW w:w="1440" w:type="dxa"/>
          </w:tcPr>
          <w:p w14:paraId="4DE4E089" w14:textId="77777777" w:rsidR="00980D3B" w:rsidRDefault="00980D3B">
            <w:pPr>
              <w:pStyle w:val="OtherTableBody"/>
              <w:jc w:val="center"/>
            </w:pPr>
            <w:r>
              <w:t>TS&lt;integer&gt;</w:t>
            </w:r>
          </w:p>
        </w:tc>
        <w:tc>
          <w:tcPr>
            <w:tcW w:w="3600" w:type="dxa"/>
          </w:tcPr>
          <w:p w14:paraId="6086CEA5" w14:textId="77777777" w:rsidR="00980D3B" w:rsidRDefault="00980D3B">
            <w:pPr>
              <w:pStyle w:val="OtherTableBody"/>
              <w:rPr>
                <w:b/>
              </w:rPr>
            </w:pPr>
            <w:r>
              <w:t>timing critical within &lt;integer&gt; seconds</w:t>
            </w:r>
          </w:p>
        </w:tc>
        <w:tc>
          <w:tcPr>
            <w:tcW w:w="3509" w:type="dxa"/>
          </w:tcPr>
          <w:p w14:paraId="2EB278D8" w14:textId="77777777" w:rsidR="00980D3B" w:rsidRDefault="00980D3B">
            <w:pPr>
              <w:pStyle w:val="OtherTableBody"/>
            </w:pPr>
          </w:p>
        </w:tc>
      </w:tr>
      <w:tr w:rsidR="00980D3B" w14:paraId="24714B5C" w14:textId="77777777">
        <w:tblPrEx>
          <w:tblCellMar>
            <w:top w:w="0" w:type="dxa"/>
            <w:bottom w:w="0" w:type="dxa"/>
          </w:tblCellMar>
        </w:tblPrEx>
        <w:trPr>
          <w:jc w:val="center"/>
        </w:trPr>
        <w:tc>
          <w:tcPr>
            <w:tcW w:w="1440" w:type="dxa"/>
          </w:tcPr>
          <w:p w14:paraId="218366EE" w14:textId="77777777" w:rsidR="00980D3B" w:rsidRDefault="00980D3B">
            <w:pPr>
              <w:pStyle w:val="OtherTableBody"/>
              <w:jc w:val="center"/>
              <w:rPr>
                <w:b/>
              </w:rPr>
            </w:pPr>
            <w:r>
              <w:t>TM&lt;integer&gt;</w:t>
            </w:r>
          </w:p>
        </w:tc>
        <w:tc>
          <w:tcPr>
            <w:tcW w:w="3600" w:type="dxa"/>
          </w:tcPr>
          <w:p w14:paraId="49108543" w14:textId="77777777" w:rsidR="00980D3B" w:rsidRDefault="00980D3B">
            <w:pPr>
              <w:pStyle w:val="OtherTableBody"/>
              <w:rPr>
                <w:b/>
              </w:rPr>
            </w:pPr>
            <w:r>
              <w:t>timing critical within &lt;integer&gt; minutes</w:t>
            </w:r>
          </w:p>
        </w:tc>
        <w:tc>
          <w:tcPr>
            <w:tcW w:w="3509" w:type="dxa"/>
          </w:tcPr>
          <w:p w14:paraId="19D53C26" w14:textId="77777777" w:rsidR="00980D3B" w:rsidRDefault="00980D3B">
            <w:pPr>
              <w:pStyle w:val="OtherTableBody"/>
            </w:pPr>
          </w:p>
        </w:tc>
      </w:tr>
      <w:tr w:rsidR="00980D3B" w14:paraId="7B3646E3" w14:textId="77777777">
        <w:tblPrEx>
          <w:tblCellMar>
            <w:top w:w="0" w:type="dxa"/>
            <w:bottom w:w="0" w:type="dxa"/>
          </w:tblCellMar>
        </w:tblPrEx>
        <w:trPr>
          <w:jc w:val="center"/>
        </w:trPr>
        <w:tc>
          <w:tcPr>
            <w:tcW w:w="1440" w:type="dxa"/>
          </w:tcPr>
          <w:p w14:paraId="2964BBD3" w14:textId="77777777" w:rsidR="00980D3B" w:rsidRDefault="00980D3B">
            <w:pPr>
              <w:pStyle w:val="OtherTableBody"/>
              <w:jc w:val="center"/>
              <w:rPr>
                <w:b/>
              </w:rPr>
            </w:pPr>
            <w:r>
              <w:t>TH&lt;integer&gt;</w:t>
            </w:r>
          </w:p>
        </w:tc>
        <w:tc>
          <w:tcPr>
            <w:tcW w:w="3600" w:type="dxa"/>
          </w:tcPr>
          <w:p w14:paraId="1886585C" w14:textId="77777777" w:rsidR="00980D3B" w:rsidRDefault="00980D3B">
            <w:pPr>
              <w:pStyle w:val="OtherTableBody"/>
              <w:rPr>
                <w:b/>
              </w:rPr>
            </w:pPr>
            <w:r>
              <w:t>timing critical within &lt;integer&gt; hours</w:t>
            </w:r>
          </w:p>
        </w:tc>
        <w:tc>
          <w:tcPr>
            <w:tcW w:w="3509" w:type="dxa"/>
          </w:tcPr>
          <w:p w14:paraId="74F87891" w14:textId="77777777" w:rsidR="00980D3B" w:rsidRDefault="00980D3B">
            <w:pPr>
              <w:pStyle w:val="OtherTableBody"/>
            </w:pPr>
          </w:p>
        </w:tc>
      </w:tr>
      <w:tr w:rsidR="00980D3B" w14:paraId="44B57E64" w14:textId="77777777">
        <w:tblPrEx>
          <w:tblCellMar>
            <w:top w:w="0" w:type="dxa"/>
            <w:bottom w:w="0" w:type="dxa"/>
          </w:tblCellMar>
        </w:tblPrEx>
        <w:trPr>
          <w:jc w:val="center"/>
        </w:trPr>
        <w:tc>
          <w:tcPr>
            <w:tcW w:w="1440" w:type="dxa"/>
          </w:tcPr>
          <w:p w14:paraId="6C4A682D" w14:textId="77777777" w:rsidR="00980D3B" w:rsidRDefault="00980D3B">
            <w:pPr>
              <w:pStyle w:val="OtherTableBody"/>
              <w:jc w:val="center"/>
              <w:rPr>
                <w:b/>
              </w:rPr>
            </w:pPr>
            <w:r>
              <w:t>TD&lt;integer&gt;</w:t>
            </w:r>
          </w:p>
        </w:tc>
        <w:tc>
          <w:tcPr>
            <w:tcW w:w="3600" w:type="dxa"/>
          </w:tcPr>
          <w:p w14:paraId="7D8B6DF8" w14:textId="77777777" w:rsidR="00980D3B" w:rsidRDefault="00980D3B">
            <w:pPr>
              <w:pStyle w:val="OtherTableBody"/>
              <w:rPr>
                <w:b/>
              </w:rPr>
            </w:pPr>
            <w:r>
              <w:t>timing critical within &lt;integer&gt; days</w:t>
            </w:r>
          </w:p>
        </w:tc>
        <w:tc>
          <w:tcPr>
            <w:tcW w:w="3509" w:type="dxa"/>
          </w:tcPr>
          <w:p w14:paraId="6906CB63" w14:textId="77777777" w:rsidR="00980D3B" w:rsidRDefault="00980D3B">
            <w:pPr>
              <w:pStyle w:val="OtherTableBody"/>
            </w:pPr>
          </w:p>
        </w:tc>
      </w:tr>
      <w:tr w:rsidR="00980D3B" w14:paraId="2B77BAA0" w14:textId="77777777">
        <w:tblPrEx>
          <w:tblCellMar>
            <w:top w:w="0" w:type="dxa"/>
            <w:bottom w:w="0" w:type="dxa"/>
          </w:tblCellMar>
        </w:tblPrEx>
        <w:trPr>
          <w:jc w:val="center"/>
        </w:trPr>
        <w:tc>
          <w:tcPr>
            <w:tcW w:w="1440" w:type="dxa"/>
          </w:tcPr>
          <w:p w14:paraId="01BE8B9D" w14:textId="77777777" w:rsidR="00980D3B" w:rsidRDefault="00980D3B">
            <w:pPr>
              <w:pStyle w:val="OtherTableBody"/>
              <w:jc w:val="center"/>
              <w:rPr>
                <w:b/>
              </w:rPr>
            </w:pPr>
            <w:r>
              <w:t>TW&lt;integer&gt;</w:t>
            </w:r>
          </w:p>
        </w:tc>
        <w:tc>
          <w:tcPr>
            <w:tcW w:w="3600" w:type="dxa"/>
          </w:tcPr>
          <w:p w14:paraId="05FEABE1" w14:textId="77777777" w:rsidR="00980D3B" w:rsidRDefault="00980D3B">
            <w:pPr>
              <w:pStyle w:val="OtherTableBody"/>
              <w:rPr>
                <w:b/>
              </w:rPr>
            </w:pPr>
            <w:r>
              <w:t>timing critical within &lt;integer&gt; weeks</w:t>
            </w:r>
          </w:p>
        </w:tc>
        <w:tc>
          <w:tcPr>
            <w:tcW w:w="3509" w:type="dxa"/>
          </w:tcPr>
          <w:p w14:paraId="16147FCE" w14:textId="77777777" w:rsidR="00980D3B" w:rsidRDefault="00980D3B">
            <w:pPr>
              <w:pStyle w:val="OtherTableBody"/>
            </w:pPr>
          </w:p>
        </w:tc>
      </w:tr>
      <w:tr w:rsidR="00980D3B" w14:paraId="5F33AF46" w14:textId="77777777">
        <w:tblPrEx>
          <w:tblCellMar>
            <w:top w:w="0" w:type="dxa"/>
            <w:bottom w:w="0" w:type="dxa"/>
          </w:tblCellMar>
        </w:tblPrEx>
        <w:trPr>
          <w:jc w:val="center"/>
        </w:trPr>
        <w:tc>
          <w:tcPr>
            <w:tcW w:w="1440" w:type="dxa"/>
          </w:tcPr>
          <w:p w14:paraId="2B3F4A94" w14:textId="77777777" w:rsidR="00980D3B" w:rsidRDefault="00980D3B">
            <w:pPr>
              <w:pStyle w:val="OtherTableBody"/>
              <w:jc w:val="center"/>
              <w:rPr>
                <w:b/>
              </w:rPr>
            </w:pPr>
            <w:r>
              <w:t>TL&lt;integer&gt;</w:t>
            </w:r>
          </w:p>
        </w:tc>
        <w:tc>
          <w:tcPr>
            <w:tcW w:w="3600" w:type="dxa"/>
          </w:tcPr>
          <w:p w14:paraId="361CE5AC" w14:textId="77777777" w:rsidR="00980D3B" w:rsidRDefault="00980D3B">
            <w:pPr>
              <w:pStyle w:val="OtherTableBody"/>
              <w:rPr>
                <w:b/>
              </w:rPr>
            </w:pPr>
            <w:r>
              <w:t>timing critical within &lt;integer&gt; months</w:t>
            </w:r>
          </w:p>
        </w:tc>
        <w:tc>
          <w:tcPr>
            <w:tcW w:w="3509" w:type="dxa"/>
          </w:tcPr>
          <w:p w14:paraId="0DA3C7C6" w14:textId="77777777" w:rsidR="00980D3B" w:rsidRDefault="00980D3B">
            <w:pPr>
              <w:pStyle w:val="OtherTableBody"/>
            </w:pPr>
          </w:p>
        </w:tc>
      </w:tr>
    </w:tbl>
    <w:p w14:paraId="5CD8010C" w14:textId="77777777" w:rsidR="00980D3B" w:rsidRDefault="00980D3B">
      <w:pPr>
        <w:pStyle w:val="NormalIndented"/>
      </w:pPr>
      <w:r>
        <w:t>For the sequential orders specification, these values specify the time criticality with which the predecessor order must be followed by the given order.</w:t>
      </w:r>
    </w:p>
    <w:p w14:paraId="65AD036C" w14:textId="77777777" w:rsidR="00980D3B" w:rsidRDefault="00980D3B">
      <w:pPr>
        <w:pStyle w:val="NormalIndented"/>
      </w:pPr>
      <w:r>
        <w:t>The priority component may repeat; separate repeating values with a space.</w:t>
      </w:r>
    </w:p>
    <w:p w14:paraId="39692CD0" w14:textId="77777777" w:rsidR="00980D3B" w:rsidRDefault="00980D3B">
      <w:pPr>
        <w:pStyle w:val="Heading4"/>
      </w:pPr>
      <w:bookmarkStart w:id="1760" w:name="_Toc348245078"/>
      <w:bookmarkStart w:id="1761" w:name="_Toc348258389"/>
      <w:bookmarkStart w:id="1762" w:name="_Toc348263507"/>
      <w:bookmarkStart w:id="1763" w:name="_Toc348336880"/>
      <w:bookmarkStart w:id="1764" w:name="_Toc348773833"/>
      <w:bookmarkStart w:id="1765" w:name="_Toc359236200"/>
      <w:bookmarkStart w:id="1766" w:name="_Toc496068630"/>
      <w:bookmarkStart w:id="1767" w:name="_Toc498131042"/>
      <w:r>
        <w:lastRenderedPageBreak/>
        <w:t>Condition component  (ST)</w:t>
      </w:r>
      <w:bookmarkEnd w:id="1760"/>
      <w:bookmarkEnd w:id="1761"/>
      <w:bookmarkEnd w:id="1762"/>
      <w:bookmarkEnd w:id="1763"/>
      <w:bookmarkEnd w:id="1764"/>
      <w:bookmarkEnd w:id="1765"/>
      <w:bookmarkEnd w:id="1766"/>
      <w:bookmarkEnd w:id="1767"/>
      <w:r>
        <w:fldChar w:fldCharType="begin"/>
      </w:r>
      <w:r>
        <w:instrText xml:space="preserve"> XE “quantity/timing comp</w:instrText>
      </w:r>
      <w:r>
        <w:instrText>o</w:instrText>
      </w:r>
      <w:r>
        <w:instrText xml:space="preserve">nent:condition” </w:instrText>
      </w:r>
      <w:r>
        <w:fldChar w:fldCharType="end"/>
      </w:r>
    </w:p>
    <w:p w14:paraId="12E8F498" w14:textId="77777777" w:rsidR="00980D3B" w:rsidRDefault="00980D3B">
      <w:pPr>
        <w:pStyle w:val="NormalIndented"/>
      </w:pPr>
      <w:r>
        <w:t xml:space="preserve">Definition: This is a free text component that describes the conditions under which the drug is to be given. For example, </w:t>
      </w:r>
      <w:r>
        <w:rPr>
          <w:b/>
        </w:rPr>
        <w:t>PRN pain</w:t>
      </w:r>
      <w:r>
        <w:t xml:space="preserve">, or </w:t>
      </w:r>
      <w:r>
        <w:rPr>
          <w:b/>
        </w:rPr>
        <w:t>to keep blood pressure below 110</w:t>
      </w:r>
      <w:r>
        <w:t>. The presence of text in this field should be taken to mean that human review is needed to d</w:t>
      </w:r>
      <w:r>
        <w:t>e</w:t>
      </w:r>
      <w:r>
        <w:t>termine the how and/or when this drug should be given.</w:t>
      </w:r>
    </w:p>
    <w:p w14:paraId="0DFC1435" w14:textId="77777777" w:rsidR="00980D3B" w:rsidRDefault="00980D3B">
      <w:pPr>
        <w:pStyle w:val="Heading4"/>
      </w:pPr>
      <w:bookmarkStart w:id="1768" w:name="_Toc348245079"/>
      <w:bookmarkStart w:id="1769" w:name="_Toc348258390"/>
      <w:bookmarkStart w:id="1770" w:name="_Toc348263508"/>
      <w:bookmarkStart w:id="1771" w:name="_Toc348336881"/>
      <w:bookmarkStart w:id="1772" w:name="_Toc348773834"/>
      <w:bookmarkStart w:id="1773" w:name="_Toc359236201"/>
      <w:bookmarkStart w:id="1774" w:name="_Toc496068631"/>
      <w:bookmarkStart w:id="1775" w:name="_Toc498131043"/>
      <w:r>
        <w:t>Text component  (TX)</w:t>
      </w:r>
      <w:bookmarkEnd w:id="1768"/>
      <w:bookmarkEnd w:id="1769"/>
      <w:bookmarkEnd w:id="1770"/>
      <w:bookmarkEnd w:id="1771"/>
      <w:bookmarkEnd w:id="1772"/>
      <w:bookmarkEnd w:id="1773"/>
      <w:bookmarkEnd w:id="1774"/>
      <w:bookmarkEnd w:id="1775"/>
      <w:r>
        <w:fldChar w:fldCharType="begin"/>
      </w:r>
      <w:r>
        <w:instrText xml:space="preserve"> XE “quantity/timing component:text” </w:instrText>
      </w:r>
      <w:r>
        <w:fldChar w:fldCharType="end"/>
      </w:r>
    </w:p>
    <w:p w14:paraId="1A9FF672" w14:textId="77777777" w:rsidR="00980D3B" w:rsidRDefault="00980D3B">
      <w:pPr>
        <w:pStyle w:val="NormalIndented"/>
      </w:pPr>
      <w:r>
        <w:t xml:space="preserve">Definition: This component is a full text version of the instruction (optional). </w:t>
      </w:r>
    </w:p>
    <w:p w14:paraId="05BE27F1" w14:textId="77777777" w:rsidR="00980D3B" w:rsidRDefault="00980D3B">
      <w:pPr>
        <w:pStyle w:val="Heading4"/>
      </w:pPr>
      <w:bookmarkStart w:id="1776" w:name="_Toc348245080"/>
      <w:bookmarkStart w:id="1777" w:name="_Toc348258391"/>
      <w:bookmarkStart w:id="1778" w:name="_Toc348263509"/>
      <w:bookmarkStart w:id="1779" w:name="_Toc348336882"/>
      <w:bookmarkStart w:id="1780" w:name="_Toc348773835"/>
      <w:bookmarkStart w:id="1781" w:name="_Toc359236202"/>
      <w:bookmarkStart w:id="1782" w:name="_Toc496068632"/>
      <w:bookmarkStart w:id="1783" w:name="_Toc498131044"/>
      <w:r>
        <w:t>Conjunction component  (ID)</w:t>
      </w:r>
      <w:bookmarkEnd w:id="1776"/>
      <w:bookmarkEnd w:id="1777"/>
      <w:bookmarkEnd w:id="1778"/>
      <w:bookmarkEnd w:id="1779"/>
      <w:bookmarkEnd w:id="1780"/>
      <w:bookmarkEnd w:id="1781"/>
      <w:bookmarkEnd w:id="1782"/>
      <w:bookmarkEnd w:id="1783"/>
      <w:r>
        <w:fldChar w:fldCharType="begin"/>
      </w:r>
      <w:r>
        <w:instrText xml:space="preserve"> XE “quantity/timing component:conjunction” </w:instrText>
      </w:r>
      <w:r>
        <w:fldChar w:fldCharType="end"/>
      </w:r>
    </w:p>
    <w:p w14:paraId="6B0F08B0" w14:textId="77777777" w:rsidR="00980D3B" w:rsidRDefault="00980D3B">
      <w:pPr>
        <w:pStyle w:val="NormalIndented"/>
      </w:pPr>
      <w:r>
        <w:t>Definition: This non</w:t>
      </w:r>
      <w:r>
        <w:noBreakHyphen/>
        <w:t>null component indicates that a second timing specification is to follow using the r</w:t>
      </w:r>
      <w:r>
        <w:t>e</w:t>
      </w:r>
      <w:r>
        <w:t xml:space="preserve">peat delimiter. Refer to </w:t>
      </w:r>
      <w:hyperlink w:anchor="HL70472" w:history="1">
        <w:r>
          <w:rPr>
            <w:rStyle w:val="HyperlinkText"/>
          </w:rPr>
          <w:t>HL7 t</w:t>
        </w:r>
        <w:bookmarkStart w:id="1784" w:name="_Hlt925936"/>
        <w:r>
          <w:rPr>
            <w:rStyle w:val="HyperlinkText"/>
          </w:rPr>
          <w:t>a</w:t>
        </w:r>
        <w:bookmarkEnd w:id="1784"/>
        <w:r>
          <w:rPr>
            <w:rStyle w:val="HyperlinkText"/>
          </w:rPr>
          <w:t xml:space="preserve">ble 0472 </w:t>
        </w:r>
        <w:bookmarkStart w:id="1785" w:name="_Hlt494175490"/>
        <w:r>
          <w:rPr>
            <w:rStyle w:val="HyperlinkText"/>
          </w:rPr>
          <w:t>-</w:t>
        </w:r>
        <w:bookmarkStart w:id="1786" w:name="_Hlt494175464"/>
        <w:bookmarkEnd w:id="1785"/>
        <w:r>
          <w:rPr>
            <w:rStyle w:val="HyperlinkText"/>
          </w:rPr>
          <w:t xml:space="preserve"> </w:t>
        </w:r>
        <w:bookmarkEnd w:id="1786"/>
        <w:r>
          <w:rPr>
            <w:rStyle w:val="HyperlinkText"/>
          </w:rPr>
          <w:t>T</w:t>
        </w:r>
        <w:bookmarkStart w:id="1787" w:name="_Hlt531489127"/>
        <w:r>
          <w:rPr>
            <w:rStyle w:val="HyperlinkText"/>
          </w:rPr>
          <w:t>Q</w:t>
        </w:r>
        <w:bookmarkEnd w:id="1787"/>
        <w:r>
          <w:rPr>
            <w:rStyle w:val="HyperlinkText"/>
          </w:rPr>
          <w:t xml:space="preserve"> Conjunction ID</w:t>
        </w:r>
      </w:hyperlink>
      <w:r>
        <w:t xml:space="preserve"> for valid values</w:t>
      </w:r>
    </w:p>
    <w:p w14:paraId="3ACD345C" w14:textId="77777777" w:rsidR="00980D3B" w:rsidRDefault="00980D3B">
      <w:pPr>
        <w:pStyle w:val="HL7TableCaption"/>
      </w:pPr>
      <w:r>
        <w:t>HL7 table 0472 - TQ conjunction ID</w:t>
      </w:r>
      <w:bookmarkStart w:id="1788" w:name="HL70472"/>
      <w:bookmarkEnd w:id="178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991"/>
        <w:gridCol w:w="2430"/>
        <w:gridCol w:w="5402"/>
      </w:tblGrid>
      <w:tr w:rsidR="00980D3B" w14:paraId="5DE6A69E" w14:textId="77777777">
        <w:tblPrEx>
          <w:tblCellMar>
            <w:top w:w="0" w:type="dxa"/>
            <w:bottom w:w="0" w:type="dxa"/>
          </w:tblCellMar>
        </w:tblPrEx>
        <w:trPr>
          <w:tblHeader/>
          <w:jc w:val="center"/>
        </w:trPr>
        <w:tc>
          <w:tcPr>
            <w:tcW w:w="991" w:type="dxa"/>
            <w:tcBorders>
              <w:top w:val="double" w:sz="4" w:space="0" w:color="auto"/>
              <w:bottom w:val="single" w:sz="4" w:space="0" w:color="auto"/>
            </w:tcBorders>
            <w:shd w:val="pct10" w:color="auto" w:fill="FFFFFF"/>
          </w:tcPr>
          <w:p w14:paraId="6D5E80F7" w14:textId="77777777" w:rsidR="00980D3B" w:rsidRDefault="00980D3B">
            <w:pPr>
              <w:pStyle w:val="HL7TableHeader"/>
              <w:jc w:val="center"/>
            </w:pPr>
            <w:r>
              <w:t>Value</w:t>
            </w:r>
          </w:p>
        </w:tc>
        <w:tc>
          <w:tcPr>
            <w:tcW w:w="2430" w:type="dxa"/>
            <w:tcBorders>
              <w:top w:val="double" w:sz="4" w:space="0" w:color="auto"/>
              <w:bottom w:val="single" w:sz="4" w:space="0" w:color="auto"/>
            </w:tcBorders>
            <w:shd w:val="pct10" w:color="auto" w:fill="FFFFFF"/>
          </w:tcPr>
          <w:p w14:paraId="5D8671E0" w14:textId="77777777" w:rsidR="00980D3B" w:rsidRDefault="00980D3B">
            <w:pPr>
              <w:pStyle w:val="HL7TableHeader"/>
            </w:pPr>
            <w:r>
              <w:t>Description</w:t>
            </w:r>
          </w:p>
        </w:tc>
        <w:tc>
          <w:tcPr>
            <w:tcW w:w="5402" w:type="dxa"/>
            <w:tcBorders>
              <w:top w:val="double" w:sz="4" w:space="0" w:color="auto"/>
              <w:bottom w:val="single" w:sz="4" w:space="0" w:color="auto"/>
            </w:tcBorders>
            <w:shd w:val="pct10" w:color="auto" w:fill="FFFFFF"/>
          </w:tcPr>
          <w:p w14:paraId="09CB78D1" w14:textId="77777777" w:rsidR="00980D3B" w:rsidRDefault="00980D3B">
            <w:pPr>
              <w:pStyle w:val="HL7TableHeader"/>
            </w:pPr>
            <w:r>
              <w:t>Comment</w:t>
            </w:r>
          </w:p>
        </w:tc>
      </w:tr>
      <w:tr w:rsidR="00980D3B" w14:paraId="13977701" w14:textId="77777777">
        <w:tblPrEx>
          <w:tblCellMar>
            <w:top w:w="0" w:type="dxa"/>
            <w:bottom w:w="0" w:type="dxa"/>
          </w:tblCellMar>
        </w:tblPrEx>
        <w:trPr>
          <w:jc w:val="center"/>
        </w:trPr>
        <w:tc>
          <w:tcPr>
            <w:tcW w:w="991" w:type="dxa"/>
            <w:tcBorders>
              <w:top w:val="single" w:sz="4" w:space="0" w:color="auto"/>
              <w:bottom w:val="single" w:sz="4" w:space="0" w:color="auto"/>
            </w:tcBorders>
          </w:tcPr>
          <w:p w14:paraId="7492DA2E" w14:textId="77777777" w:rsidR="00980D3B" w:rsidRDefault="00980D3B">
            <w:pPr>
              <w:pStyle w:val="HL7TableBody"/>
              <w:jc w:val="center"/>
            </w:pPr>
            <w:r>
              <w:t>S</w:t>
            </w:r>
          </w:p>
        </w:tc>
        <w:tc>
          <w:tcPr>
            <w:tcW w:w="2430" w:type="dxa"/>
            <w:tcBorders>
              <w:top w:val="single" w:sz="4" w:space="0" w:color="auto"/>
              <w:bottom w:val="single" w:sz="4" w:space="0" w:color="auto"/>
            </w:tcBorders>
          </w:tcPr>
          <w:p w14:paraId="40C90E4C" w14:textId="77777777" w:rsidR="00980D3B" w:rsidRDefault="00980D3B">
            <w:pPr>
              <w:pStyle w:val="HL7TableBody"/>
            </w:pPr>
            <w:r>
              <w:t xml:space="preserve">Synchronous. </w:t>
            </w:r>
          </w:p>
        </w:tc>
        <w:tc>
          <w:tcPr>
            <w:tcW w:w="5402" w:type="dxa"/>
            <w:tcBorders>
              <w:top w:val="single" w:sz="4" w:space="0" w:color="auto"/>
              <w:bottom w:val="single" w:sz="4" w:space="0" w:color="auto"/>
            </w:tcBorders>
          </w:tcPr>
          <w:p w14:paraId="7C364F8C" w14:textId="77777777" w:rsidR="00980D3B" w:rsidRDefault="00980D3B">
            <w:pPr>
              <w:pStyle w:val="HL7TableBody"/>
            </w:pPr>
            <w:r>
              <w:t xml:space="preserve">Do the next specification after this one (unless otherwise constrained by the following components: </w:t>
            </w:r>
            <w:r>
              <w:rPr>
                <w:rStyle w:val="ReferenceAttribute"/>
              </w:rPr>
              <w:t>ORC-7^4-start date/time</w:t>
            </w:r>
            <w:r>
              <w:t xml:space="preserve"> and </w:t>
            </w:r>
            <w:r>
              <w:rPr>
                <w:rStyle w:val="ReferenceAttribute"/>
              </w:rPr>
              <w:t>ORC-7^5-end date/time</w:t>
            </w:r>
            <w:r>
              <w:t xml:space="preserve">). </w:t>
            </w:r>
          </w:p>
          <w:p w14:paraId="4A96BB2C" w14:textId="77777777" w:rsidR="00980D3B" w:rsidRDefault="00980D3B">
            <w:pPr>
              <w:pStyle w:val="HL7TableBody"/>
            </w:pPr>
            <w:r>
              <w:t>An “S” specification implies that the second timing sequence follows the first, e.g., when an order is written to measure blood pressure Q15 minutes for the 1st hour, then every 2 hours for the next day.</w:t>
            </w:r>
          </w:p>
        </w:tc>
      </w:tr>
      <w:tr w:rsidR="00980D3B" w14:paraId="4442E8BA" w14:textId="77777777">
        <w:tblPrEx>
          <w:tblCellMar>
            <w:top w:w="0" w:type="dxa"/>
            <w:bottom w:w="0" w:type="dxa"/>
          </w:tblCellMar>
        </w:tblPrEx>
        <w:trPr>
          <w:jc w:val="center"/>
        </w:trPr>
        <w:tc>
          <w:tcPr>
            <w:tcW w:w="991" w:type="dxa"/>
            <w:tcBorders>
              <w:top w:val="single" w:sz="4" w:space="0" w:color="auto"/>
              <w:bottom w:val="single" w:sz="4" w:space="0" w:color="auto"/>
            </w:tcBorders>
          </w:tcPr>
          <w:p w14:paraId="34BD2A0B" w14:textId="77777777" w:rsidR="00980D3B" w:rsidRDefault="00980D3B">
            <w:pPr>
              <w:pStyle w:val="HL7TableBody"/>
              <w:jc w:val="center"/>
            </w:pPr>
            <w:r>
              <w:t>A</w:t>
            </w:r>
          </w:p>
        </w:tc>
        <w:tc>
          <w:tcPr>
            <w:tcW w:w="2430" w:type="dxa"/>
            <w:tcBorders>
              <w:top w:val="single" w:sz="4" w:space="0" w:color="auto"/>
              <w:bottom w:val="single" w:sz="4" w:space="0" w:color="auto"/>
            </w:tcBorders>
          </w:tcPr>
          <w:p w14:paraId="5802C92D" w14:textId="77777777" w:rsidR="00980D3B" w:rsidRDefault="00980D3B">
            <w:pPr>
              <w:pStyle w:val="HL7TableBody"/>
            </w:pPr>
            <w:r>
              <w:t xml:space="preserve">Asynchronous </w:t>
            </w:r>
          </w:p>
          <w:p w14:paraId="7DECB3BD" w14:textId="77777777" w:rsidR="00980D3B" w:rsidRDefault="00980D3B">
            <w:pPr>
              <w:pStyle w:val="HL7TableBody"/>
            </w:pPr>
          </w:p>
        </w:tc>
        <w:tc>
          <w:tcPr>
            <w:tcW w:w="5402" w:type="dxa"/>
            <w:tcBorders>
              <w:top w:val="single" w:sz="4" w:space="0" w:color="auto"/>
              <w:bottom w:val="single" w:sz="4" w:space="0" w:color="auto"/>
            </w:tcBorders>
          </w:tcPr>
          <w:p w14:paraId="7CB8452E" w14:textId="77777777" w:rsidR="00980D3B" w:rsidRDefault="00980D3B">
            <w:pPr>
              <w:pStyle w:val="HL7TableBody"/>
            </w:pPr>
            <w:r>
              <w:t xml:space="preserve">Do the next specification in parallel with this one (unless otherwise constrained by the following components: </w:t>
            </w:r>
            <w:r>
              <w:rPr>
                <w:rStyle w:val="ReferenceAttribute"/>
              </w:rPr>
              <w:t>ORC-7^4-start date/time</w:t>
            </w:r>
            <w:r>
              <w:t xml:space="preserve"> and </w:t>
            </w:r>
            <w:r>
              <w:rPr>
                <w:rStyle w:val="ReferenceAttribute"/>
              </w:rPr>
              <w:t>ORC-7^5-end date/time</w:t>
            </w:r>
            <w:r>
              <w:t>). The conjunction of “A” specifies two parallel instructions, as are sometimes used in medication, e.g., prednisone given at 1 tab on Monday, Wednesday, Friday, and at 1/2 tab on Tuesday, Thursday, Saturday, Sunday.</w:t>
            </w:r>
          </w:p>
        </w:tc>
      </w:tr>
      <w:tr w:rsidR="00980D3B" w14:paraId="22DF53D2" w14:textId="77777777">
        <w:tblPrEx>
          <w:tblCellMar>
            <w:top w:w="0" w:type="dxa"/>
            <w:bottom w:w="0" w:type="dxa"/>
          </w:tblCellMar>
        </w:tblPrEx>
        <w:trPr>
          <w:jc w:val="center"/>
        </w:trPr>
        <w:tc>
          <w:tcPr>
            <w:tcW w:w="991" w:type="dxa"/>
            <w:tcBorders>
              <w:top w:val="single" w:sz="4" w:space="0" w:color="auto"/>
              <w:bottom w:val="double" w:sz="4" w:space="0" w:color="auto"/>
            </w:tcBorders>
          </w:tcPr>
          <w:p w14:paraId="55E6FA84" w14:textId="77777777" w:rsidR="00980D3B" w:rsidRDefault="00980D3B">
            <w:pPr>
              <w:pStyle w:val="HL7TableBody"/>
              <w:jc w:val="center"/>
            </w:pPr>
            <w:r>
              <w:t>C</w:t>
            </w:r>
          </w:p>
        </w:tc>
        <w:tc>
          <w:tcPr>
            <w:tcW w:w="2430" w:type="dxa"/>
            <w:tcBorders>
              <w:top w:val="single" w:sz="4" w:space="0" w:color="auto"/>
              <w:bottom w:val="double" w:sz="4" w:space="0" w:color="auto"/>
            </w:tcBorders>
          </w:tcPr>
          <w:p w14:paraId="192576B8" w14:textId="77777777" w:rsidR="00980D3B" w:rsidRDefault="00980D3B">
            <w:pPr>
              <w:pStyle w:val="HL7TableBody"/>
            </w:pPr>
            <w:r>
              <w:t>This is an actuation time</w:t>
            </w:r>
          </w:p>
        </w:tc>
        <w:tc>
          <w:tcPr>
            <w:tcW w:w="5402" w:type="dxa"/>
            <w:tcBorders>
              <w:top w:val="single" w:sz="4" w:space="0" w:color="auto"/>
              <w:bottom w:val="double" w:sz="4" w:space="0" w:color="auto"/>
            </w:tcBorders>
          </w:tcPr>
          <w:p w14:paraId="4D481F60" w14:textId="77777777" w:rsidR="00980D3B" w:rsidRDefault="00980D3B">
            <w:pPr>
              <w:pStyle w:val="HL7TableBody"/>
            </w:pPr>
            <w:r>
              <w:t xml:space="preserve">It will be followed by a completion time for the service. This code allows one to distinguish between the time and priority at which a service should be actuated (e.g., blood should be drawn) and the time and priority at which a service should be completed (e.g., results should be reported). </w:t>
            </w:r>
            <w:r>
              <w:br/>
              <w:t xml:space="preserve">For continuous or periodic services, the point at which the service is actually stopped is determined by the components </w:t>
            </w:r>
            <w:r>
              <w:rPr>
                <w:rStyle w:val="ReferenceAttribute"/>
              </w:rPr>
              <w:t>ORC-7^5-end date/time</w:t>
            </w:r>
            <w:r>
              <w:t xml:space="preserve"> and </w:t>
            </w:r>
            <w:r>
              <w:rPr>
                <w:rStyle w:val="ReferenceAttribute"/>
              </w:rPr>
              <w:t>ORC-7^3-duration</w:t>
            </w:r>
            <w:r>
              <w:t>, whichever indicates an earlier stopping time. Ordinarily, only one of these components would be present, but if one requested an EKG with the specific</w:t>
            </w:r>
            <w:r>
              <w:t>a</w:t>
            </w:r>
            <w:r>
              <w:t xml:space="preserve">tion </w:t>
            </w:r>
          </w:p>
          <w:p w14:paraId="62E877FF" w14:textId="77777777" w:rsidR="00980D3B" w:rsidRDefault="00980D3B">
            <w:pPr>
              <w:pStyle w:val="HL7TableBody"/>
            </w:pPr>
            <w:r>
              <w:t xml:space="preserve"> ^1^QAM^X3^D10 </w:t>
            </w:r>
          </w:p>
          <w:p w14:paraId="0B504E7A" w14:textId="77777777" w:rsidR="00980D3B" w:rsidRDefault="00980D3B">
            <w:pPr>
              <w:pStyle w:val="HL7TableBody"/>
            </w:pPr>
            <w:r>
              <w:t>then the EKG would be done for only three days since the number of repeats (3) defined the earlier sto</w:t>
            </w:r>
            <w:r>
              <w:t>p</w:t>
            </w:r>
            <w:r>
              <w:t>ping time.</w:t>
            </w:r>
          </w:p>
        </w:tc>
      </w:tr>
    </w:tbl>
    <w:p w14:paraId="6C9F6D49" w14:textId="77777777" w:rsidR="00980D3B" w:rsidRDefault="00980D3B">
      <w:pPr>
        <w:pStyle w:val="Heading4"/>
      </w:pPr>
      <w:bookmarkStart w:id="1789" w:name="_Toc348245081"/>
      <w:bookmarkStart w:id="1790" w:name="_Toc348258392"/>
      <w:bookmarkStart w:id="1791" w:name="_Toc348263510"/>
      <w:bookmarkStart w:id="1792" w:name="_Toc348336883"/>
      <w:bookmarkStart w:id="1793" w:name="_Toc348773836"/>
      <w:bookmarkStart w:id="1794" w:name="_Ref359031970"/>
      <w:bookmarkStart w:id="1795" w:name="_Toc359236203"/>
      <w:bookmarkStart w:id="1796" w:name="_Ref373573271"/>
      <w:bookmarkStart w:id="1797" w:name="_Toc496068633"/>
      <w:bookmarkStart w:id="1798" w:name="_Toc498131045"/>
      <w:r>
        <w:t>Order sequencing component (OSD)</w:t>
      </w:r>
      <w:bookmarkEnd w:id="1789"/>
      <w:bookmarkEnd w:id="1790"/>
      <w:bookmarkEnd w:id="1791"/>
      <w:bookmarkEnd w:id="1792"/>
      <w:bookmarkEnd w:id="1793"/>
      <w:bookmarkEnd w:id="1794"/>
      <w:bookmarkEnd w:id="1795"/>
      <w:bookmarkEnd w:id="1796"/>
      <w:bookmarkEnd w:id="1797"/>
      <w:bookmarkEnd w:id="1798"/>
      <w:r>
        <w:fldChar w:fldCharType="begin"/>
      </w:r>
      <w:r>
        <w:instrText xml:space="preserve"> XE “quantity/timing component:order sequencing” </w:instrText>
      </w:r>
      <w:r>
        <w:fldChar w:fldCharType="end"/>
      </w:r>
    </w:p>
    <w:p w14:paraId="3B308D18" w14:textId="77777777" w:rsidR="00980D3B" w:rsidRDefault="00980D3B">
      <w:pPr>
        <w:pStyle w:val="NormalIndented"/>
      </w:pPr>
      <w:r>
        <w:t>Usage Note: There are many situations, such as the creation of an order for a group of intravenous (IV) s</w:t>
      </w:r>
      <w:r>
        <w:t>o</w:t>
      </w:r>
      <w:r>
        <w:t>lutions, where the sequence of the individual intravenous solutions (each a service in itself) needs to be specified, e.g., hyperaliment</w:t>
      </w:r>
      <w:r>
        <w:t>a</w:t>
      </w:r>
      <w:r>
        <w:t>tion with multi-vitamins in every third bottle.</w:t>
      </w:r>
    </w:p>
    <w:p w14:paraId="50A1AA0F" w14:textId="77777777" w:rsidR="00980D3B" w:rsidRDefault="00980D3B">
      <w:pPr>
        <w:pStyle w:val="NormalIndented"/>
      </w:pPr>
      <w:r>
        <w:t xml:space="preserve">There are other situations where part of the order’s instructions contains a results condition of some type, such as "PRN pain". There is currently a free text "condition" component of </w:t>
      </w:r>
      <w:r>
        <w:rPr>
          <w:rStyle w:val="ReferenceAttribute"/>
        </w:rPr>
        <w:t>ORC-7-quantity/timing</w:t>
      </w:r>
      <w:r>
        <w:t xml:space="preserve">, which allows any condition to be specified. However, to support a fully encoded version of order sequencing, or results condition, we have defined in the following paragraphs a 10th component of ORC-7-quantity/timing. </w:t>
      </w:r>
    </w:p>
    <w:p w14:paraId="6505E135" w14:textId="77777777" w:rsidR="00980D3B" w:rsidRDefault="00980D3B">
      <w:pPr>
        <w:pStyle w:val="NormalIndented"/>
      </w:pPr>
      <w:r>
        <w:t>The sequencing conditions supported by this 10th component are based on the completion of a  predecessor service.</w:t>
      </w:r>
    </w:p>
    <w:p w14:paraId="2D9D8D57" w14:textId="77777777" w:rsidR="00980D3B" w:rsidRDefault="00980D3B">
      <w:pPr>
        <w:pStyle w:val="Heading4"/>
        <w:rPr>
          <w:lang w:val="fr-FR"/>
        </w:rPr>
      </w:pPr>
      <w:bookmarkStart w:id="1799" w:name="_Toc496068637"/>
      <w:bookmarkStart w:id="1800" w:name="_Toc498131049"/>
      <w:r>
        <w:rPr>
          <w:lang w:val="fr-FR"/>
        </w:rPr>
        <w:lastRenderedPageBreak/>
        <w:t>Occurrence duration component (CE)</w:t>
      </w:r>
      <w:bookmarkEnd w:id="1799"/>
      <w:bookmarkEnd w:id="1800"/>
      <w:r>
        <w:rPr>
          <w:lang w:val="fr-FR"/>
        </w:rPr>
        <w:t xml:space="preserve"> </w:t>
      </w:r>
      <w:r>
        <w:fldChar w:fldCharType="begin"/>
      </w:r>
      <w:r>
        <w:rPr>
          <w:lang w:val="fr-FR"/>
        </w:rPr>
        <w:instrText xml:space="preserve"> XE “quantity/timing component: occurrence duration” </w:instrText>
      </w:r>
      <w:r>
        <w:fldChar w:fldCharType="end"/>
      </w:r>
    </w:p>
    <w:p w14:paraId="10440957" w14:textId="77777777" w:rsidR="00980D3B" w:rsidRDefault="00980D3B">
      <w:pPr>
        <w:pStyle w:val="NormalIndented"/>
      </w:pPr>
      <w:r>
        <w:t>Definition: This component contains the duration for a single performance of a service, e.g., whirlpool twenty minutes three times per day for three days. It is optional within TQ and does not repeat.</w:t>
      </w:r>
    </w:p>
    <w:p w14:paraId="1D271411" w14:textId="77777777" w:rsidR="00980D3B" w:rsidRDefault="00980D3B">
      <w:pPr>
        <w:pStyle w:val="Note"/>
      </w:pPr>
      <w:r>
        <w:rPr>
          <w:rStyle w:val="Strong"/>
        </w:rPr>
        <w:t>Note:</w:t>
      </w:r>
      <w:r>
        <w:t xml:space="preserve"> </w:t>
      </w:r>
      <w:r>
        <w:tab/>
        <w:t>The component delimiter in this CQ is demoted to a subcomponent delimiter.</w:t>
      </w:r>
    </w:p>
    <w:p w14:paraId="7F399242" w14:textId="77777777" w:rsidR="00980D3B" w:rsidRDefault="00980D3B">
      <w:pPr>
        <w:pStyle w:val="Heading4"/>
      </w:pPr>
      <w:bookmarkStart w:id="1801" w:name="_Ref483905905"/>
      <w:bookmarkStart w:id="1802" w:name="_Toc496068638"/>
      <w:bookmarkStart w:id="1803" w:name="_Toc498131050"/>
      <w:r>
        <w:t>Total occurrences component (NM)</w:t>
      </w:r>
      <w:bookmarkEnd w:id="1801"/>
      <w:bookmarkEnd w:id="1802"/>
      <w:bookmarkEnd w:id="1803"/>
      <w:r>
        <w:t xml:space="preserve"> </w:t>
      </w:r>
      <w:r>
        <w:fldChar w:fldCharType="begin"/>
      </w:r>
      <w:r>
        <w:instrText xml:space="preserve"> XE “quantity/timing component:total occurrences” </w:instrText>
      </w:r>
      <w:r>
        <w:fldChar w:fldCharType="end"/>
      </w:r>
    </w:p>
    <w:p w14:paraId="5EACF61F" w14:textId="77777777" w:rsidR="00980D3B" w:rsidRDefault="00980D3B">
      <w:pPr>
        <w:pStyle w:val="NormalIndented"/>
      </w:pPr>
      <w:r>
        <w:t>Definition: This component contains the total number of occurrences of a service that should result from this o</w:t>
      </w:r>
      <w:r>
        <w:t>r</w:t>
      </w:r>
      <w:r>
        <w:t>der. It is optional within TQ and does not repeat. If both the end date/time and the total occurrences are valued and the occurrences would extend beyond the end date/time, then the end date/time takes prec</w:t>
      </w:r>
      <w:r>
        <w:t>e</w:t>
      </w:r>
      <w:r>
        <w:t>dence. Otherwise the number of occurrences takes prec</w:t>
      </w:r>
      <w:r>
        <w:t>e</w:t>
      </w:r>
      <w:r>
        <w:t>dence.</w:t>
      </w:r>
    </w:p>
    <w:p w14:paraId="2C6ADEC0" w14:textId="77777777" w:rsidR="00980D3B" w:rsidRDefault="00980D3B">
      <w:pPr>
        <w:pStyle w:val="Heading3"/>
      </w:pPr>
      <w:r>
        <w:fldChar w:fldCharType="begin"/>
      </w:r>
      <w:r>
        <w:instrText>xe "TS"</w:instrText>
      </w:r>
      <w:r>
        <w:fldChar w:fldCharType="end"/>
      </w:r>
      <w:r>
        <w:fldChar w:fldCharType="begin"/>
      </w:r>
      <w:r>
        <w:instrText>xe "Data types: TS"</w:instrText>
      </w:r>
      <w:r>
        <w:fldChar w:fldCharType="end"/>
      </w:r>
      <w:bookmarkStart w:id="1804" w:name="_Ref358257916"/>
      <w:bookmarkStart w:id="1805" w:name="_Toc359236036"/>
      <w:bookmarkStart w:id="1806" w:name="_Toc498146071"/>
      <w:bookmarkStart w:id="1807" w:name="_Toc527864640"/>
      <w:bookmarkStart w:id="1808" w:name="_Toc527866112"/>
      <w:bookmarkStart w:id="1809" w:name="_Toc528481915"/>
      <w:bookmarkStart w:id="1810" w:name="_Toc528482420"/>
      <w:bookmarkStart w:id="1811" w:name="_Toc528482719"/>
      <w:bookmarkStart w:id="1812" w:name="_Toc528482844"/>
      <w:bookmarkStart w:id="1813" w:name="_Toc528486152"/>
      <w:bookmarkStart w:id="1814" w:name="_Toc536689788"/>
      <w:bookmarkStart w:id="1815" w:name="_Toc496533"/>
      <w:bookmarkStart w:id="1816" w:name="_Toc524880"/>
      <w:bookmarkStart w:id="1817" w:name="_Toc1802463"/>
      <w:bookmarkStart w:id="1818" w:name="_Toc22448458"/>
      <w:bookmarkStart w:id="1819" w:name="_Toc22697650"/>
      <w:bookmarkStart w:id="1820" w:name="_Toc24273685"/>
      <w:r>
        <w:t>TS - time stamp</w:t>
      </w:r>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r>
        <w:t xml:space="preserve">  </w:t>
      </w:r>
    </w:p>
    <w:p w14:paraId="1AF03D46" w14:textId="77777777" w:rsidR="00980D3B" w:rsidRDefault="00980D3B">
      <w:pPr>
        <w:pStyle w:val="ComponentTableCaption"/>
      </w:pPr>
      <w:bookmarkStart w:id="1821" w:name="TS"/>
      <w:r>
        <w:t>HL7 Component Table - TS – Time Stamp</w:t>
      </w:r>
      <w:r>
        <w:fldChar w:fldCharType="begin"/>
      </w:r>
      <w:r>
        <w:instrText xml:space="preserve"> XE "HL7 Component Table - TS" </w:instrText>
      </w:r>
      <w:r>
        <w:fldChar w:fldCharType="end"/>
      </w:r>
      <w:bookmarkEnd w:id="182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ABEC0C4"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D6B71E3"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6DFCC191"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149AC90C"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111F7E18"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035230F"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18E9CBE"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271FD189"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AB63292" w14:textId="77777777" w:rsidR="00980D3B" w:rsidRDefault="00980D3B">
            <w:pPr>
              <w:pStyle w:val="ComponentTableHeader"/>
              <w:rPr>
                <w:b w:val="0"/>
                <w:lang w:val="fr-FR"/>
              </w:rPr>
            </w:pPr>
            <w:r>
              <w:rPr>
                <w:lang w:val="fr-FR"/>
              </w:rPr>
              <w:t>SEC.REF.</w:t>
            </w:r>
          </w:p>
        </w:tc>
      </w:tr>
      <w:tr w:rsidR="00980D3B" w14:paraId="58CDB16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2F5DBBF" w14:textId="77777777" w:rsidR="00980D3B" w:rsidRDefault="00980D3B">
            <w:pPr>
              <w:pStyle w:val="ComponentTableBody"/>
            </w:pPr>
            <w:r>
              <w:t>1</w:t>
            </w:r>
          </w:p>
        </w:tc>
        <w:tc>
          <w:tcPr>
            <w:tcW w:w="576" w:type="dxa"/>
            <w:tcBorders>
              <w:top w:val="single" w:sz="4" w:space="0" w:color="auto"/>
              <w:bottom w:val="single" w:sz="4" w:space="0" w:color="auto"/>
            </w:tcBorders>
          </w:tcPr>
          <w:p w14:paraId="3CFBFF3C" w14:textId="77777777" w:rsidR="00980D3B" w:rsidRDefault="00980D3B">
            <w:pPr>
              <w:pStyle w:val="ComponentTableBody"/>
            </w:pPr>
            <w:r>
              <w:t>24</w:t>
            </w:r>
          </w:p>
        </w:tc>
        <w:tc>
          <w:tcPr>
            <w:tcW w:w="720" w:type="dxa"/>
            <w:tcBorders>
              <w:top w:val="single" w:sz="4" w:space="0" w:color="auto"/>
              <w:bottom w:val="single" w:sz="4" w:space="0" w:color="auto"/>
            </w:tcBorders>
          </w:tcPr>
          <w:p w14:paraId="2A7B7A43" w14:textId="77777777" w:rsidR="00980D3B" w:rsidRDefault="00980D3B">
            <w:pPr>
              <w:pStyle w:val="ComponentTableBody"/>
            </w:pPr>
            <w:r>
              <w:t>DTM</w:t>
            </w:r>
          </w:p>
        </w:tc>
        <w:tc>
          <w:tcPr>
            <w:tcW w:w="576" w:type="dxa"/>
            <w:tcBorders>
              <w:top w:val="single" w:sz="4" w:space="0" w:color="auto"/>
              <w:bottom w:val="single" w:sz="4" w:space="0" w:color="auto"/>
            </w:tcBorders>
          </w:tcPr>
          <w:p w14:paraId="5E0E3188" w14:textId="77777777" w:rsidR="00980D3B" w:rsidRDefault="00980D3B">
            <w:pPr>
              <w:pStyle w:val="ComponentTableBody"/>
            </w:pPr>
            <w:r>
              <w:t>R</w:t>
            </w:r>
          </w:p>
        </w:tc>
        <w:tc>
          <w:tcPr>
            <w:tcW w:w="720" w:type="dxa"/>
            <w:tcBorders>
              <w:top w:val="single" w:sz="4" w:space="0" w:color="auto"/>
              <w:bottom w:val="single" w:sz="4" w:space="0" w:color="auto"/>
            </w:tcBorders>
          </w:tcPr>
          <w:p w14:paraId="618F1C66"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A4167C5" w14:textId="77777777" w:rsidR="00980D3B" w:rsidRDefault="00980D3B">
            <w:pPr>
              <w:pStyle w:val="ComponentTableBody"/>
              <w:jc w:val="left"/>
            </w:pPr>
            <w:r>
              <w:t>Time</w:t>
            </w:r>
          </w:p>
        </w:tc>
        <w:tc>
          <w:tcPr>
            <w:tcW w:w="1440" w:type="dxa"/>
            <w:tcBorders>
              <w:top w:val="single" w:sz="4" w:space="0" w:color="auto"/>
              <w:bottom w:val="single" w:sz="4" w:space="0" w:color="auto"/>
            </w:tcBorders>
          </w:tcPr>
          <w:p w14:paraId="4A36CDE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386E360" w14:textId="77777777" w:rsidR="00980D3B" w:rsidRDefault="00980D3B">
            <w:pPr>
              <w:pStyle w:val="ComponentTableBody"/>
              <w:rPr>
                <w:rStyle w:val="Hyperlink"/>
              </w:rPr>
            </w:pPr>
            <w:r>
              <w:rPr>
                <w:rStyle w:val="Hyperlink"/>
              </w:rPr>
              <w:fldChar w:fldCharType="begin"/>
            </w:r>
            <w:r>
              <w:rPr>
                <w:rStyle w:val="Hyperlink"/>
              </w:rPr>
              <w:instrText xml:space="preserve"> REF _Ref536696707 \r \h </w:instrText>
            </w:r>
            <w:r>
              <w:rPr>
                <w:rStyle w:val="Hyperlink"/>
              </w:rPr>
            </w:r>
            <w:r>
              <w:rPr>
                <w:rStyle w:val="Hyperlink"/>
              </w:rPr>
              <w:instrText xml:space="preserve"> \* MERGEFORMAT </w:instrText>
            </w:r>
            <w:r>
              <w:rPr>
                <w:rStyle w:val="Hyperlink"/>
              </w:rPr>
              <w:fldChar w:fldCharType="separate"/>
            </w:r>
            <w:r>
              <w:rPr>
                <w:rStyle w:val="Hyperlink"/>
              </w:rPr>
              <w:t>2.A.22</w:t>
            </w:r>
            <w:r>
              <w:rPr>
                <w:rStyle w:val="Hyperlink"/>
              </w:rPr>
              <w:fldChar w:fldCharType="end"/>
            </w:r>
          </w:p>
        </w:tc>
      </w:tr>
      <w:tr w:rsidR="00980D3B" w14:paraId="734FCE12"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661B2929" w14:textId="77777777" w:rsidR="00980D3B" w:rsidRDefault="00980D3B">
            <w:pPr>
              <w:pStyle w:val="ComponentTableBody"/>
            </w:pPr>
            <w:r>
              <w:t>2</w:t>
            </w:r>
          </w:p>
        </w:tc>
        <w:tc>
          <w:tcPr>
            <w:tcW w:w="576" w:type="dxa"/>
            <w:tcBorders>
              <w:top w:val="single" w:sz="4" w:space="0" w:color="auto"/>
              <w:bottom w:val="double" w:sz="4" w:space="0" w:color="auto"/>
            </w:tcBorders>
          </w:tcPr>
          <w:p w14:paraId="3B06EFF3" w14:textId="77777777" w:rsidR="00980D3B" w:rsidRDefault="00980D3B">
            <w:pPr>
              <w:pStyle w:val="ComponentTableBody"/>
            </w:pPr>
            <w:r>
              <w:t>1</w:t>
            </w:r>
          </w:p>
        </w:tc>
        <w:tc>
          <w:tcPr>
            <w:tcW w:w="720" w:type="dxa"/>
            <w:tcBorders>
              <w:top w:val="single" w:sz="4" w:space="0" w:color="auto"/>
              <w:bottom w:val="double" w:sz="4" w:space="0" w:color="auto"/>
            </w:tcBorders>
          </w:tcPr>
          <w:p w14:paraId="142FFFE4" w14:textId="77777777" w:rsidR="00980D3B" w:rsidRDefault="00980D3B">
            <w:pPr>
              <w:pStyle w:val="ComponentTableBody"/>
            </w:pPr>
            <w:r>
              <w:t>ID</w:t>
            </w:r>
          </w:p>
        </w:tc>
        <w:tc>
          <w:tcPr>
            <w:tcW w:w="576" w:type="dxa"/>
            <w:tcBorders>
              <w:top w:val="single" w:sz="4" w:space="0" w:color="auto"/>
              <w:bottom w:val="double" w:sz="4" w:space="0" w:color="auto"/>
            </w:tcBorders>
          </w:tcPr>
          <w:p w14:paraId="107893AA" w14:textId="77777777" w:rsidR="00980D3B" w:rsidRDefault="00980D3B">
            <w:pPr>
              <w:pStyle w:val="ComponentTableBody"/>
            </w:pPr>
            <w:r>
              <w:t>B</w:t>
            </w:r>
          </w:p>
        </w:tc>
        <w:tc>
          <w:tcPr>
            <w:tcW w:w="720" w:type="dxa"/>
            <w:tcBorders>
              <w:top w:val="single" w:sz="4" w:space="0" w:color="auto"/>
              <w:bottom w:val="double" w:sz="4" w:space="0" w:color="auto"/>
            </w:tcBorders>
          </w:tcPr>
          <w:p w14:paraId="7CC59F52" w14:textId="77777777" w:rsidR="00980D3B" w:rsidRDefault="00980D3B">
            <w:pPr>
              <w:pStyle w:val="ComponentTableBody"/>
            </w:pPr>
            <w:r>
              <w:t>0529</w:t>
            </w:r>
          </w:p>
        </w:tc>
        <w:tc>
          <w:tcPr>
            <w:tcW w:w="2880" w:type="dxa"/>
            <w:tcBorders>
              <w:top w:val="single" w:sz="4" w:space="0" w:color="auto"/>
              <w:bottom w:val="double" w:sz="4" w:space="0" w:color="auto"/>
            </w:tcBorders>
          </w:tcPr>
          <w:p w14:paraId="447E0054" w14:textId="77777777" w:rsidR="00980D3B" w:rsidRDefault="00980D3B">
            <w:pPr>
              <w:pStyle w:val="ComponentTableBody"/>
              <w:jc w:val="left"/>
            </w:pPr>
            <w:r>
              <w:t>Degree of Precision</w:t>
            </w:r>
          </w:p>
        </w:tc>
        <w:tc>
          <w:tcPr>
            <w:tcW w:w="1440" w:type="dxa"/>
            <w:tcBorders>
              <w:top w:val="single" w:sz="4" w:space="0" w:color="auto"/>
              <w:bottom w:val="double" w:sz="4" w:space="0" w:color="auto"/>
            </w:tcBorders>
          </w:tcPr>
          <w:p w14:paraId="30DF73F4"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07701E87"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bl>
    <w:p w14:paraId="57A18F1C" w14:textId="77777777" w:rsidR="00980D3B" w:rsidRDefault="00980D3B">
      <w:pPr>
        <w:pStyle w:val="NormalIndented"/>
      </w:pPr>
      <w:r>
        <w:t>Definition: Specifies a point in time.</w:t>
      </w:r>
    </w:p>
    <w:p w14:paraId="6BFC07B3" w14:textId="77777777" w:rsidR="00980D3B" w:rsidRDefault="00980D3B">
      <w:pPr>
        <w:pStyle w:val="Note"/>
      </w:pPr>
      <w:r>
        <w:rPr>
          <w:rStyle w:val="Strong"/>
        </w:rPr>
        <w:t>Maximum Length:</w:t>
      </w:r>
      <w:r>
        <w:t xml:space="preserve"> 26</w:t>
      </w:r>
    </w:p>
    <w:p w14:paraId="3EC058C3" w14:textId="77777777" w:rsidR="00980D3B" w:rsidRDefault="00980D3B">
      <w:pPr>
        <w:pStyle w:val="Components"/>
      </w:pPr>
      <w:r>
        <w:t>Format: YYYY[MM[DD[HH[MM[SS[.S[S[S[S]]]]]]]]][+/-ZZZZ]^&lt;degree of precision&gt;</w:t>
      </w:r>
    </w:p>
    <w:p w14:paraId="7419F8B1" w14:textId="77777777" w:rsidR="00980D3B" w:rsidRDefault="00980D3B">
      <w:pPr>
        <w:pStyle w:val="Heading4"/>
        <w:rPr>
          <w:vanish/>
        </w:rPr>
      </w:pPr>
    </w:p>
    <w:p w14:paraId="2366A5EC" w14:textId="77777777" w:rsidR="00980D3B" w:rsidRDefault="00980D3B">
      <w:pPr>
        <w:pStyle w:val="Heading4"/>
      </w:pPr>
      <w:r>
        <w:t>Time (DTM)</w:t>
      </w:r>
    </w:p>
    <w:p w14:paraId="33F81FE2" w14:textId="77777777" w:rsidR="00980D3B" w:rsidRDefault="00980D3B">
      <w:pPr>
        <w:pStyle w:val="NormalIndented"/>
      </w:pPr>
      <w:r>
        <w:t xml:space="preserve">Definition: The point in time. </w:t>
      </w:r>
    </w:p>
    <w:p w14:paraId="50EBF013" w14:textId="77777777" w:rsidR="00980D3B" w:rsidRDefault="00980D3B">
      <w:pPr>
        <w:pStyle w:val="NormalIndented"/>
      </w:pPr>
      <w:r>
        <w:t xml:space="preserve">See section </w:t>
      </w:r>
      <w:r>
        <w:rPr>
          <w:rStyle w:val="HyperlinkText"/>
        </w:rPr>
        <w:fldChar w:fldCharType="begin"/>
      </w:r>
      <w:r>
        <w:rPr>
          <w:rStyle w:val="HyperlinkText"/>
        </w:rPr>
        <w:instrText xml:space="preserve"> REF _Ref536696707 \r \h </w:instrText>
      </w:r>
      <w:r>
        <w:rPr>
          <w:rStyle w:val="HyperlinkText"/>
        </w:rPr>
      </w:r>
      <w:r>
        <w:rPr>
          <w:rStyle w:val="HyperlinkText"/>
        </w:rPr>
        <w:instrText xml:space="preserve"> \* MERGEFORMAT </w:instrText>
      </w:r>
      <w:r>
        <w:rPr>
          <w:rStyle w:val="HyperlinkText"/>
        </w:rPr>
        <w:fldChar w:fldCharType="separate"/>
      </w:r>
      <w:r>
        <w:rPr>
          <w:rStyle w:val="HyperlinkText"/>
        </w:rPr>
        <w:t>2.A.22</w:t>
      </w:r>
      <w:r>
        <w:rPr>
          <w:rStyle w:val="HyperlinkText"/>
        </w:rPr>
        <w:fldChar w:fldCharType="end"/>
      </w:r>
      <w:r>
        <w:t>, "</w:t>
      </w:r>
      <w:r>
        <w:rPr>
          <w:rStyle w:val="HyperlinkText"/>
        </w:rPr>
        <w:fldChar w:fldCharType="begin"/>
      </w:r>
      <w:r>
        <w:rPr>
          <w:rStyle w:val="HyperlinkText"/>
        </w:rPr>
        <w:instrText xml:space="preserve"> REF _Ref536696707 \h </w:instrText>
      </w:r>
      <w:r>
        <w:rPr>
          <w:rStyle w:val="HyperlinkText"/>
        </w:rPr>
      </w:r>
      <w:r>
        <w:rPr>
          <w:rStyle w:val="HyperlinkText"/>
        </w:rPr>
        <w:instrText xml:space="preserve"> \* MERGEFORMAT </w:instrText>
      </w:r>
      <w:r>
        <w:rPr>
          <w:rStyle w:val="HyperlinkText"/>
        </w:rPr>
        <w:fldChar w:fldCharType="separate"/>
      </w:r>
      <w:r>
        <w:rPr>
          <w:rStyle w:val="HyperlinkText"/>
        </w:rPr>
        <w:t>DTM - date/time</w:t>
      </w:r>
      <w:r>
        <w:rPr>
          <w:rStyle w:val="HyperlinkText"/>
        </w:rPr>
        <w:fldChar w:fldCharType="end"/>
      </w:r>
      <w:r>
        <w:t>" for the full description of this comp</w:t>
      </w:r>
      <w:r>
        <w:t>o</w:t>
      </w:r>
      <w:r>
        <w:t>nent.</w:t>
      </w:r>
    </w:p>
    <w:p w14:paraId="0665F3FB" w14:textId="77777777" w:rsidR="00980D3B" w:rsidRDefault="00980D3B">
      <w:pPr>
        <w:pStyle w:val="Heading4"/>
      </w:pPr>
      <w:r>
        <w:t>Degree of Precision (ID)</w:t>
      </w:r>
    </w:p>
    <w:p w14:paraId="104D86F4" w14:textId="77777777" w:rsidR="00980D3B" w:rsidRDefault="00980D3B">
      <w:pPr>
        <w:pStyle w:val="NormalIndented"/>
      </w:pPr>
      <w:r>
        <w:t>Retained only for purposes of backward compatibility as of v 2.3. Refer to component 1 for current method of de</w:t>
      </w:r>
      <w:r>
        <w:t>s</w:t>
      </w:r>
      <w:r>
        <w:t xml:space="preserve">ignating degree of precision. </w:t>
      </w:r>
    </w:p>
    <w:p w14:paraId="093EFCE9" w14:textId="77777777" w:rsidR="00980D3B" w:rsidRDefault="00980D3B">
      <w:pPr>
        <w:pStyle w:val="NormalIndented"/>
      </w:pPr>
      <w:r>
        <w:t>Definition: Indicates the degree of precision of the time stamp (Y = year, L = month, D = day, H = hour, M = minute, S = second). Refer to HL7 Table 0529 – Precision for valid value.</w:t>
      </w:r>
    </w:p>
    <w:p w14:paraId="507927F2" w14:textId="77777777" w:rsidR="00980D3B" w:rsidRDefault="00980D3B">
      <w:pPr>
        <w:pStyle w:val="NormalIndented"/>
      </w:pPr>
      <w:r>
        <w:rPr>
          <w:snapToGrid w:val="0"/>
        </w:rPr>
        <w:t>Note that the Degree of Precision is either the same as or overrides the precision indicated by the first co</w:t>
      </w:r>
      <w:r>
        <w:rPr>
          <w:snapToGrid w:val="0"/>
        </w:rPr>
        <w:t>m</w:t>
      </w:r>
      <w:r>
        <w:rPr>
          <w:snapToGrid w:val="0"/>
        </w:rPr>
        <w:t>ponent. It may not indicate greater precision. In the following example, the second component overrides the first and indicates a lesser precision, April 1999.</w:t>
      </w:r>
    </w:p>
    <w:p w14:paraId="52FE5CAF" w14:textId="77777777" w:rsidR="00980D3B" w:rsidRDefault="00980D3B">
      <w:pPr>
        <w:pStyle w:val="Example"/>
        <w:rPr>
          <w:noProof w:val="0"/>
        </w:rPr>
      </w:pPr>
      <w:r>
        <w:rPr>
          <w:noProof w:val="0"/>
          <w:snapToGrid w:val="0"/>
        </w:rPr>
        <w:t>|199904011200^L|</w:t>
      </w:r>
    </w:p>
    <w:p w14:paraId="03368363" w14:textId="77777777" w:rsidR="00980D3B" w:rsidRDefault="00980D3B">
      <w:pPr>
        <w:pStyle w:val="HL7TableCaption"/>
      </w:pPr>
      <w:r>
        <w:t>HL7 Table 0529 - Precision</w:t>
      </w:r>
      <w:r>
        <w:fldChar w:fldCharType="begin"/>
      </w:r>
      <w:r>
        <w:instrText xml:space="preserve"> XE "HL7 Table 0529 - Precision"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Look w:val="0000" w:firstRow="0" w:lastRow="0" w:firstColumn="0" w:lastColumn="0" w:noHBand="0" w:noVBand="0"/>
      </w:tblPr>
      <w:tblGrid>
        <w:gridCol w:w="2480"/>
        <w:gridCol w:w="2482"/>
        <w:gridCol w:w="2482"/>
      </w:tblGrid>
      <w:tr w:rsidR="00980D3B" w14:paraId="22150918" w14:textId="77777777">
        <w:tblPrEx>
          <w:tblCellMar>
            <w:top w:w="0" w:type="dxa"/>
            <w:bottom w:w="0" w:type="dxa"/>
          </w:tblCellMar>
        </w:tblPrEx>
        <w:trPr>
          <w:tblHeader/>
          <w:jc w:val="center"/>
        </w:trPr>
        <w:tc>
          <w:tcPr>
            <w:tcW w:w="2480" w:type="dxa"/>
            <w:tcBorders>
              <w:top w:val="double" w:sz="4" w:space="0" w:color="auto"/>
              <w:bottom w:val="single" w:sz="4" w:space="0" w:color="auto"/>
            </w:tcBorders>
            <w:shd w:val="pct10" w:color="auto" w:fill="FFFFFF"/>
          </w:tcPr>
          <w:p w14:paraId="5D5B3053" w14:textId="77777777" w:rsidR="00980D3B" w:rsidRDefault="00980D3B">
            <w:pPr>
              <w:pStyle w:val="HL7TableHeader"/>
              <w:jc w:val="center"/>
            </w:pPr>
            <w:r>
              <w:t>Value</w:t>
            </w:r>
          </w:p>
        </w:tc>
        <w:tc>
          <w:tcPr>
            <w:tcW w:w="2482" w:type="dxa"/>
            <w:tcBorders>
              <w:top w:val="double" w:sz="4" w:space="0" w:color="auto"/>
              <w:bottom w:val="single" w:sz="4" w:space="0" w:color="auto"/>
            </w:tcBorders>
            <w:shd w:val="pct10" w:color="auto" w:fill="FFFFFF"/>
          </w:tcPr>
          <w:p w14:paraId="0E59C550" w14:textId="77777777" w:rsidR="00980D3B" w:rsidRDefault="00980D3B">
            <w:pPr>
              <w:pStyle w:val="HL7TableHeader"/>
              <w:rPr>
                <w:lang w:val="fr-FR"/>
              </w:rPr>
            </w:pPr>
            <w:r>
              <w:rPr>
                <w:lang w:val="fr-FR"/>
              </w:rPr>
              <w:t>Description</w:t>
            </w:r>
          </w:p>
        </w:tc>
        <w:tc>
          <w:tcPr>
            <w:tcW w:w="2482" w:type="dxa"/>
            <w:tcBorders>
              <w:top w:val="double" w:sz="4" w:space="0" w:color="auto"/>
              <w:bottom w:val="single" w:sz="4" w:space="0" w:color="auto"/>
            </w:tcBorders>
            <w:shd w:val="pct10" w:color="auto" w:fill="FFFFFF"/>
          </w:tcPr>
          <w:p w14:paraId="24F33A6C" w14:textId="77777777" w:rsidR="00980D3B" w:rsidRDefault="00980D3B">
            <w:pPr>
              <w:pStyle w:val="HL7TableHeader"/>
              <w:rPr>
                <w:lang w:val="fr-FR"/>
              </w:rPr>
            </w:pPr>
            <w:r>
              <w:rPr>
                <w:lang w:val="fr-FR"/>
              </w:rPr>
              <w:t>Comment</w:t>
            </w:r>
          </w:p>
        </w:tc>
      </w:tr>
      <w:tr w:rsidR="00980D3B" w14:paraId="6E8A25A6" w14:textId="77777777">
        <w:tblPrEx>
          <w:tblCellMar>
            <w:top w:w="0" w:type="dxa"/>
            <w:bottom w:w="0" w:type="dxa"/>
          </w:tblCellMar>
        </w:tblPrEx>
        <w:trPr>
          <w:jc w:val="center"/>
        </w:trPr>
        <w:tc>
          <w:tcPr>
            <w:tcW w:w="2480" w:type="dxa"/>
            <w:tcBorders>
              <w:top w:val="single" w:sz="4" w:space="0" w:color="auto"/>
              <w:bottom w:val="single" w:sz="4" w:space="0" w:color="auto"/>
            </w:tcBorders>
          </w:tcPr>
          <w:p w14:paraId="1C0A989D" w14:textId="77777777" w:rsidR="00980D3B" w:rsidRDefault="00980D3B">
            <w:pPr>
              <w:pStyle w:val="HL7TableBody"/>
              <w:jc w:val="center"/>
              <w:rPr>
                <w:lang w:val="fr-FR"/>
              </w:rPr>
            </w:pPr>
            <w:r>
              <w:rPr>
                <w:lang w:val="fr-FR"/>
              </w:rPr>
              <w:t>Y</w:t>
            </w:r>
          </w:p>
        </w:tc>
        <w:tc>
          <w:tcPr>
            <w:tcW w:w="2482" w:type="dxa"/>
            <w:tcBorders>
              <w:top w:val="single" w:sz="4" w:space="0" w:color="auto"/>
              <w:bottom w:val="single" w:sz="4" w:space="0" w:color="auto"/>
            </w:tcBorders>
          </w:tcPr>
          <w:p w14:paraId="5D8D9008" w14:textId="77777777" w:rsidR="00980D3B" w:rsidRDefault="00980D3B">
            <w:pPr>
              <w:pStyle w:val="HL7TableBody"/>
            </w:pPr>
            <w:r>
              <w:t>year</w:t>
            </w:r>
          </w:p>
        </w:tc>
        <w:tc>
          <w:tcPr>
            <w:tcW w:w="2482" w:type="dxa"/>
            <w:tcBorders>
              <w:top w:val="single" w:sz="4" w:space="0" w:color="auto"/>
              <w:bottom w:val="single" w:sz="4" w:space="0" w:color="auto"/>
            </w:tcBorders>
          </w:tcPr>
          <w:p w14:paraId="1ADB6A4F" w14:textId="77777777" w:rsidR="00980D3B" w:rsidRDefault="00980D3B">
            <w:pPr>
              <w:pStyle w:val="HL7TableBody"/>
            </w:pPr>
            <w:r>
              <w:t>Retained for backward compatibility only</w:t>
            </w:r>
          </w:p>
        </w:tc>
      </w:tr>
      <w:tr w:rsidR="00980D3B" w14:paraId="683937D3" w14:textId="77777777">
        <w:tblPrEx>
          <w:tblCellMar>
            <w:top w:w="0" w:type="dxa"/>
            <w:bottom w:w="0" w:type="dxa"/>
          </w:tblCellMar>
        </w:tblPrEx>
        <w:trPr>
          <w:jc w:val="center"/>
        </w:trPr>
        <w:tc>
          <w:tcPr>
            <w:tcW w:w="2480" w:type="dxa"/>
            <w:tcBorders>
              <w:top w:val="single" w:sz="4" w:space="0" w:color="auto"/>
              <w:bottom w:val="single" w:sz="4" w:space="0" w:color="auto"/>
            </w:tcBorders>
          </w:tcPr>
          <w:p w14:paraId="44D3400C" w14:textId="77777777" w:rsidR="00980D3B" w:rsidRDefault="00980D3B">
            <w:pPr>
              <w:pStyle w:val="HL7TableBody"/>
              <w:jc w:val="center"/>
            </w:pPr>
            <w:r>
              <w:t>L</w:t>
            </w:r>
          </w:p>
        </w:tc>
        <w:tc>
          <w:tcPr>
            <w:tcW w:w="2482" w:type="dxa"/>
            <w:tcBorders>
              <w:top w:val="single" w:sz="4" w:space="0" w:color="auto"/>
              <w:bottom w:val="single" w:sz="4" w:space="0" w:color="auto"/>
            </w:tcBorders>
          </w:tcPr>
          <w:p w14:paraId="774CF82E" w14:textId="77777777" w:rsidR="00980D3B" w:rsidRDefault="00980D3B">
            <w:pPr>
              <w:pStyle w:val="HL7TableBody"/>
            </w:pPr>
            <w:r>
              <w:t>month</w:t>
            </w:r>
          </w:p>
        </w:tc>
        <w:tc>
          <w:tcPr>
            <w:tcW w:w="2482" w:type="dxa"/>
            <w:tcBorders>
              <w:top w:val="single" w:sz="4" w:space="0" w:color="auto"/>
              <w:bottom w:val="single" w:sz="4" w:space="0" w:color="auto"/>
            </w:tcBorders>
          </w:tcPr>
          <w:p w14:paraId="5ED9E529" w14:textId="77777777" w:rsidR="00980D3B" w:rsidRDefault="00980D3B">
            <w:pPr>
              <w:pStyle w:val="HL7TableBody"/>
            </w:pPr>
            <w:r>
              <w:t>Retained for backward compatibility only</w:t>
            </w:r>
          </w:p>
        </w:tc>
      </w:tr>
      <w:tr w:rsidR="00980D3B" w14:paraId="7A96A6E7" w14:textId="77777777">
        <w:tblPrEx>
          <w:tblCellMar>
            <w:top w:w="0" w:type="dxa"/>
            <w:bottom w:w="0" w:type="dxa"/>
          </w:tblCellMar>
        </w:tblPrEx>
        <w:trPr>
          <w:jc w:val="center"/>
        </w:trPr>
        <w:tc>
          <w:tcPr>
            <w:tcW w:w="2480" w:type="dxa"/>
            <w:tcBorders>
              <w:top w:val="single" w:sz="4" w:space="0" w:color="auto"/>
              <w:bottom w:val="single" w:sz="4" w:space="0" w:color="auto"/>
            </w:tcBorders>
          </w:tcPr>
          <w:p w14:paraId="761F8300" w14:textId="77777777" w:rsidR="00980D3B" w:rsidRDefault="00980D3B">
            <w:pPr>
              <w:pStyle w:val="HL7TableBody"/>
              <w:jc w:val="center"/>
            </w:pPr>
            <w:r>
              <w:t>D</w:t>
            </w:r>
          </w:p>
        </w:tc>
        <w:tc>
          <w:tcPr>
            <w:tcW w:w="2482" w:type="dxa"/>
            <w:tcBorders>
              <w:top w:val="single" w:sz="4" w:space="0" w:color="auto"/>
              <w:bottom w:val="single" w:sz="4" w:space="0" w:color="auto"/>
            </w:tcBorders>
          </w:tcPr>
          <w:p w14:paraId="31F17FAD" w14:textId="77777777" w:rsidR="00980D3B" w:rsidRDefault="00980D3B">
            <w:pPr>
              <w:pStyle w:val="HL7TableBody"/>
            </w:pPr>
            <w:r>
              <w:t>day</w:t>
            </w:r>
          </w:p>
        </w:tc>
        <w:tc>
          <w:tcPr>
            <w:tcW w:w="2482" w:type="dxa"/>
            <w:tcBorders>
              <w:top w:val="single" w:sz="4" w:space="0" w:color="auto"/>
              <w:bottom w:val="single" w:sz="4" w:space="0" w:color="auto"/>
            </w:tcBorders>
          </w:tcPr>
          <w:p w14:paraId="18BBE040" w14:textId="77777777" w:rsidR="00980D3B" w:rsidRDefault="00980D3B">
            <w:pPr>
              <w:pStyle w:val="HL7TableBody"/>
            </w:pPr>
            <w:r>
              <w:t>Retained for backward compatibility only</w:t>
            </w:r>
          </w:p>
        </w:tc>
      </w:tr>
      <w:tr w:rsidR="00980D3B" w14:paraId="14821417" w14:textId="77777777">
        <w:tblPrEx>
          <w:tblCellMar>
            <w:top w:w="0" w:type="dxa"/>
            <w:bottom w:w="0" w:type="dxa"/>
          </w:tblCellMar>
        </w:tblPrEx>
        <w:trPr>
          <w:jc w:val="center"/>
        </w:trPr>
        <w:tc>
          <w:tcPr>
            <w:tcW w:w="2480" w:type="dxa"/>
            <w:tcBorders>
              <w:top w:val="single" w:sz="4" w:space="0" w:color="auto"/>
              <w:bottom w:val="single" w:sz="4" w:space="0" w:color="auto"/>
            </w:tcBorders>
          </w:tcPr>
          <w:p w14:paraId="008DD9D8" w14:textId="77777777" w:rsidR="00980D3B" w:rsidRDefault="00980D3B">
            <w:pPr>
              <w:pStyle w:val="HL7TableBody"/>
              <w:jc w:val="center"/>
            </w:pPr>
            <w:r>
              <w:t>H</w:t>
            </w:r>
          </w:p>
        </w:tc>
        <w:tc>
          <w:tcPr>
            <w:tcW w:w="2482" w:type="dxa"/>
            <w:tcBorders>
              <w:top w:val="single" w:sz="4" w:space="0" w:color="auto"/>
              <w:bottom w:val="single" w:sz="4" w:space="0" w:color="auto"/>
            </w:tcBorders>
          </w:tcPr>
          <w:p w14:paraId="5CEAD290" w14:textId="77777777" w:rsidR="00980D3B" w:rsidRDefault="00980D3B">
            <w:pPr>
              <w:pStyle w:val="HL7TableBody"/>
            </w:pPr>
            <w:r>
              <w:t>hour</w:t>
            </w:r>
          </w:p>
        </w:tc>
        <w:tc>
          <w:tcPr>
            <w:tcW w:w="2482" w:type="dxa"/>
            <w:tcBorders>
              <w:top w:val="single" w:sz="4" w:space="0" w:color="auto"/>
              <w:bottom w:val="single" w:sz="4" w:space="0" w:color="auto"/>
            </w:tcBorders>
          </w:tcPr>
          <w:p w14:paraId="379CC6C4" w14:textId="77777777" w:rsidR="00980D3B" w:rsidRDefault="00980D3B">
            <w:pPr>
              <w:pStyle w:val="HL7TableBody"/>
            </w:pPr>
            <w:r>
              <w:t>Retained for backward compatibility only</w:t>
            </w:r>
          </w:p>
        </w:tc>
      </w:tr>
      <w:tr w:rsidR="00980D3B" w14:paraId="1E36C353" w14:textId="77777777">
        <w:tblPrEx>
          <w:tblCellMar>
            <w:top w:w="0" w:type="dxa"/>
            <w:bottom w:w="0" w:type="dxa"/>
          </w:tblCellMar>
        </w:tblPrEx>
        <w:trPr>
          <w:jc w:val="center"/>
        </w:trPr>
        <w:tc>
          <w:tcPr>
            <w:tcW w:w="2480" w:type="dxa"/>
            <w:tcBorders>
              <w:top w:val="single" w:sz="4" w:space="0" w:color="auto"/>
              <w:bottom w:val="single" w:sz="4" w:space="0" w:color="auto"/>
            </w:tcBorders>
          </w:tcPr>
          <w:p w14:paraId="5D496363" w14:textId="77777777" w:rsidR="00980D3B" w:rsidRDefault="00980D3B">
            <w:pPr>
              <w:pStyle w:val="HL7TableBody"/>
              <w:jc w:val="center"/>
            </w:pPr>
            <w:r>
              <w:t>M</w:t>
            </w:r>
          </w:p>
        </w:tc>
        <w:tc>
          <w:tcPr>
            <w:tcW w:w="2482" w:type="dxa"/>
            <w:tcBorders>
              <w:top w:val="single" w:sz="4" w:space="0" w:color="auto"/>
              <w:bottom w:val="single" w:sz="4" w:space="0" w:color="auto"/>
            </w:tcBorders>
          </w:tcPr>
          <w:p w14:paraId="6376AD2C" w14:textId="77777777" w:rsidR="00980D3B" w:rsidRDefault="00980D3B">
            <w:pPr>
              <w:pStyle w:val="HL7TableBody"/>
            </w:pPr>
            <w:r>
              <w:t>minute</w:t>
            </w:r>
          </w:p>
        </w:tc>
        <w:tc>
          <w:tcPr>
            <w:tcW w:w="2482" w:type="dxa"/>
            <w:tcBorders>
              <w:top w:val="single" w:sz="4" w:space="0" w:color="auto"/>
              <w:bottom w:val="single" w:sz="4" w:space="0" w:color="auto"/>
            </w:tcBorders>
          </w:tcPr>
          <w:p w14:paraId="5ADE5384" w14:textId="77777777" w:rsidR="00980D3B" w:rsidRDefault="00980D3B">
            <w:pPr>
              <w:pStyle w:val="HL7TableBody"/>
            </w:pPr>
            <w:r>
              <w:t xml:space="preserve">Retained for backward </w:t>
            </w:r>
            <w:r>
              <w:lastRenderedPageBreak/>
              <w:t>compatibility only</w:t>
            </w:r>
          </w:p>
        </w:tc>
      </w:tr>
      <w:tr w:rsidR="00980D3B" w14:paraId="78DA7F7D" w14:textId="77777777">
        <w:tblPrEx>
          <w:tblCellMar>
            <w:top w:w="0" w:type="dxa"/>
            <w:bottom w:w="0" w:type="dxa"/>
          </w:tblCellMar>
        </w:tblPrEx>
        <w:trPr>
          <w:jc w:val="center"/>
        </w:trPr>
        <w:tc>
          <w:tcPr>
            <w:tcW w:w="2480" w:type="dxa"/>
            <w:tcBorders>
              <w:top w:val="single" w:sz="4" w:space="0" w:color="auto"/>
              <w:bottom w:val="double" w:sz="4" w:space="0" w:color="auto"/>
            </w:tcBorders>
          </w:tcPr>
          <w:p w14:paraId="35F00EDC" w14:textId="77777777" w:rsidR="00980D3B" w:rsidRDefault="00980D3B">
            <w:pPr>
              <w:pStyle w:val="HL7TableBody"/>
              <w:jc w:val="center"/>
            </w:pPr>
            <w:r>
              <w:lastRenderedPageBreak/>
              <w:t>S</w:t>
            </w:r>
          </w:p>
        </w:tc>
        <w:tc>
          <w:tcPr>
            <w:tcW w:w="2482" w:type="dxa"/>
            <w:tcBorders>
              <w:top w:val="single" w:sz="4" w:space="0" w:color="auto"/>
              <w:bottom w:val="double" w:sz="4" w:space="0" w:color="auto"/>
            </w:tcBorders>
          </w:tcPr>
          <w:p w14:paraId="5576E13E" w14:textId="77777777" w:rsidR="00980D3B" w:rsidRDefault="00980D3B">
            <w:pPr>
              <w:pStyle w:val="HL7TableBody"/>
            </w:pPr>
            <w:r>
              <w:t>second</w:t>
            </w:r>
          </w:p>
        </w:tc>
        <w:tc>
          <w:tcPr>
            <w:tcW w:w="2482" w:type="dxa"/>
            <w:tcBorders>
              <w:top w:val="single" w:sz="4" w:space="0" w:color="auto"/>
              <w:bottom w:val="double" w:sz="4" w:space="0" w:color="auto"/>
            </w:tcBorders>
          </w:tcPr>
          <w:p w14:paraId="4CABE0C3" w14:textId="77777777" w:rsidR="00980D3B" w:rsidRDefault="00980D3B">
            <w:pPr>
              <w:pStyle w:val="HL7TableBody"/>
            </w:pPr>
            <w:r>
              <w:t>Retained for backward compatibility only</w:t>
            </w:r>
          </w:p>
        </w:tc>
      </w:tr>
    </w:tbl>
    <w:p w14:paraId="7159D8C4" w14:textId="77777777" w:rsidR="00980D3B" w:rsidRDefault="00980D3B">
      <w:pPr>
        <w:pStyle w:val="Heading3"/>
      </w:pPr>
      <w:r>
        <w:fldChar w:fldCharType="begin"/>
      </w:r>
      <w:r>
        <w:instrText>xe "TX"</w:instrText>
      </w:r>
      <w:r>
        <w:fldChar w:fldCharType="end"/>
      </w:r>
      <w:r>
        <w:fldChar w:fldCharType="begin"/>
      </w:r>
      <w:r>
        <w:instrText>xe "Data types: TX"</w:instrText>
      </w:r>
      <w:r>
        <w:fldChar w:fldCharType="end"/>
      </w:r>
      <w:bookmarkStart w:id="1822" w:name="_Ref358257603"/>
      <w:bookmarkStart w:id="1823" w:name="_Toc359236037"/>
      <w:bookmarkStart w:id="1824" w:name="_Hlt489258855"/>
      <w:bookmarkStart w:id="1825" w:name="_Toc498146072"/>
      <w:bookmarkStart w:id="1826" w:name="_Toc527864641"/>
      <w:bookmarkStart w:id="1827" w:name="_Toc527866113"/>
      <w:bookmarkStart w:id="1828" w:name="_Toc528481916"/>
      <w:bookmarkStart w:id="1829" w:name="_Toc528482421"/>
      <w:bookmarkStart w:id="1830" w:name="_Toc528482720"/>
      <w:bookmarkStart w:id="1831" w:name="_Toc528482845"/>
      <w:bookmarkStart w:id="1832" w:name="_Toc528486153"/>
      <w:bookmarkStart w:id="1833" w:name="_Toc536689789"/>
      <w:bookmarkStart w:id="1834" w:name="_Toc496534"/>
      <w:bookmarkStart w:id="1835" w:name="_Toc524881"/>
      <w:bookmarkStart w:id="1836" w:name="_Toc1802464"/>
      <w:bookmarkStart w:id="1837" w:name="_Toc22448459"/>
      <w:bookmarkStart w:id="1838" w:name="_Toc22697651"/>
      <w:bookmarkStart w:id="1839" w:name="_Toc24273686"/>
      <w:bookmarkEnd w:id="1824"/>
      <w:r>
        <w:t>TX - text data</w:t>
      </w:r>
      <w:bookmarkEnd w:id="1822"/>
      <w:bookmarkEnd w:id="1823"/>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r>
        <w:t xml:space="preserve">  </w:t>
      </w:r>
    </w:p>
    <w:p w14:paraId="1EDDC8DF" w14:textId="77777777" w:rsidR="00980D3B" w:rsidRDefault="00980D3B">
      <w:pPr>
        <w:pStyle w:val="ComponentTableCaption"/>
      </w:pPr>
      <w:bookmarkStart w:id="1840" w:name="TX"/>
      <w:r>
        <w:t>HL7 Component Table - TX – Text Data</w:t>
      </w:r>
      <w:r>
        <w:fldChar w:fldCharType="begin"/>
      </w:r>
      <w:r>
        <w:instrText xml:space="preserve"> XE "HL7 Component Table - TX" </w:instrText>
      </w:r>
      <w:r>
        <w:fldChar w:fldCharType="end"/>
      </w:r>
      <w:bookmarkEnd w:id="184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5EE6843A"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3D6FDB9E"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0749169E"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19F55330"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3851D38"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4BEE3CE"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3A36366B"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CD285E1"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366EEDE" w14:textId="77777777" w:rsidR="00980D3B" w:rsidRDefault="00980D3B">
            <w:pPr>
              <w:pStyle w:val="ComponentTableHeader"/>
              <w:jc w:val="left"/>
              <w:rPr>
                <w:b w:val="0"/>
                <w:lang w:val="fr-FR"/>
              </w:rPr>
            </w:pPr>
            <w:r>
              <w:rPr>
                <w:lang w:val="fr-FR"/>
              </w:rPr>
              <w:t>SEC.REF.</w:t>
            </w:r>
          </w:p>
        </w:tc>
      </w:tr>
      <w:tr w:rsidR="00980D3B" w14:paraId="1BADBAB3"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C6B8D25" w14:textId="77777777" w:rsidR="00980D3B" w:rsidRDefault="00980D3B">
            <w:pPr>
              <w:pStyle w:val="ComponentTableBody"/>
              <w:rPr>
                <w:lang w:val="fr-FR"/>
              </w:rPr>
            </w:pPr>
          </w:p>
        </w:tc>
        <w:tc>
          <w:tcPr>
            <w:tcW w:w="576" w:type="dxa"/>
            <w:tcBorders>
              <w:top w:val="single" w:sz="4" w:space="0" w:color="auto"/>
              <w:bottom w:val="double" w:sz="4" w:space="0" w:color="auto"/>
            </w:tcBorders>
          </w:tcPr>
          <w:p w14:paraId="5512A9BE" w14:textId="77777777" w:rsidR="00980D3B" w:rsidRDefault="00980D3B">
            <w:pPr>
              <w:pStyle w:val="ComponentTableBody"/>
              <w:rPr>
                <w:lang w:val="fr-FR"/>
              </w:rPr>
            </w:pPr>
          </w:p>
        </w:tc>
        <w:tc>
          <w:tcPr>
            <w:tcW w:w="720" w:type="dxa"/>
            <w:tcBorders>
              <w:top w:val="single" w:sz="4" w:space="0" w:color="auto"/>
              <w:bottom w:val="double" w:sz="4" w:space="0" w:color="auto"/>
            </w:tcBorders>
          </w:tcPr>
          <w:p w14:paraId="4806CE0B" w14:textId="77777777" w:rsidR="00980D3B" w:rsidRDefault="00980D3B">
            <w:pPr>
              <w:pStyle w:val="ComponentTableBody"/>
              <w:rPr>
                <w:lang w:val="fr-FR"/>
              </w:rPr>
            </w:pPr>
          </w:p>
        </w:tc>
        <w:tc>
          <w:tcPr>
            <w:tcW w:w="576" w:type="dxa"/>
            <w:tcBorders>
              <w:top w:val="single" w:sz="4" w:space="0" w:color="auto"/>
              <w:bottom w:val="double" w:sz="4" w:space="0" w:color="auto"/>
            </w:tcBorders>
          </w:tcPr>
          <w:p w14:paraId="481B44AD" w14:textId="77777777" w:rsidR="00980D3B" w:rsidRDefault="00980D3B">
            <w:pPr>
              <w:pStyle w:val="ComponentTableBody"/>
              <w:rPr>
                <w:lang w:val="fr-FR"/>
              </w:rPr>
            </w:pPr>
          </w:p>
        </w:tc>
        <w:tc>
          <w:tcPr>
            <w:tcW w:w="720" w:type="dxa"/>
            <w:tcBorders>
              <w:top w:val="single" w:sz="4" w:space="0" w:color="auto"/>
              <w:bottom w:val="double" w:sz="4" w:space="0" w:color="auto"/>
            </w:tcBorders>
          </w:tcPr>
          <w:p w14:paraId="59268207" w14:textId="77777777" w:rsidR="00980D3B" w:rsidRDefault="00980D3B">
            <w:pPr>
              <w:pStyle w:val="ComponentTableBody"/>
              <w:rPr>
                <w:lang w:val="fr-FR"/>
              </w:rPr>
            </w:pPr>
          </w:p>
        </w:tc>
        <w:tc>
          <w:tcPr>
            <w:tcW w:w="2880" w:type="dxa"/>
            <w:tcBorders>
              <w:top w:val="single" w:sz="4" w:space="0" w:color="auto"/>
              <w:bottom w:val="double" w:sz="4" w:space="0" w:color="auto"/>
            </w:tcBorders>
          </w:tcPr>
          <w:p w14:paraId="355736F0" w14:textId="77777777" w:rsidR="00980D3B" w:rsidRDefault="00980D3B">
            <w:pPr>
              <w:pStyle w:val="ComponentTableBody"/>
              <w:jc w:val="left"/>
            </w:pPr>
            <w:r>
              <w:t>Text Data</w:t>
            </w:r>
          </w:p>
        </w:tc>
        <w:tc>
          <w:tcPr>
            <w:tcW w:w="1440" w:type="dxa"/>
            <w:tcBorders>
              <w:top w:val="single" w:sz="4" w:space="0" w:color="auto"/>
              <w:bottom w:val="double" w:sz="4" w:space="0" w:color="auto"/>
            </w:tcBorders>
          </w:tcPr>
          <w:p w14:paraId="6DE35A58" w14:textId="77777777" w:rsidR="00980D3B" w:rsidRDefault="00980D3B">
            <w:pPr>
              <w:pStyle w:val="ComponentTableBody"/>
              <w:jc w:val="left"/>
            </w:pPr>
          </w:p>
        </w:tc>
        <w:tc>
          <w:tcPr>
            <w:tcW w:w="1008" w:type="dxa"/>
            <w:tcBorders>
              <w:top w:val="single" w:sz="4" w:space="0" w:color="auto"/>
              <w:bottom w:val="double" w:sz="4" w:space="0" w:color="auto"/>
            </w:tcBorders>
          </w:tcPr>
          <w:p w14:paraId="460DD4E9" w14:textId="77777777" w:rsidR="00980D3B" w:rsidRDefault="00980D3B">
            <w:pPr>
              <w:pStyle w:val="ComponentTableBody"/>
            </w:pPr>
          </w:p>
        </w:tc>
      </w:tr>
    </w:tbl>
    <w:p w14:paraId="72E02683" w14:textId="77777777" w:rsidR="00980D3B" w:rsidRDefault="00980D3B">
      <w:pPr>
        <w:pStyle w:val="NormalIndented"/>
      </w:pPr>
      <w:r>
        <w:rPr>
          <w:b/>
        </w:rPr>
        <w:t>Definition:</w:t>
      </w:r>
      <w:r>
        <w:t xml:space="preserve"> String data meant for user display (on a terminal or printer). Such data would not necessarily be left justified since leading spaces may contribute greatly to the clarity of the presentation to the user. Because this type of data is intended for display, it may contain certain escape character sequences d</w:t>
      </w:r>
      <w:r>
        <w:t>e</w:t>
      </w:r>
      <w:r>
        <w:t xml:space="preserve">signed to control the display. Escape sequence formatting is defined in Section </w:t>
      </w:r>
      <w:bookmarkStart w:id="1841" w:name="_Toc348257242"/>
      <w:bookmarkStart w:id="1842" w:name="_Toc348257578"/>
      <w:bookmarkStart w:id="1843" w:name="_Toc348263200"/>
      <w:bookmarkStart w:id="1844" w:name="_Toc348336529"/>
      <w:bookmarkStart w:id="1845" w:name="_Toc348770017"/>
      <w:bookmarkStart w:id="1846" w:name="_Toc348856159"/>
      <w:bookmarkStart w:id="1847" w:name="_Toc348866580"/>
      <w:bookmarkStart w:id="1848" w:name="_Toc348947810"/>
      <w:bookmarkStart w:id="1849" w:name="_Toc349735391"/>
      <w:bookmarkStart w:id="1850" w:name="_Toc349735834"/>
      <w:bookmarkStart w:id="1851" w:name="_Toc349735988"/>
      <w:bookmarkStart w:id="1852" w:name="_Toc349803720"/>
      <w:bookmarkStart w:id="1853" w:name="_Ref358259807"/>
      <w:bookmarkStart w:id="1854" w:name="_Ref358259820"/>
      <w:bookmarkStart w:id="1855" w:name="_Ref358260416"/>
      <w:bookmarkStart w:id="1856" w:name="_Ref358260437"/>
      <w:bookmarkStart w:id="1857" w:name="_Toc359236044"/>
      <w:bookmarkStart w:id="1858" w:name="_Ref373737612"/>
      <w:bookmarkStart w:id="1859" w:name="_Ref373737617"/>
      <w:bookmarkStart w:id="1860" w:name="_Ref375106650"/>
      <w:bookmarkStart w:id="1861" w:name="_Ref375106654"/>
      <w:bookmarkStart w:id="1862" w:name="_Ref495116008"/>
      <w:bookmarkStart w:id="1863" w:name="_Ref495116023"/>
      <w:bookmarkStart w:id="1864" w:name="_Ref495116062"/>
      <w:bookmarkStart w:id="1865" w:name="_Ref495206685"/>
      <w:bookmarkStart w:id="1866" w:name="_Ref495206689"/>
      <w:bookmarkStart w:id="1867" w:name="_Ref495207822"/>
      <w:bookmarkStart w:id="1868" w:name="_Ref495207825"/>
      <w:bookmarkStart w:id="1869" w:name="_Ref495223780"/>
      <w:bookmarkStart w:id="1870" w:name="_Ref495223783"/>
      <w:bookmarkStart w:id="1871" w:name="_Ref495284207"/>
      <w:bookmarkStart w:id="1872" w:name="_Toc498146146"/>
      <w:bookmarkStart w:id="1873" w:name="_Toc527864715"/>
      <w:bookmarkStart w:id="1874" w:name="_Toc527866187"/>
      <w:bookmarkStart w:id="1875" w:name="_Toc528481924"/>
      <w:bookmarkStart w:id="1876" w:name="_Toc528482429"/>
      <w:bookmarkStart w:id="1877" w:name="_Toc528482728"/>
      <w:bookmarkStart w:id="1878" w:name="_Toc528482853"/>
      <w:bookmarkStart w:id="1879" w:name="_Toc528486161"/>
      <w:bookmarkStart w:id="1880" w:name="_Toc536689668"/>
      <w:bookmarkStart w:id="1881" w:name="_Toc496389"/>
      <w:bookmarkStart w:id="1882" w:name="_Toc524737"/>
      <w:bookmarkStart w:id="1883" w:name="_Toc22443770"/>
      <w:bookmarkStart w:id="1884" w:name="_Toc22444122"/>
      <w:bookmarkStart w:id="1885" w:name="_Toc24273179"/>
      <w:r>
        <w:t>2.7 "Use of escape sequences in text fields</w:t>
      </w:r>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r>
        <w:t>". Leading spaces should be included. Trailing spaces should be removed.</w:t>
      </w:r>
    </w:p>
    <w:p w14:paraId="1C32665B" w14:textId="77777777" w:rsidR="00980D3B" w:rsidRDefault="00980D3B">
      <w:pPr>
        <w:pStyle w:val="NormalIndented"/>
        <w:keepNext/>
      </w:pPr>
      <w:r>
        <w:t>Example:</w:t>
      </w:r>
    </w:p>
    <w:p w14:paraId="548D60C9" w14:textId="77777777" w:rsidR="00980D3B" w:rsidRDefault="00980D3B">
      <w:pPr>
        <w:pStyle w:val="Example"/>
        <w:rPr>
          <w:noProof w:val="0"/>
        </w:rPr>
      </w:pPr>
      <w:r>
        <w:rPr>
          <w:noProof w:val="0"/>
        </w:rPr>
        <w:t>|  leading spaces are allowed.|</w:t>
      </w:r>
    </w:p>
    <w:p w14:paraId="4EC6F3E8" w14:textId="77777777" w:rsidR="00980D3B" w:rsidRDefault="00980D3B">
      <w:pPr>
        <w:pStyle w:val="NormalIndented"/>
      </w:pPr>
      <w:r>
        <w:t>Since TX data is intended for display purposes, the repeat delimiter, when used with a TX data field, i</w:t>
      </w:r>
      <w:r>
        <w:t>m</w:t>
      </w:r>
      <w:r>
        <w:t>plies a series of repeating lines to be displayed on a printer or terminal. Therefore, the repeat delimiters are regarded as paragraph terminators or hard carriage returns (e.g., they would display as though a CR/LF were inserted in the text (DOS type system) or as though a LF were inserted into the text (UNIX style sy</w:t>
      </w:r>
      <w:r>
        <w:t>s</w:t>
      </w:r>
      <w:r>
        <w:t>tem)).</w:t>
      </w:r>
    </w:p>
    <w:p w14:paraId="4187F2E8" w14:textId="77777777" w:rsidR="00980D3B" w:rsidRDefault="00980D3B">
      <w:pPr>
        <w:pStyle w:val="NormalIndented"/>
      </w:pPr>
      <w:r>
        <w:t>A receiving system would word</w:t>
      </w:r>
      <w:r>
        <w:noBreakHyphen/>
        <w:t>wrap the text between repeat delimiters in order to fit it into an arbitrarily sized display window but start any line beginning with a repeat deli</w:t>
      </w:r>
      <w:r>
        <w:t>m</w:t>
      </w:r>
      <w:r>
        <w:t>iter on a new line.</w:t>
      </w:r>
    </w:p>
    <w:p w14:paraId="177E9024" w14:textId="77777777" w:rsidR="00980D3B" w:rsidRDefault="00980D3B">
      <w:pPr>
        <w:pStyle w:val="Note"/>
      </w:pPr>
      <w:bookmarkStart w:id="1886" w:name="_Ref371387482"/>
      <w:r>
        <w:rPr>
          <w:rStyle w:val="Strong"/>
        </w:rPr>
        <w:t>Maximum Length:</w:t>
      </w:r>
      <w:r>
        <w:t xml:space="preserve"> 65536</w:t>
      </w:r>
    </w:p>
    <w:p w14:paraId="6D6C7118" w14:textId="77777777" w:rsidR="00980D3B" w:rsidRDefault="00980D3B">
      <w:pPr>
        <w:pStyle w:val="NormalIndented"/>
      </w:pPr>
      <w:r>
        <w:t>To include alternative character sets, use the appropriate escape sequence. See Section 2.15.9.18  “MSH-18  Character Set” and Section 2.15.9.20 “MSH-20  Alternate Character Set Handling Scheme”.</w:t>
      </w:r>
    </w:p>
    <w:p w14:paraId="743B9283" w14:textId="77777777" w:rsidR="00980D3B" w:rsidRDefault="00980D3B">
      <w:pPr>
        <w:pStyle w:val="Heading3"/>
      </w:pPr>
      <w:r>
        <w:fldChar w:fldCharType="begin"/>
      </w:r>
      <w:r>
        <w:instrText xml:space="preserve"> XE "UVC" </w:instrText>
      </w:r>
      <w:r>
        <w:fldChar w:fldCharType="end"/>
      </w:r>
      <w:r>
        <w:fldChar w:fldCharType="begin"/>
      </w:r>
      <w:r>
        <w:instrText xml:space="preserve"> XE "Data types: UVC" </w:instrText>
      </w:r>
      <w:r>
        <w:fldChar w:fldCharType="end"/>
      </w:r>
      <w:r>
        <w:t xml:space="preserve"> </w:t>
      </w:r>
      <w:bookmarkStart w:id="1887" w:name="_Ref174202"/>
      <w:bookmarkStart w:id="1888" w:name="_Toc496535"/>
      <w:bookmarkStart w:id="1889" w:name="_Toc524882"/>
      <w:bookmarkStart w:id="1890" w:name="_Toc1802465"/>
      <w:bookmarkStart w:id="1891" w:name="_Toc22448460"/>
      <w:bookmarkStart w:id="1892" w:name="_Toc22697652"/>
      <w:bookmarkStart w:id="1893" w:name="_Toc24273687"/>
      <w:r>
        <w:t xml:space="preserve">UVC - </w:t>
      </w:r>
      <w:r>
        <w:rPr>
          <w:snapToGrid w:val="0"/>
        </w:rPr>
        <w:t>UB value code and amount</w:t>
      </w:r>
      <w:bookmarkEnd w:id="1887"/>
      <w:bookmarkEnd w:id="1888"/>
      <w:bookmarkEnd w:id="1889"/>
      <w:bookmarkEnd w:id="1890"/>
      <w:bookmarkEnd w:id="1891"/>
      <w:bookmarkEnd w:id="1892"/>
      <w:bookmarkEnd w:id="1893"/>
    </w:p>
    <w:p w14:paraId="2C70A1E7" w14:textId="77777777" w:rsidR="00980D3B" w:rsidRDefault="00980D3B">
      <w:pPr>
        <w:pStyle w:val="ComponentTableCaption"/>
      </w:pPr>
      <w:bookmarkStart w:id="1894" w:name="UVC"/>
      <w:r>
        <w:t xml:space="preserve">HL7 Component Table - UVC – UB Value Code and Amount </w:t>
      </w:r>
      <w:r>
        <w:fldChar w:fldCharType="begin"/>
      </w:r>
      <w:r>
        <w:instrText xml:space="preserve"> XE "HL7 Component Table - UVC" </w:instrText>
      </w:r>
      <w:r>
        <w:fldChar w:fldCharType="end"/>
      </w:r>
      <w:bookmarkEnd w:id="189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54F9605"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7FFED90"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30499491"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11D53DD8"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3CB23FAA"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1D413F71"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B2B8DFE"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0F32F1B"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0C62CC98" w14:textId="77777777" w:rsidR="00980D3B" w:rsidRDefault="00980D3B">
            <w:pPr>
              <w:pStyle w:val="ComponentTableHeader"/>
              <w:rPr>
                <w:lang w:val="fr-FR"/>
              </w:rPr>
            </w:pPr>
            <w:r>
              <w:rPr>
                <w:lang w:val="fr-FR"/>
              </w:rPr>
              <w:t>SEC.REF.</w:t>
            </w:r>
          </w:p>
        </w:tc>
      </w:tr>
      <w:tr w:rsidR="00980D3B" w14:paraId="345DB87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93B2901" w14:textId="77777777" w:rsidR="00980D3B" w:rsidRDefault="00980D3B">
            <w:pPr>
              <w:pStyle w:val="ComponentTableBody"/>
              <w:rPr>
                <w:lang w:val="it-IT"/>
              </w:rPr>
            </w:pPr>
            <w:r>
              <w:rPr>
                <w:lang w:val="it-IT"/>
              </w:rPr>
              <w:t>1</w:t>
            </w:r>
          </w:p>
        </w:tc>
        <w:tc>
          <w:tcPr>
            <w:tcW w:w="576" w:type="dxa"/>
            <w:tcBorders>
              <w:top w:val="single" w:sz="4" w:space="0" w:color="auto"/>
              <w:bottom w:val="single" w:sz="4" w:space="0" w:color="auto"/>
            </w:tcBorders>
          </w:tcPr>
          <w:p w14:paraId="0DA0CBCE" w14:textId="77777777" w:rsidR="00980D3B" w:rsidRDefault="00980D3B">
            <w:pPr>
              <w:pStyle w:val="ComponentTableBody"/>
              <w:rPr>
                <w:lang w:val="it-IT"/>
              </w:rPr>
            </w:pPr>
            <w:r>
              <w:rPr>
                <w:lang w:val="it-IT"/>
              </w:rPr>
              <w:t>20</w:t>
            </w:r>
          </w:p>
        </w:tc>
        <w:tc>
          <w:tcPr>
            <w:tcW w:w="720" w:type="dxa"/>
            <w:tcBorders>
              <w:top w:val="single" w:sz="4" w:space="0" w:color="auto"/>
              <w:bottom w:val="single" w:sz="4" w:space="0" w:color="auto"/>
            </w:tcBorders>
          </w:tcPr>
          <w:p w14:paraId="6CB75967" w14:textId="77777777" w:rsidR="00980D3B" w:rsidRDefault="00980D3B">
            <w:pPr>
              <w:pStyle w:val="ComponentTableBody"/>
              <w:rPr>
                <w:lang w:val="it-IT"/>
              </w:rPr>
            </w:pPr>
            <w:r>
              <w:rPr>
                <w:lang w:val="it-IT"/>
              </w:rPr>
              <w:t>CNE</w:t>
            </w:r>
          </w:p>
        </w:tc>
        <w:tc>
          <w:tcPr>
            <w:tcW w:w="576" w:type="dxa"/>
            <w:tcBorders>
              <w:top w:val="single" w:sz="4" w:space="0" w:color="auto"/>
              <w:bottom w:val="single" w:sz="4" w:space="0" w:color="auto"/>
            </w:tcBorders>
          </w:tcPr>
          <w:p w14:paraId="50EDADC4" w14:textId="77777777" w:rsidR="00980D3B" w:rsidRDefault="00980D3B">
            <w:pPr>
              <w:pStyle w:val="ComponentTableBody"/>
              <w:rPr>
                <w:lang w:val="it-IT"/>
              </w:rPr>
            </w:pPr>
            <w:r>
              <w:rPr>
                <w:lang w:val="it-IT"/>
              </w:rPr>
              <w:t>R</w:t>
            </w:r>
          </w:p>
        </w:tc>
        <w:tc>
          <w:tcPr>
            <w:tcW w:w="720" w:type="dxa"/>
            <w:tcBorders>
              <w:top w:val="single" w:sz="4" w:space="0" w:color="auto"/>
              <w:bottom w:val="single" w:sz="4" w:space="0" w:color="auto"/>
            </w:tcBorders>
          </w:tcPr>
          <w:p w14:paraId="49302107" w14:textId="77777777" w:rsidR="00980D3B" w:rsidRDefault="00980D3B">
            <w:pPr>
              <w:pStyle w:val="ComponentTableBody"/>
              <w:rPr>
                <w:lang w:val="it-IT"/>
              </w:rPr>
            </w:pPr>
            <w:r>
              <w:rPr>
                <w:lang w:val="it-IT"/>
              </w:rPr>
              <w:t>0153</w:t>
            </w:r>
          </w:p>
        </w:tc>
        <w:tc>
          <w:tcPr>
            <w:tcW w:w="2880" w:type="dxa"/>
            <w:tcBorders>
              <w:top w:val="single" w:sz="4" w:space="0" w:color="auto"/>
              <w:bottom w:val="single" w:sz="4" w:space="0" w:color="auto"/>
            </w:tcBorders>
          </w:tcPr>
          <w:p w14:paraId="566FE7CD" w14:textId="77777777" w:rsidR="00980D3B" w:rsidRDefault="00980D3B">
            <w:pPr>
              <w:pStyle w:val="ComponentTableBody"/>
              <w:jc w:val="left"/>
              <w:rPr>
                <w:lang w:val="it-IT"/>
              </w:rPr>
            </w:pPr>
            <w:r>
              <w:rPr>
                <w:lang w:val="it-IT"/>
              </w:rPr>
              <w:t>Value Code</w:t>
            </w:r>
          </w:p>
        </w:tc>
        <w:tc>
          <w:tcPr>
            <w:tcW w:w="1440" w:type="dxa"/>
            <w:tcBorders>
              <w:top w:val="single" w:sz="4" w:space="0" w:color="auto"/>
              <w:bottom w:val="single" w:sz="4" w:space="0" w:color="auto"/>
            </w:tcBorders>
          </w:tcPr>
          <w:p w14:paraId="1E1C90A5"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48E5D65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_Ref485523549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2.A.8</w:t>
            </w:r>
            <w:r>
              <w:rPr>
                <w:rStyle w:val="Hyperlink"/>
              </w:rPr>
              <w:fldChar w:fldCharType="end"/>
            </w:r>
          </w:p>
        </w:tc>
      </w:tr>
      <w:tr w:rsidR="00980D3B" w14:paraId="47FD53C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A7B027B" w14:textId="77777777" w:rsidR="00980D3B" w:rsidRDefault="00980D3B">
            <w:pPr>
              <w:pStyle w:val="ComponentTableBody"/>
              <w:rPr>
                <w:lang w:val="it-IT"/>
              </w:rPr>
            </w:pPr>
            <w:r>
              <w:rPr>
                <w:lang w:val="it-IT"/>
              </w:rPr>
              <w:t>2</w:t>
            </w:r>
          </w:p>
        </w:tc>
        <w:tc>
          <w:tcPr>
            <w:tcW w:w="576" w:type="dxa"/>
            <w:tcBorders>
              <w:top w:val="single" w:sz="4" w:space="0" w:color="auto"/>
              <w:bottom w:val="double" w:sz="4" w:space="0" w:color="auto"/>
            </w:tcBorders>
          </w:tcPr>
          <w:p w14:paraId="2C1ADA36" w14:textId="77777777" w:rsidR="00980D3B" w:rsidRDefault="00980D3B">
            <w:pPr>
              <w:pStyle w:val="ComponentTableBody"/>
              <w:rPr>
                <w:lang w:val="it-IT"/>
              </w:rPr>
            </w:pPr>
            <w:r>
              <w:rPr>
                <w:lang w:val="it-IT"/>
              </w:rPr>
              <w:t>20</w:t>
            </w:r>
          </w:p>
        </w:tc>
        <w:tc>
          <w:tcPr>
            <w:tcW w:w="720" w:type="dxa"/>
            <w:tcBorders>
              <w:top w:val="single" w:sz="4" w:space="0" w:color="auto"/>
              <w:bottom w:val="double" w:sz="4" w:space="0" w:color="auto"/>
            </w:tcBorders>
          </w:tcPr>
          <w:p w14:paraId="1D3225EE" w14:textId="77777777" w:rsidR="00980D3B" w:rsidRDefault="00980D3B">
            <w:pPr>
              <w:pStyle w:val="ComponentTableBody"/>
              <w:rPr>
                <w:lang w:val="it-IT"/>
              </w:rPr>
            </w:pPr>
            <w:r>
              <w:rPr>
                <w:lang w:val="it-IT"/>
              </w:rPr>
              <w:t>MO</w:t>
            </w:r>
          </w:p>
        </w:tc>
        <w:tc>
          <w:tcPr>
            <w:tcW w:w="576" w:type="dxa"/>
            <w:tcBorders>
              <w:top w:val="single" w:sz="4" w:space="0" w:color="auto"/>
              <w:bottom w:val="double" w:sz="4" w:space="0" w:color="auto"/>
            </w:tcBorders>
          </w:tcPr>
          <w:p w14:paraId="27E5ECE9"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3ABE6B21"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3620AB94" w14:textId="77777777" w:rsidR="00980D3B" w:rsidRDefault="00980D3B">
            <w:pPr>
              <w:pStyle w:val="ComponentTableBody"/>
              <w:jc w:val="left"/>
            </w:pPr>
            <w:r>
              <w:t>Value Amount</w:t>
            </w:r>
          </w:p>
        </w:tc>
        <w:tc>
          <w:tcPr>
            <w:tcW w:w="1440" w:type="dxa"/>
            <w:tcBorders>
              <w:top w:val="single" w:sz="4" w:space="0" w:color="auto"/>
              <w:bottom w:val="double" w:sz="4" w:space="0" w:color="auto"/>
            </w:tcBorders>
          </w:tcPr>
          <w:p w14:paraId="1E631766"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5A85543B" w14:textId="77777777" w:rsidR="00980D3B" w:rsidRDefault="00980D3B">
            <w:pPr>
              <w:pStyle w:val="ComponentTableBody"/>
              <w:rPr>
                <w:rStyle w:val="Hyperlink"/>
              </w:rPr>
            </w:pPr>
            <w:r>
              <w:rPr>
                <w:rStyle w:val="Hyperlink"/>
              </w:rPr>
              <w:fldChar w:fldCharType="begin"/>
            </w:r>
            <w:r>
              <w:rPr>
                <w:rStyle w:val="Hyperlink"/>
              </w:rPr>
              <w:instrText xml:space="preserve"> REF _Ref358258209 \r \h </w:instrText>
            </w:r>
            <w:r>
              <w:rPr>
                <w:rStyle w:val="Hyperlink"/>
              </w:rPr>
            </w:r>
            <w:r>
              <w:rPr>
                <w:rStyle w:val="Hyperlink"/>
              </w:rPr>
              <w:instrText xml:space="preserve"> \* MERGEFORMAT </w:instrText>
            </w:r>
            <w:r>
              <w:rPr>
                <w:rStyle w:val="Hyperlink"/>
              </w:rPr>
              <w:fldChar w:fldCharType="separate"/>
            </w:r>
            <w:r>
              <w:rPr>
                <w:rStyle w:val="Hyperlink"/>
              </w:rPr>
              <w:t>2.A.41</w:t>
            </w:r>
            <w:r>
              <w:rPr>
                <w:rStyle w:val="Hyperlink"/>
              </w:rPr>
              <w:fldChar w:fldCharType="end"/>
            </w:r>
          </w:p>
        </w:tc>
      </w:tr>
    </w:tbl>
    <w:p w14:paraId="5C837B77" w14:textId="77777777" w:rsidR="00980D3B" w:rsidRDefault="00980D3B">
      <w:pPr>
        <w:pStyle w:val="NormalIndented"/>
      </w:pPr>
      <w:r>
        <w:t>Definition: A code structure to relate amounts or values to identified data elements necessary to process this claim as qualified by the payer organization.</w:t>
      </w:r>
    </w:p>
    <w:p w14:paraId="3B246856" w14:textId="77777777" w:rsidR="00980D3B" w:rsidRDefault="00980D3B">
      <w:pPr>
        <w:pStyle w:val="NormalIndented"/>
      </w:pPr>
      <w:r>
        <w:t>This data type is used to convey information defined by CMS or other regulatory agencies. It corr</w:t>
      </w:r>
      <w:r>
        <w:t>e</w:t>
      </w:r>
      <w:r>
        <w:t xml:space="preserve">sponds to UB fields 46A, 47A, 48A, 49A, 46B, 47B, 48B, and 49B and UB92 fields 39a, 39b, 39c, 39d, 40a, 40b, 40c, 40d, 41a, 41b, 41c, and 41d. </w:t>
      </w:r>
    </w:p>
    <w:p w14:paraId="7EC3787D" w14:textId="77777777" w:rsidR="00980D3B" w:rsidRDefault="00980D3B">
      <w:pPr>
        <w:pStyle w:val="Note"/>
        <w:tabs>
          <w:tab w:val="left" w:pos="1440"/>
        </w:tabs>
        <w:rPr>
          <w:snapToGrid w:val="0"/>
        </w:rPr>
      </w:pPr>
      <w:r>
        <w:rPr>
          <w:rStyle w:val="Strong"/>
        </w:rPr>
        <w:t>Maximum Length:</w:t>
      </w:r>
      <w:r>
        <w:t xml:space="preserve"> 41</w:t>
      </w:r>
    </w:p>
    <w:p w14:paraId="2BF25E07" w14:textId="77777777" w:rsidR="00980D3B" w:rsidRDefault="00980D3B"/>
    <w:p w14:paraId="0C0E0DE2" w14:textId="77777777" w:rsidR="00980D3B" w:rsidRDefault="00980D3B">
      <w:pPr>
        <w:pStyle w:val="Note"/>
        <w:tabs>
          <w:tab w:val="left" w:pos="1440"/>
        </w:tabs>
        <w:rPr>
          <w:snapToGrid w:val="0"/>
        </w:rPr>
      </w:pPr>
      <w:r>
        <w:rPr>
          <w:rStyle w:val="Strong"/>
        </w:rPr>
        <w:t>Note:</w:t>
      </w:r>
      <w:r>
        <w:t xml:space="preserve"> Replaces the CM data type used in sections 6.5.10.10 UB1-10 and 6.5.11.6 UB2-6, as of v 2.5.</w:t>
      </w:r>
    </w:p>
    <w:p w14:paraId="12375AB1" w14:textId="77777777" w:rsidR="00980D3B" w:rsidRDefault="00980D3B">
      <w:pPr>
        <w:pStyle w:val="NormalIndented"/>
      </w:pPr>
      <w:r>
        <w:lastRenderedPageBreak/>
        <w:t>The most common semi private room rate is used in instances where the patient is placed in a private room at their request but their insurance only covers a semi-private room rate, which can be calculated using the 01-most common semi private room rate.</w:t>
      </w:r>
    </w:p>
    <w:p w14:paraId="709EE5A1" w14:textId="77777777" w:rsidR="00980D3B" w:rsidRDefault="00980D3B">
      <w:pPr>
        <w:pStyle w:val="NormalIndented"/>
      </w:pPr>
      <w:r>
        <w:t>Example:</w:t>
      </w:r>
    </w:p>
    <w:p w14:paraId="1ADC4D92" w14:textId="77777777" w:rsidR="00980D3B" w:rsidRDefault="00980D3B">
      <w:pPr>
        <w:pStyle w:val="Example"/>
      </w:pPr>
      <w:r>
        <w:t>|01&amp;most common semi private rate&amp;NUBC^750&amp;USD|</w:t>
      </w:r>
    </w:p>
    <w:p w14:paraId="1098AC17" w14:textId="77777777" w:rsidR="00980D3B" w:rsidRDefault="00980D3B">
      <w:pPr>
        <w:pStyle w:val="Heading4"/>
        <w:rPr>
          <w:vanish/>
        </w:rPr>
      </w:pPr>
    </w:p>
    <w:p w14:paraId="4C0E9DDC" w14:textId="77777777" w:rsidR="00980D3B" w:rsidRDefault="00980D3B">
      <w:pPr>
        <w:pStyle w:val="Heading4"/>
        <w:rPr>
          <w:lang w:val="fr-FR"/>
        </w:rPr>
      </w:pPr>
      <w:r>
        <w:rPr>
          <w:lang w:val="fr-FR"/>
        </w:rPr>
        <w:t>Value Code (CNE)</w:t>
      </w:r>
    </w:p>
    <w:p w14:paraId="67CAE0E7" w14:textId="77777777" w:rsidR="00980D3B" w:rsidRDefault="00980D3B">
      <w:pPr>
        <w:pStyle w:val="NormalIndented"/>
      </w:pPr>
      <w:r>
        <w:t>Definition: Specifies the National Uniform Billing Committee (NUBC) code i</w:t>
      </w:r>
      <w:r>
        <w:t>t</w:t>
      </w:r>
      <w:r>
        <w:t>self.</w:t>
      </w:r>
    </w:p>
    <w:p w14:paraId="6D22F1E8" w14:textId="77777777" w:rsidR="00980D3B" w:rsidRDefault="00980D3B">
      <w:pPr>
        <w:pStyle w:val="NormalIndented"/>
      </w:pPr>
      <w:r>
        <w:t xml:space="preserve">Refer to </w:t>
      </w:r>
      <w:hyperlink w:anchor="HL70153" w:history="1">
        <w:r>
          <w:rPr>
            <w:rStyle w:val="HyperlinkText"/>
          </w:rPr>
          <w:t>HL7-defined Ta</w:t>
        </w:r>
        <w:bookmarkStart w:id="1895" w:name="_Hlt536856300"/>
        <w:r>
          <w:rPr>
            <w:rStyle w:val="HyperlinkText"/>
          </w:rPr>
          <w:t>b</w:t>
        </w:r>
        <w:bookmarkEnd w:id="1895"/>
        <w:r>
          <w:rPr>
            <w:rStyle w:val="HyperlinkText"/>
          </w:rPr>
          <w:t>le 0153 – Value cod</w:t>
        </w:r>
        <w:bookmarkStart w:id="1896" w:name="_Hlt536315135"/>
        <w:r>
          <w:rPr>
            <w:rStyle w:val="HyperlinkText"/>
          </w:rPr>
          <w:t>e</w:t>
        </w:r>
        <w:bookmarkEnd w:id="1896"/>
      </w:hyperlink>
      <w:r>
        <w:t xml:space="preserve"> for valid values. Values for this component need to come from National Uniform Billing Committee (NUBC). No exte</w:t>
      </w:r>
      <w:r>
        <w:t>n</w:t>
      </w:r>
      <w:r>
        <w:t>sions are allowed.</w:t>
      </w:r>
    </w:p>
    <w:p w14:paraId="70A73203" w14:textId="77777777" w:rsidR="00980D3B" w:rsidRDefault="00980D3B">
      <w:pPr>
        <w:pStyle w:val="HL7TableCaption"/>
      </w:pPr>
      <w:bookmarkStart w:id="1897" w:name="HL70153"/>
      <w:r>
        <w:t>HL7-defined Table 0153 - Value code</w:t>
      </w:r>
      <w:bookmarkEnd w:id="1897"/>
      <w:r>
        <w:fldChar w:fldCharType="begin"/>
      </w:r>
      <w:r>
        <w:instrText>XE “HL7 Table 0153 - Value code”</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822"/>
        <w:gridCol w:w="4789"/>
        <w:gridCol w:w="2839"/>
      </w:tblGrid>
      <w:tr w:rsidR="00980D3B" w14:paraId="09E81C0D" w14:textId="77777777">
        <w:tblPrEx>
          <w:tblCellMar>
            <w:top w:w="0" w:type="dxa"/>
            <w:bottom w:w="0" w:type="dxa"/>
          </w:tblCellMar>
        </w:tblPrEx>
        <w:trPr>
          <w:cantSplit/>
          <w:tblHeader/>
          <w:jc w:val="center"/>
        </w:trPr>
        <w:tc>
          <w:tcPr>
            <w:tcW w:w="822" w:type="dxa"/>
            <w:tcBorders>
              <w:top w:val="single" w:sz="12" w:space="0" w:color="auto"/>
              <w:bottom w:val="single" w:sz="6" w:space="0" w:color="auto"/>
            </w:tcBorders>
            <w:shd w:val="pct10" w:color="auto" w:fill="FFFFFF"/>
          </w:tcPr>
          <w:p w14:paraId="59368A1C" w14:textId="77777777" w:rsidR="00980D3B" w:rsidRDefault="00980D3B">
            <w:pPr>
              <w:pStyle w:val="UserTableHeader"/>
              <w:jc w:val="center"/>
              <w:rPr>
                <w:lang w:val="fr-FR"/>
              </w:rPr>
            </w:pPr>
            <w:r>
              <w:rPr>
                <w:lang w:val="fr-FR"/>
              </w:rPr>
              <w:t>Value</w:t>
            </w:r>
          </w:p>
        </w:tc>
        <w:tc>
          <w:tcPr>
            <w:tcW w:w="4789" w:type="dxa"/>
            <w:tcBorders>
              <w:top w:val="single" w:sz="12" w:space="0" w:color="auto"/>
              <w:bottom w:val="single" w:sz="6" w:space="0" w:color="auto"/>
            </w:tcBorders>
            <w:shd w:val="pct10" w:color="auto" w:fill="FFFFFF"/>
          </w:tcPr>
          <w:p w14:paraId="1C5D391A" w14:textId="77777777" w:rsidR="00980D3B" w:rsidRDefault="00980D3B">
            <w:pPr>
              <w:pStyle w:val="UserTableHeader"/>
              <w:rPr>
                <w:lang w:val="fr-FR"/>
              </w:rPr>
            </w:pPr>
            <w:r>
              <w:rPr>
                <w:lang w:val="fr-FR"/>
              </w:rPr>
              <w:t>Description</w:t>
            </w:r>
          </w:p>
        </w:tc>
        <w:tc>
          <w:tcPr>
            <w:tcW w:w="2839" w:type="dxa"/>
            <w:tcBorders>
              <w:top w:val="single" w:sz="12" w:space="0" w:color="auto"/>
              <w:bottom w:val="single" w:sz="6" w:space="0" w:color="auto"/>
            </w:tcBorders>
            <w:shd w:val="pct10" w:color="auto" w:fill="FFFFFF"/>
          </w:tcPr>
          <w:p w14:paraId="3F64679F" w14:textId="77777777" w:rsidR="00980D3B" w:rsidRDefault="00980D3B">
            <w:pPr>
              <w:pStyle w:val="UserTableHeader"/>
              <w:rPr>
                <w:lang w:val="fr-FR"/>
              </w:rPr>
            </w:pPr>
            <w:r>
              <w:rPr>
                <w:lang w:val="fr-FR"/>
              </w:rPr>
              <w:t>comment</w:t>
            </w:r>
          </w:p>
        </w:tc>
      </w:tr>
      <w:tr w:rsidR="00980D3B" w14:paraId="19DD0D67" w14:textId="77777777">
        <w:tblPrEx>
          <w:tblCellMar>
            <w:top w:w="0" w:type="dxa"/>
            <w:bottom w:w="0" w:type="dxa"/>
          </w:tblCellMar>
        </w:tblPrEx>
        <w:trPr>
          <w:cantSplit/>
          <w:jc w:val="center"/>
        </w:trPr>
        <w:tc>
          <w:tcPr>
            <w:tcW w:w="822" w:type="dxa"/>
            <w:tcBorders>
              <w:top w:val="single" w:sz="4" w:space="0" w:color="auto"/>
              <w:bottom w:val="single" w:sz="12" w:space="0" w:color="auto"/>
            </w:tcBorders>
          </w:tcPr>
          <w:p w14:paraId="2888D7AB" w14:textId="77777777" w:rsidR="00980D3B" w:rsidRDefault="00980D3B">
            <w:pPr>
              <w:pStyle w:val="UserTableBody"/>
              <w:jc w:val="center"/>
              <w:rPr>
                <w:strike/>
                <w:sz w:val="16"/>
                <w:lang w:val="fr-FR"/>
              </w:rPr>
            </w:pPr>
          </w:p>
        </w:tc>
        <w:tc>
          <w:tcPr>
            <w:tcW w:w="4789" w:type="dxa"/>
            <w:tcBorders>
              <w:top w:val="single" w:sz="4" w:space="0" w:color="auto"/>
              <w:bottom w:val="single" w:sz="12" w:space="0" w:color="auto"/>
            </w:tcBorders>
          </w:tcPr>
          <w:p w14:paraId="24C696C3" w14:textId="77777777" w:rsidR="00980D3B" w:rsidRDefault="00980D3B">
            <w:pPr>
              <w:pStyle w:val="UserTableBody"/>
            </w:pPr>
            <w:r>
              <w:t>See NUBC codes</w:t>
            </w:r>
          </w:p>
        </w:tc>
        <w:tc>
          <w:tcPr>
            <w:tcW w:w="2839" w:type="dxa"/>
            <w:tcBorders>
              <w:top w:val="single" w:sz="4" w:space="0" w:color="auto"/>
              <w:bottom w:val="single" w:sz="12" w:space="0" w:color="auto"/>
            </w:tcBorders>
          </w:tcPr>
          <w:p w14:paraId="71926FEF" w14:textId="77777777" w:rsidR="00980D3B" w:rsidRDefault="00980D3B">
            <w:pPr>
              <w:pStyle w:val="UserTableBody"/>
              <w:rPr>
                <w:sz w:val="16"/>
              </w:rPr>
            </w:pPr>
          </w:p>
        </w:tc>
      </w:tr>
    </w:tbl>
    <w:p w14:paraId="5057D958" w14:textId="77777777" w:rsidR="00980D3B" w:rsidRDefault="00980D3B">
      <w:pPr>
        <w:pStyle w:val="Heading4"/>
      </w:pPr>
      <w:r>
        <w:t>Value Amount (MO)</w:t>
      </w:r>
    </w:p>
    <w:p w14:paraId="5539F642" w14:textId="77777777" w:rsidR="00980D3B" w:rsidRDefault="00980D3B">
      <w:pPr>
        <w:pStyle w:val="NormalIndented"/>
      </w:pPr>
      <w:r>
        <w:t>Definition: Specifies the numeric amount when needed to pair with the value.</w:t>
      </w:r>
    </w:p>
    <w:p w14:paraId="2BA93465" w14:textId="77777777" w:rsidR="00980D3B" w:rsidRDefault="00980D3B">
      <w:pPr>
        <w:pStyle w:val="Heading3"/>
      </w:pPr>
      <w:r>
        <w:fldChar w:fldCharType="begin"/>
      </w:r>
      <w:r>
        <w:instrText xml:space="preserve"> XE "VH" </w:instrText>
      </w:r>
      <w:r>
        <w:fldChar w:fldCharType="end"/>
      </w:r>
      <w:r>
        <w:fldChar w:fldCharType="begin"/>
      </w:r>
      <w:r>
        <w:instrText xml:space="preserve"> XE "Data types: VH" </w:instrText>
      </w:r>
      <w:r>
        <w:fldChar w:fldCharType="end"/>
      </w:r>
      <w:bookmarkStart w:id="1898" w:name="_Ref485519140"/>
      <w:bookmarkStart w:id="1899" w:name="_Toc498146073"/>
      <w:bookmarkStart w:id="1900" w:name="_Toc527864642"/>
      <w:bookmarkStart w:id="1901" w:name="_Toc527866114"/>
      <w:bookmarkStart w:id="1902" w:name="_Toc528481917"/>
      <w:bookmarkStart w:id="1903" w:name="_Toc528482422"/>
      <w:bookmarkStart w:id="1904" w:name="_Toc528482721"/>
      <w:bookmarkStart w:id="1905" w:name="_Toc528482846"/>
      <w:bookmarkStart w:id="1906" w:name="_Toc528486154"/>
      <w:bookmarkStart w:id="1907" w:name="_Toc536689791"/>
      <w:bookmarkStart w:id="1908" w:name="_Toc496536"/>
      <w:bookmarkStart w:id="1909" w:name="_Toc524883"/>
      <w:bookmarkStart w:id="1910" w:name="_Toc1802466"/>
      <w:bookmarkStart w:id="1911" w:name="_Toc22448461"/>
      <w:bookmarkStart w:id="1912" w:name="_Toc22697653"/>
      <w:bookmarkStart w:id="1913" w:name="_Toc24273688"/>
      <w:r>
        <w:t>VH - visiting hours</w:t>
      </w:r>
      <w:bookmarkEnd w:id="1886"/>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r>
        <w:t xml:space="preserve"> </w:t>
      </w:r>
    </w:p>
    <w:p w14:paraId="154BC82F" w14:textId="77777777" w:rsidR="00980D3B" w:rsidRDefault="00980D3B">
      <w:pPr>
        <w:pStyle w:val="ComponentTableCaption"/>
      </w:pPr>
      <w:bookmarkStart w:id="1914" w:name="VH"/>
      <w:r>
        <w:t xml:space="preserve">HL7 Component Table - VH – Visiting Hours </w:t>
      </w:r>
      <w:r>
        <w:fldChar w:fldCharType="begin"/>
      </w:r>
      <w:r>
        <w:instrText xml:space="preserve"> XE "HL7 Component Table - VH" </w:instrText>
      </w:r>
      <w:r>
        <w:fldChar w:fldCharType="end"/>
      </w:r>
      <w:bookmarkEnd w:id="191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F492092"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74B5D1D"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413FD131"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48490C5B"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356BEACE"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081BC252"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BFA8354"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48D088E"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718DFDA9" w14:textId="77777777" w:rsidR="00980D3B" w:rsidRDefault="00980D3B">
            <w:pPr>
              <w:pStyle w:val="ComponentTableHeader"/>
              <w:jc w:val="left"/>
              <w:rPr>
                <w:b w:val="0"/>
                <w:lang w:val="fr-FR"/>
              </w:rPr>
            </w:pPr>
            <w:r>
              <w:rPr>
                <w:lang w:val="fr-FR"/>
              </w:rPr>
              <w:t>SEC.REF.</w:t>
            </w:r>
          </w:p>
        </w:tc>
      </w:tr>
      <w:tr w:rsidR="00980D3B" w14:paraId="17B50DB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3737BB2" w14:textId="77777777" w:rsidR="00980D3B" w:rsidRDefault="00980D3B">
            <w:pPr>
              <w:pStyle w:val="ComponentTableBody"/>
            </w:pPr>
            <w:r>
              <w:t>1</w:t>
            </w:r>
          </w:p>
        </w:tc>
        <w:tc>
          <w:tcPr>
            <w:tcW w:w="576" w:type="dxa"/>
            <w:tcBorders>
              <w:top w:val="single" w:sz="4" w:space="0" w:color="auto"/>
              <w:bottom w:val="single" w:sz="4" w:space="0" w:color="auto"/>
            </w:tcBorders>
          </w:tcPr>
          <w:p w14:paraId="605D42D7" w14:textId="77777777" w:rsidR="00980D3B" w:rsidRDefault="00980D3B">
            <w:pPr>
              <w:pStyle w:val="ComponentTableBody"/>
            </w:pPr>
            <w:r>
              <w:t>3</w:t>
            </w:r>
          </w:p>
        </w:tc>
        <w:tc>
          <w:tcPr>
            <w:tcW w:w="720" w:type="dxa"/>
            <w:tcBorders>
              <w:top w:val="single" w:sz="4" w:space="0" w:color="auto"/>
              <w:bottom w:val="single" w:sz="4" w:space="0" w:color="auto"/>
            </w:tcBorders>
          </w:tcPr>
          <w:p w14:paraId="74DA1083" w14:textId="77777777" w:rsidR="00980D3B" w:rsidRDefault="00980D3B">
            <w:pPr>
              <w:pStyle w:val="ComponentTableBody"/>
            </w:pPr>
            <w:r>
              <w:t>ID</w:t>
            </w:r>
          </w:p>
        </w:tc>
        <w:tc>
          <w:tcPr>
            <w:tcW w:w="576" w:type="dxa"/>
            <w:tcBorders>
              <w:top w:val="single" w:sz="4" w:space="0" w:color="auto"/>
              <w:bottom w:val="single" w:sz="4" w:space="0" w:color="auto"/>
            </w:tcBorders>
          </w:tcPr>
          <w:p w14:paraId="6CB86CB2" w14:textId="77777777" w:rsidR="00980D3B" w:rsidRDefault="00980D3B">
            <w:pPr>
              <w:pStyle w:val="ComponentTableBody"/>
            </w:pPr>
            <w:r>
              <w:t>O</w:t>
            </w:r>
          </w:p>
        </w:tc>
        <w:tc>
          <w:tcPr>
            <w:tcW w:w="720" w:type="dxa"/>
            <w:tcBorders>
              <w:top w:val="single" w:sz="4" w:space="0" w:color="auto"/>
              <w:bottom w:val="single" w:sz="4" w:space="0" w:color="auto"/>
            </w:tcBorders>
          </w:tcPr>
          <w:p w14:paraId="7A2ED349" w14:textId="77777777" w:rsidR="00980D3B" w:rsidRDefault="00980D3B">
            <w:pPr>
              <w:pStyle w:val="ComponentTableBody"/>
            </w:pPr>
            <w:r>
              <w:t>0267</w:t>
            </w:r>
          </w:p>
        </w:tc>
        <w:tc>
          <w:tcPr>
            <w:tcW w:w="2880" w:type="dxa"/>
            <w:tcBorders>
              <w:top w:val="single" w:sz="4" w:space="0" w:color="auto"/>
              <w:bottom w:val="single" w:sz="4" w:space="0" w:color="auto"/>
            </w:tcBorders>
          </w:tcPr>
          <w:p w14:paraId="716C83A3" w14:textId="77777777" w:rsidR="00980D3B" w:rsidRDefault="00980D3B">
            <w:pPr>
              <w:pStyle w:val="ComponentTableBody"/>
              <w:jc w:val="left"/>
            </w:pPr>
            <w:r>
              <w:t>Start Day Range</w:t>
            </w:r>
          </w:p>
        </w:tc>
        <w:tc>
          <w:tcPr>
            <w:tcW w:w="1440" w:type="dxa"/>
            <w:tcBorders>
              <w:top w:val="single" w:sz="4" w:space="0" w:color="auto"/>
              <w:bottom w:val="single" w:sz="4" w:space="0" w:color="auto"/>
            </w:tcBorders>
          </w:tcPr>
          <w:p w14:paraId="6B03089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E6E4760"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68418CD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7DBBEE2"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6436ADAE"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20B1D44A"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6129D9D2"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D963D4F" w14:textId="77777777" w:rsidR="00980D3B" w:rsidRDefault="00980D3B">
            <w:pPr>
              <w:pStyle w:val="ComponentTableBody"/>
            </w:pPr>
            <w:r>
              <w:t>0267</w:t>
            </w:r>
          </w:p>
        </w:tc>
        <w:tc>
          <w:tcPr>
            <w:tcW w:w="2880" w:type="dxa"/>
            <w:tcBorders>
              <w:top w:val="single" w:sz="4" w:space="0" w:color="auto"/>
              <w:bottom w:val="single" w:sz="4" w:space="0" w:color="auto"/>
            </w:tcBorders>
          </w:tcPr>
          <w:p w14:paraId="27BAC862" w14:textId="77777777" w:rsidR="00980D3B" w:rsidRDefault="00980D3B">
            <w:pPr>
              <w:pStyle w:val="ComponentTableBody"/>
              <w:jc w:val="left"/>
            </w:pPr>
            <w:r>
              <w:t>End Day Range</w:t>
            </w:r>
          </w:p>
        </w:tc>
        <w:tc>
          <w:tcPr>
            <w:tcW w:w="1440" w:type="dxa"/>
            <w:tcBorders>
              <w:top w:val="single" w:sz="4" w:space="0" w:color="auto"/>
              <w:bottom w:val="single" w:sz="4" w:space="0" w:color="auto"/>
            </w:tcBorders>
          </w:tcPr>
          <w:p w14:paraId="43A6126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51D8343"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77EDEAB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5C5C6DD" w14:textId="77777777" w:rsidR="00980D3B" w:rsidRDefault="00980D3B">
            <w:pPr>
              <w:pStyle w:val="ComponentTableBody"/>
              <w:rPr>
                <w:sz w:val="16"/>
                <w:lang w:val="it-IT"/>
              </w:rPr>
            </w:pPr>
            <w:r>
              <w:rPr>
                <w:sz w:val="16"/>
                <w:lang w:val="it-IT"/>
              </w:rPr>
              <w:t>3</w:t>
            </w:r>
          </w:p>
        </w:tc>
        <w:tc>
          <w:tcPr>
            <w:tcW w:w="576" w:type="dxa"/>
            <w:tcBorders>
              <w:top w:val="single" w:sz="4" w:space="0" w:color="auto"/>
              <w:bottom w:val="single" w:sz="4" w:space="0" w:color="auto"/>
            </w:tcBorders>
          </w:tcPr>
          <w:p w14:paraId="7F6AD82F" w14:textId="77777777" w:rsidR="00980D3B" w:rsidRDefault="00980D3B">
            <w:pPr>
              <w:pStyle w:val="ComponentTableBody"/>
              <w:rPr>
                <w:lang w:val="it-IT"/>
              </w:rPr>
            </w:pPr>
            <w:r>
              <w:rPr>
                <w:lang w:val="it-IT"/>
              </w:rPr>
              <w:t>16</w:t>
            </w:r>
          </w:p>
        </w:tc>
        <w:tc>
          <w:tcPr>
            <w:tcW w:w="720" w:type="dxa"/>
            <w:tcBorders>
              <w:top w:val="single" w:sz="4" w:space="0" w:color="auto"/>
              <w:bottom w:val="single" w:sz="4" w:space="0" w:color="auto"/>
            </w:tcBorders>
          </w:tcPr>
          <w:p w14:paraId="40F4835A" w14:textId="77777777" w:rsidR="00980D3B" w:rsidRDefault="00980D3B">
            <w:pPr>
              <w:pStyle w:val="ComponentTableBody"/>
              <w:rPr>
                <w:lang w:val="it-IT"/>
              </w:rPr>
            </w:pPr>
            <w:r>
              <w:rPr>
                <w:lang w:val="it-IT"/>
              </w:rPr>
              <w:t>TM</w:t>
            </w:r>
          </w:p>
        </w:tc>
        <w:tc>
          <w:tcPr>
            <w:tcW w:w="576" w:type="dxa"/>
            <w:tcBorders>
              <w:top w:val="single" w:sz="4" w:space="0" w:color="auto"/>
              <w:bottom w:val="single" w:sz="4" w:space="0" w:color="auto"/>
            </w:tcBorders>
          </w:tcPr>
          <w:p w14:paraId="7F5FEC5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DFA7483"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2C549457" w14:textId="77777777" w:rsidR="00980D3B" w:rsidRDefault="00980D3B">
            <w:pPr>
              <w:pStyle w:val="ComponentTableBody"/>
              <w:jc w:val="left"/>
            </w:pPr>
            <w:r>
              <w:t>Start Hour Range</w:t>
            </w:r>
          </w:p>
        </w:tc>
        <w:tc>
          <w:tcPr>
            <w:tcW w:w="1440" w:type="dxa"/>
            <w:tcBorders>
              <w:top w:val="single" w:sz="4" w:space="0" w:color="auto"/>
              <w:bottom w:val="single" w:sz="4" w:space="0" w:color="auto"/>
            </w:tcBorders>
          </w:tcPr>
          <w:p w14:paraId="43CBA3C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656B86B"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_Ref358257889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2.A.75</w:t>
            </w:r>
            <w:r>
              <w:rPr>
                <w:rStyle w:val="Hyperlink"/>
              </w:rPr>
              <w:fldChar w:fldCharType="end"/>
            </w:r>
          </w:p>
        </w:tc>
      </w:tr>
      <w:tr w:rsidR="00980D3B" w14:paraId="56DEDCAB"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7D5336E3" w14:textId="77777777" w:rsidR="00980D3B" w:rsidRDefault="00980D3B">
            <w:pPr>
              <w:pStyle w:val="ComponentTableBody"/>
              <w:rPr>
                <w:lang w:val="it-IT"/>
              </w:rPr>
            </w:pPr>
            <w:r>
              <w:rPr>
                <w:lang w:val="it-IT"/>
              </w:rPr>
              <w:t>4</w:t>
            </w:r>
          </w:p>
        </w:tc>
        <w:tc>
          <w:tcPr>
            <w:tcW w:w="576" w:type="dxa"/>
            <w:tcBorders>
              <w:top w:val="single" w:sz="4" w:space="0" w:color="auto"/>
              <w:bottom w:val="double" w:sz="4" w:space="0" w:color="auto"/>
            </w:tcBorders>
          </w:tcPr>
          <w:p w14:paraId="7C6DA7C2" w14:textId="77777777" w:rsidR="00980D3B" w:rsidRDefault="00980D3B">
            <w:pPr>
              <w:pStyle w:val="ComponentTableBody"/>
              <w:rPr>
                <w:lang w:val="it-IT"/>
              </w:rPr>
            </w:pPr>
            <w:r>
              <w:rPr>
                <w:lang w:val="it-IT"/>
              </w:rPr>
              <w:t>16</w:t>
            </w:r>
          </w:p>
        </w:tc>
        <w:tc>
          <w:tcPr>
            <w:tcW w:w="720" w:type="dxa"/>
            <w:tcBorders>
              <w:top w:val="single" w:sz="4" w:space="0" w:color="auto"/>
              <w:bottom w:val="double" w:sz="4" w:space="0" w:color="auto"/>
            </w:tcBorders>
          </w:tcPr>
          <w:p w14:paraId="15C9C314" w14:textId="77777777" w:rsidR="00980D3B" w:rsidRDefault="00980D3B">
            <w:pPr>
              <w:pStyle w:val="ComponentTableBody"/>
              <w:rPr>
                <w:lang w:val="it-IT"/>
              </w:rPr>
            </w:pPr>
            <w:r>
              <w:rPr>
                <w:lang w:val="it-IT"/>
              </w:rPr>
              <w:t>TM</w:t>
            </w:r>
          </w:p>
        </w:tc>
        <w:tc>
          <w:tcPr>
            <w:tcW w:w="576" w:type="dxa"/>
            <w:tcBorders>
              <w:top w:val="single" w:sz="4" w:space="0" w:color="auto"/>
              <w:bottom w:val="double" w:sz="4" w:space="0" w:color="auto"/>
            </w:tcBorders>
          </w:tcPr>
          <w:p w14:paraId="784D84A5"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50E6987D"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3974D8A4" w14:textId="77777777" w:rsidR="00980D3B" w:rsidRDefault="00980D3B">
            <w:pPr>
              <w:pStyle w:val="ComponentTableBody"/>
              <w:jc w:val="left"/>
            </w:pPr>
            <w:r>
              <w:t>End Hour Range</w:t>
            </w:r>
          </w:p>
        </w:tc>
        <w:tc>
          <w:tcPr>
            <w:tcW w:w="1440" w:type="dxa"/>
            <w:tcBorders>
              <w:top w:val="single" w:sz="4" w:space="0" w:color="auto"/>
              <w:bottom w:val="double" w:sz="4" w:space="0" w:color="auto"/>
            </w:tcBorders>
          </w:tcPr>
          <w:p w14:paraId="52A7CE43"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0AA0D382" w14:textId="77777777" w:rsidR="00980D3B" w:rsidRDefault="00980D3B">
            <w:pPr>
              <w:pStyle w:val="ComponentTableBody"/>
              <w:rPr>
                <w:rStyle w:val="Hyperlink"/>
              </w:rPr>
            </w:pPr>
            <w:r>
              <w:rPr>
                <w:rStyle w:val="Hyperlink"/>
              </w:rPr>
              <w:fldChar w:fldCharType="begin"/>
            </w:r>
            <w:r>
              <w:rPr>
                <w:rStyle w:val="Hyperlink"/>
              </w:rPr>
              <w:instrText xml:space="preserve"> REF _Ref358257889 \r \h </w:instrText>
            </w:r>
            <w:r>
              <w:rPr>
                <w:rStyle w:val="Hyperlink"/>
              </w:rPr>
            </w:r>
            <w:r>
              <w:rPr>
                <w:rStyle w:val="Hyperlink"/>
              </w:rPr>
              <w:instrText xml:space="preserve"> \* MERGEFORMAT </w:instrText>
            </w:r>
            <w:r>
              <w:rPr>
                <w:rStyle w:val="Hyperlink"/>
              </w:rPr>
              <w:fldChar w:fldCharType="separate"/>
            </w:r>
            <w:r>
              <w:rPr>
                <w:rStyle w:val="Hyperlink"/>
              </w:rPr>
              <w:t>2.A.75</w:t>
            </w:r>
            <w:r>
              <w:rPr>
                <w:rStyle w:val="Hyperlink"/>
              </w:rPr>
              <w:fldChar w:fldCharType="end"/>
            </w:r>
          </w:p>
        </w:tc>
      </w:tr>
    </w:tbl>
    <w:p w14:paraId="3EC48009" w14:textId="77777777" w:rsidR="00980D3B" w:rsidRDefault="00980D3B">
      <w:pPr>
        <w:pStyle w:val="NormalIndented"/>
      </w:pPr>
      <w:r>
        <w:t xml:space="preserve">Definition: This data type contains the hours when a patient location is open for visiting. Refer to </w:t>
      </w:r>
      <w:hyperlink w:anchor="HL70267" w:history="1">
        <w:r>
          <w:rPr>
            <w:rStyle w:val="HyperlinkText"/>
          </w:rPr>
          <w:t>HL7 T</w:t>
        </w:r>
        <w:r>
          <w:rPr>
            <w:rStyle w:val="HyperlinkText"/>
          </w:rPr>
          <w:t>a</w:t>
        </w:r>
        <w:r>
          <w:rPr>
            <w:rStyle w:val="HyperlinkText"/>
          </w:rPr>
          <w:t xml:space="preserve">ble 0267 - Days of </w:t>
        </w:r>
        <w:bookmarkStart w:id="1915" w:name="_Hlt478371095"/>
        <w:r>
          <w:rPr>
            <w:rStyle w:val="HyperlinkText"/>
          </w:rPr>
          <w:t>t</w:t>
        </w:r>
        <w:bookmarkEnd w:id="1915"/>
        <w:r>
          <w:rPr>
            <w:rStyle w:val="HyperlinkText"/>
          </w:rPr>
          <w:t>he week</w:t>
        </w:r>
      </w:hyperlink>
      <w:r>
        <w:t xml:space="preserve"> for valid values for the first two comp</w:t>
      </w:r>
      <w:r>
        <w:t>o</w:t>
      </w:r>
      <w:r>
        <w:t>nents.</w:t>
      </w:r>
    </w:p>
    <w:p w14:paraId="1370B309" w14:textId="77777777" w:rsidR="00980D3B" w:rsidRDefault="00980D3B">
      <w:pPr>
        <w:pStyle w:val="Note"/>
        <w:tabs>
          <w:tab w:val="left" w:pos="1440"/>
        </w:tabs>
        <w:rPr>
          <w:snapToGrid w:val="0"/>
        </w:rPr>
      </w:pPr>
      <w:r>
        <w:rPr>
          <w:rStyle w:val="Strong"/>
        </w:rPr>
        <w:t>Maximum Length:</w:t>
      </w:r>
      <w:r>
        <w:t xml:space="preserve"> 41</w:t>
      </w:r>
    </w:p>
    <w:p w14:paraId="65912AF9" w14:textId="77777777" w:rsidR="00980D3B" w:rsidRDefault="00980D3B">
      <w:pPr>
        <w:pStyle w:val="Heading4"/>
        <w:rPr>
          <w:vanish/>
        </w:rPr>
      </w:pPr>
      <w:bookmarkStart w:id="1916" w:name="_Ref370034624"/>
      <w:r>
        <w:rPr>
          <w:vanish/>
        </w:rPr>
        <w:t>hiddentext</w:t>
      </w:r>
    </w:p>
    <w:p w14:paraId="0D2A6FF9" w14:textId="77777777" w:rsidR="00980D3B" w:rsidRDefault="00980D3B">
      <w:pPr>
        <w:pStyle w:val="Heading4"/>
      </w:pPr>
      <w:bookmarkStart w:id="1917" w:name="_Ref495284395"/>
      <w:bookmarkStart w:id="1918" w:name="_Ref495284402"/>
      <w:bookmarkStart w:id="1919" w:name="_Toc498146074"/>
      <w:bookmarkStart w:id="1920" w:name="_Toc527864643"/>
      <w:bookmarkStart w:id="1921" w:name="_Toc527866115"/>
      <w:r>
        <w:t>Start Day Range (ID)</w:t>
      </w:r>
      <w:bookmarkEnd w:id="1917"/>
      <w:bookmarkEnd w:id="1918"/>
      <w:bookmarkEnd w:id="1919"/>
      <w:bookmarkEnd w:id="1920"/>
      <w:bookmarkEnd w:id="1921"/>
    </w:p>
    <w:p w14:paraId="30164AF2" w14:textId="77777777" w:rsidR="00980D3B" w:rsidRDefault="00980D3B">
      <w:pPr>
        <w:pStyle w:val="NormalIndented"/>
      </w:pPr>
      <w:r>
        <w:t xml:space="preserve">Starting day of visiting hours range. See </w:t>
      </w:r>
      <w:hyperlink w:anchor="HL70267" w:history="1">
        <w:r>
          <w:rPr>
            <w:rStyle w:val="HyperlinkText"/>
          </w:rPr>
          <w:t>HL7 Table 0267 - Days of</w:t>
        </w:r>
        <w:bookmarkStart w:id="1922" w:name="_Hlt478371112"/>
        <w:r>
          <w:rPr>
            <w:rStyle w:val="HyperlinkText"/>
          </w:rPr>
          <w:t xml:space="preserve"> </w:t>
        </w:r>
        <w:bookmarkEnd w:id="1922"/>
        <w:r>
          <w:rPr>
            <w:rStyle w:val="HyperlinkText"/>
          </w:rPr>
          <w:t>the week</w:t>
        </w:r>
      </w:hyperlink>
      <w:r>
        <w:t xml:space="preserve"> for valid values.</w:t>
      </w:r>
      <w:bookmarkEnd w:id="1916"/>
    </w:p>
    <w:p w14:paraId="6245F530" w14:textId="77777777" w:rsidR="00980D3B" w:rsidRDefault="00980D3B">
      <w:pPr>
        <w:pStyle w:val="Heading4"/>
      </w:pPr>
      <w:bookmarkStart w:id="1923" w:name="_Ref370034655"/>
      <w:bookmarkStart w:id="1924" w:name="_Ref495284475"/>
      <w:bookmarkStart w:id="1925" w:name="_Ref495284478"/>
      <w:bookmarkStart w:id="1926" w:name="_Toc498146075"/>
      <w:bookmarkStart w:id="1927" w:name="_Toc527864644"/>
      <w:bookmarkStart w:id="1928" w:name="_Toc527866116"/>
      <w:r>
        <w:t>End Day Range (ID)</w:t>
      </w:r>
      <w:bookmarkEnd w:id="1924"/>
      <w:bookmarkEnd w:id="1925"/>
      <w:bookmarkEnd w:id="1926"/>
      <w:bookmarkEnd w:id="1927"/>
      <w:bookmarkEnd w:id="1928"/>
    </w:p>
    <w:p w14:paraId="30DC1305" w14:textId="77777777" w:rsidR="00980D3B" w:rsidRDefault="00980D3B">
      <w:pPr>
        <w:pStyle w:val="NormalIndented"/>
      </w:pPr>
      <w:r>
        <w:t xml:space="preserve">Ending day of visiting hours range. Starting day of visiting hours range. See </w:t>
      </w:r>
      <w:hyperlink w:anchor="HL70267" w:history="1">
        <w:r>
          <w:rPr>
            <w:rStyle w:val="HyperlinkText"/>
          </w:rPr>
          <w:t>HL7 Table 0267 - Days of the week</w:t>
        </w:r>
      </w:hyperlink>
      <w:r>
        <w:t xml:space="preserve"> for valid values</w:t>
      </w:r>
      <w:bookmarkEnd w:id="1923"/>
    </w:p>
    <w:p w14:paraId="05D285D4" w14:textId="77777777" w:rsidR="00980D3B" w:rsidRDefault="00980D3B">
      <w:pPr>
        <w:pStyle w:val="HL7TableCaption"/>
      </w:pPr>
      <w:bookmarkStart w:id="1929" w:name="_Hlt478371097"/>
      <w:bookmarkEnd w:id="1929"/>
      <w:r>
        <w:t>HL7 Table 0267 - Days of the week</w:t>
      </w:r>
      <w:bookmarkStart w:id="1930" w:name="HL70267"/>
      <w:bookmarkEnd w:id="1930"/>
      <w:r>
        <w:fldChar w:fldCharType="begin"/>
      </w:r>
      <w:r>
        <w:instrText xml:space="preserve"> XE "HL7 Table 0267 - Days of the Week"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Look w:val="0000" w:firstRow="0" w:lastRow="0" w:firstColumn="0" w:lastColumn="0" w:noHBand="0" w:noVBand="0"/>
      </w:tblPr>
      <w:tblGrid>
        <w:gridCol w:w="1266"/>
        <w:gridCol w:w="1920"/>
        <w:gridCol w:w="1920"/>
      </w:tblGrid>
      <w:tr w:rsidR="00980D3B" w14:paraId="0552BC0F" w14:textId="77777777">
        <w:tblPrEx>
          <w:tblCellMar>
            <w:top w:w="0" w:type="dxa"/>
            <w:bottom w:w="0" w:type="dxa"/>
          </w:tblCellMar>
        </w:tblPrEx>
        <w:trPr>
          <w:tblHeader/>
          <w:jc w:val="center"/>
        </w:trPr>
        <w:tc>
          <w:tcPr>
            <w:tcW w:w="1266" w:type="dxa"/>
            <w:tcBorders>
              <w:top w:val="double" w:sz="4" w:space="0" w:color="auto"/>
              <w:bottom w:val="single" w:sz="4" w:space="0" w:color="auto"/>
            </w:tcBorders>
            <w:shd w:val="pct10" w:color="auto" w:fill="FFFFFF"/>
          </w:tcPr>
          <w:p w14:paraId="7864D5C7" w14:textId="77777777" w:rsidR="00980D3B" w:rsidRDefault="00980D3B">
            <w:pPr>
              <w:pStyle w:val="HL7TableHeader"/>
              <w:jc w:val="center"/>
              <w:rPr>
                <w:lang w:val="fr-FR"/>
              </w:rPr>
            </w:pPr>
            <w:r>
              <w:rPr>
                <w:lang w:val="fr-FR"/>
              </w:rPr>
              <w:t>Value</w:t>
            </w:r>
          </w:p>
        </w:tc>
        <w:tc>
          <w:tcPr>
            <w:tcW w:w="1920" w:type="dxa"/>
            <w:tcBorders>
              <w:top w:val="double" w:sz="4" w:space="0" w:color="auto"/>
              <w:bottom w:val="single" w:sz="4" w:space="0" w:color="auto"/>
            </w:tcBorders>
            <w:shd w:val="pct10" w:color="auto" w:fill="FFFFFF"/>
          </w:tcPr>
          <w:p w14:paraId="4F6A233C" w14:textId="77777777" w:rsidR="00980D3B" w:rsidRDefault="00980D3B">
            <w:pPr>
              <w:pStyle w:val="HL7TableHeader"/>
              <w:rPr>
                <w:lang w:val="fr-FR"/>
              </w:rPr>
            </w:pPr>
            <w:r>
              <w:rPr>
                <w:lang w:val="fr-FR"/>
              </w:rPr>
              <w:t>Description</w:t>
            </w:r>
          </w:p>
        </w:tc>
        <w:tc>
          <w:tcPr>
            <w:tcW w:w="1920" w:type="dxa"/>
            <w:tcBorders>
              <w:top w:val="double" w:sz="4" w:space="0" w:color="auto"/>
              <w:bottom w:val="single" w:sz="4" w:space="0" w:color="auto"/>
            </w:tcBorders>
            <w:shd w:val="pct10" w:color="auto" w:fill="FFFFFF"/>
          </w:tcPr>
          <w:p w14:paraId="35D69D06" w14:textId="77777777" w:rsidR="00980D3B" w:rsidRDefault="00980D3B">
            <w:pPr>
              <w:pStyle w:val="HL7TableHeader"/>
              <w:rPr>
                <w:lang w:val="fr-FR"/>
              </w:rPr>
            </w:pPr>
            <w:r>
              <w:rPr>
                <w:lang w:val="fr-FR"/>
              </w:rPr>
              <w:t>Comment</w:t>
            </w:r>
          </w:p>
        </w:tc>
      </w:tr>
      <w:tr w:rsidR="00980D3B" w14:paraId="6839E3F1" w14:textId="77777777">
        <w:tblPrEx>
          <w:tblCellMar>
            <w:top w:w="0" w:type="dxa"/>
            <w:bottom w:w="0" w:type="dxa"/>
          </w:tblCellMar>
        </w:tblPrEx>
        <w:trPr>
          <w:jc w:val="center"/>
        </w:trPr>
        <w:tc>
          <w:tcPr>
            <w:tcW w:w="1266" w:type="dxa"/>
            <w:tcBorders>
              <w:top w:val="single" w:sz="4" w:space="0" w:color="auto"/>
              <w:bottom w:val="single" w:sz="4" w:space="0" w:color="auto"/>
            </w:tcBorders>
          </w:tcPr>
          <w:p w14:paraId="52054CDC" w14:textId="77777777" w:rsidR="00980D3B" w:rsidRDefault="00980D3B">
            <w:pPr>
              <w:pStyle w:val="HL7TableBody"/>
              <w:jc w:val="center"/>
            </w:pPr>
            <w:r>
              <w:t>SAT</w:t>
            </w:r>
          </w:p>
        </w:tc>
        <w:tc>
          <w:tcPr>
            <w:tcW w:w="1920" w:type="dxa"/>
            <w:tcBorders>
              <w:top w:val="single" w:sz="4" w:space="0" w:color="auto"/>
              <w:bottom w:val="single" w:sz="4" w:space="0" w:color="auto"/>
            </w:tcBorders>
          </w:tcPr>
          <w:p w14:paraId="306283B7" w14:textId="77777777" w:rsidR="00980D3B" w:rsidRDefault="00980D3B">
            <w:pPr>
              <w:pStyle w:val="HL7TableBody"/>
            </w:pPr>
            <w:r>
              <w:t>Saturday</w:t>
            </w:r>
          </w:p>
        </w:tc>
        <w:tc>
          <w:tcPr>
            <w:tcW w:w="1920" w:type="dxa"/>
            <w:tcBorders>
              <w:top w:val="single" w:sz="4" w:space="0" w:color="auto"/>
              <w:bottom w:val="single" w:sz="4" w:space="0" w:color="auto"/>
            </w:tcBorders>
          </w:tcPr>
          <w:p w14:paraId="4E63DD9E" w14:textId="77777777" w:rsidR="00980D3B" w:rsidRDefault="00980D3B">
            <w:pPr>
              <w:pStyle w:val="HL7TableBody"/>
            </w:pPr>
          </w:p>
        </w:tc>
      </w:tr>
      <w:tr w:rsidR="00980D3B" w14:paraId="27AD1D8C" w14:textId="77777777">
        <w:tblPrEx>
          <w:tblCellMar>
            <w:top w:w="0" w:type="dxa"/>
            <w:bottom w:w="0" w:type="dxa"/>
          </w:tblCellMar>
        </w:tblPrEx>
        <w:trPr>
          <w:jc w:val="center"/>
        </w:trPr>
        <w:tc>
          <w:tcPr>
            <w:tcW w:w="1266" w:type="dxa"/>
            <w:tcBorders>
              <w:top w:val="single" w:sz="4" w:space="0" w:color="auto"/>
              <w:bottom w:val="single" w:sz="4" w:space="0" w:color="auto"/>
            </w:tcBorders>
          </w:tcPr>
          <w:p w14:paraId="0FEA83D3" w14:textId="77777777" w:rsidR="00980D3B" w:rsidRDefault="00980D3B">
            <w:pPr>
              <w:pStyle w:val="HL7TableBody"/>
              <w:jc w:val="center"/>
            </w:pPr>
            <w:r>
              <w:t>SUN</w:t>
            </w:r>
          </w:p>
        </w:tc>
        <w:tc>
          <w:tcPr>
            <w:tcW w:w="1920" w:type="dxa"/>
            <w:tcBorders>
              <w:top w:val="single" w:sz="4" w:space="0" w:color="auto"/>
              <w:bottom w:val="single" w:sz="4" w:space="0" w:color="auto"/>
            </w:tcBorders>
          </w:tcPr>
          <w:p w14:paraId="32CFDF04" w14:textId="77777777" w:rsidR="00980D3B" w:rsidRDefault="00980D3B">
            <w:pPr>
              <w:pStyle w:val="HL7TableBody"/>
            </w:pPr>
            <w:r>
              <w:t>Sunday</w:t>
            </w:r>
          </w:p>
        </w:tc>
        <w:tc>
          <w:tcPr>
            <w:tcW w:w="1920" w:type="dxa"/>
            <w:tcBorders>
              <w:top w:val="single" w:sz="4" w:space="0" w:color="auto"/>
              <w:bottom w:val="single" w:sz="4" w:space="0" w:color="auto"/>
            </w:tcBorders>
          </w:tcPr>
          <w:p w14:paraId="6BAB5A1E" w14:textId="77777777" w:rsidR="00980D3B" w:rsidRDefault="00980D3B">
            <w:pPr>
              <w:pStyle w:val="HL7TableBody"/>
            </w:pPr>
          </w:p>
        </w:tc>
      </w:tr>
      <w:tr w:rsidR="00980D3B" w14:paraId="1857E806" w14:textId="77777777">
        <w:tblPrEx>
          <w:tblCellMar>
            <w:top w:w="0" w:type="dxa"/>
            <w:bottom w:w="0" w:type="dxa"/>
          </w:tblCellMar>
        </w:tblPrEx>
        <w:trPr>
          <w:jc w:val="center"/>
        </w:trPr>
        <w:tc>
          <w:tcPr>
            <w:tcW w:w="1266" w:type="dxa"/>
            <w:tcBorders>
              <w:top w:val="single" w:sz="4" w:space="0" w:color="auto"/>
              <w:bottom w:val="single" w:sz="4" w:space="0" w:color="auto"/>
            </w:tcBorders>
          </w:tcPr>
          <w:p w14:paraId="37534606" w14:textId="77777777" w:rsidR="00980D3B" w:rsidRDefault="00980D3B">
            <w:pPr>
              <w:pStyle w:val="HL7TableBody"/>
              <w:jc w:val="center"/>
            </w:pPr>
            <w:r>
              <w:t>MON</w:t>
            </w:r>
          </w:p>
        </w:tc>
        <w:tc>
          <w:tcPr>
            <w:tcW w:w="1920" w:type="dxa"/>
            <w:tcBorders>
              <w:top w:val="single" w:sz="4" w:space="0" w:color="auto"/>
              <w:bottom w:val="single" w:sz="4" w:space="0" w:color="auto"/>
            </w:tcBorders>
          </w:tcPr>
          <w:p w14:paraId="10B21692" w14:textId="77777777" w:rsidR="00980D3B" w:rsidRDefault="00980D3B">
            <w:pPr>
              <w:pStyle w:val="HL7TableBody"/>
            </w:pPr>
            <w:r>
              <w:t>Monday</w:t>
            </w:r>
          </w:p>
        </w:tc>
        <w:tc>
          <w:tcPr>
            <w:tcW w:w="1920" w:type="dxa"/>
            <w:tcBorders>
              <w:top w:val="single" w:sz="4" w:space="0" w:color="auto"/>
              <w:bottom w:val="single" w:sz="4" w:space="0" w:color="auto"/>
            </w:tcBorders>
          </w:tcPr>
          <w:p w14:paraId="1B188FF8" w14:textId="77777777" w:rsidR="00980D3B" w:rsidRDefault="00980D3B">
            <w:pPr>
              <w:pStyle w:val="HL7TableBody"/>
            </w:pPr>
          </w:p>
        </w:tc>
      </w:tr>
      <w:tr w:rsidR="00980D3B" w14:paraId="7ADD6620" w14:textId="77777777">
        <w:tblPrEx>
          <w:tblCellMar>
            <w:top w:w="0" w:type="dxa"/>
            <w:bottom w:w="0" w:type="dxa"/>
          </w:tblCellMar>
        </w:tblPrEx>
        <w:trPr>
          <w:jc w:val="center"/>
        </w:trPr>
        <w:tc>
          <w:tcPr>
            <w:tcW w:w="1266" w:type="dxa"/>
            <w:tcBorders>
              <w:top w:val="single" w:sz="4" w:space="0" w:color="auto"/>
              <w:bottom w:val="single" w:sz="4" w:space="0" w:color="auto"/>
            </w:tcBorders>
          </w:tcPr>
          <w:p w14:paraId="7F6CFA3A" w14:textId="77777777" w:rsidR="00980D3B" w:rsidRDefault="00980D3B">
            <w:pPr>
              <w:pStyle w:val="HL7TableBody"/>
              <w:jc w:val="center"/>
            </w:pPr>
            <w:r>
              <w:t>TUE</w:t>
            </w:r>
          </w:p>
        </w:tc>
        <w:tc>
          <w:tcPr>
            <w:tcW w:w="1920" w:type="dxa"/>
            <w:tcBorders>
              <w:top w:val="single" w:sz="4" w:space="0" w:color="auto"/>
              <w:bottom w:val="single" w:sz="4" w:space="0" w:color="auto"/>
            </w:tcBorders>
          </w:tcPr>
          <w:p w14:paraId="12C8914A" w14:textId="77777777" w:rsidR="00980D3B" w:rsidRDefault="00980D3B">
            <w:pPr>
              <w:pStyle w:val="HL7TableBody"/>
            </w:pPr>
            <w:r>
              <w:t>Tuesday</w:t>
            </w:r>
          </w:p>
        </w:tc>
        <w:tc>
          <w:tcPr>
            <w:tcW w:w="1920" w:type="dxa"/>
            <w:tcBorders>
              <w:top w:val="single" w:sz="4" w:space="0" w:color="auto"/>
              <w:bottom w:val="single" w:sz="4" w:space="0" w:color="auto"/>
            </w:tcBorders>
          </w:tcPr>
          <w:p w14:paraId="337A6E12" w14:textId="77777777" w:rsidR="00980D3B" w:rsidRDefault="00980D3B">
            <w:pPr>
              <w:pStyle w:val="HL7TableBody"/>
            </w:pPr>
          </w:p>
        </w:tc>
      </w:tr>
      <w:tr w:rsidR="00980D3B" w14:paraId="4EAA06AB" w14:textId="77777777">
        <w:tblPrEx>
          <w:tblCellMar>
            <w:top w:w="0" w:type="dxa"/>
            <w:bottom w:w="0" w:type="dxa"/>
          </w:tblCellMar>
        </w:tblPrEx>
        <w:trPr>
          <w:jc w:val="center"/>
        </w:trPr>
        <w:tc>
          <w:tcPr>
            <w:tcW w:w="1266" w:type="dxa"/>
            <w:tcBorders>
              <w:top w:val="single" w:sz="4" w:space="0" w:color="auto"/>
              <w:bottom w:val="single" w:sz="4" w:space="0" w:color="auto"/>
            </w:tcBorders>
          </w:tcPr>
          <w:p w14:paraId="1AA3E5AB" w14:textId="77777777" w:rsidR="00980D3B" w:rsidRDefault="00980D3B">
            <w:pPr>
              <w:pStyle w:val="HL7TableBody"/>
              <w:jc w:val="center"/>
            </w:pPr>
            <w:r>
              <w:t>WED</w:t>
            </w:r>
          </w:p>
        </w:tc>
        <w:tc>
          <w:tcPr>
            <w:tcW w:w="1920" w:type="dxa"/>
            <w:tcBorders>
              <w:top w:val="single" w:sz="4" w:space="0" w:color="auto"/>
              <w:bottom w:val="single" w:sz="4" w:space="0" w:color="auto"/>
            </w:tcBorders>
          </w:tcPr>
          <w:p w14:paraId="1CAE9755" w14:textId="77777777" w:rsidR="00980D3B" w:rsidRDefault="00980D3B">
            <w:pPr>
              <w:pStyle w:val="HL7TableBody"/>
            </w:pPr>
            <w:r>
              <w:t>Wednesday</w:t>
            </w:r>
          </w:p>
        </w:tc>
        <w:tc>
          <w:tcPr>
            <w:tcW w:w="1920" w:type="dxa"/>
            <w:tcBorders>
              <w:top w:val="single" w:sz="4" w:space="0" w:color="auto"/>
              <w:bottom w:val="single" w:sz="4" w:space="0" w:color="auto"/>
            </w:tcBorders>
          </w:tcPr>
          <w:p w14:paraId="70F052EB" w14:textId="77777777" w:rsidR="00980D3B" w:rsidRDefault="00980D3B">
            <w:pPr>
              <w:pStyle w:val="HL7TableBody"/>
            </w:pPr>
          </w:p>
        </w:tc>
      </w:tr>
      <w:tr w:rsidR="00980D3B" w14:paraId="49AD01D2" w14:textId="77777777">
        <w:tblPrEx>
          <w:tblCellMar>
            <w:top w:w="0" w:type="dxa"/>
            <w:bottom w:w="0" w:type="dxa"/>
          </w:tblCellMar>
        </w:tblPrEx>
        <w:trPr>
          <w:jc w:val="center"/>
        </w:trPr>
        <w:tc>
          <w:tcPr>
            <w:tcW w:w="1266" w:type="dxa"/>
            <w:tcBorders>
              <w:top w:val="single" w:sz="4" w:space="0" w:color="auto"/>
              <w:bottom w:val="single" w:sz="4" w:space="0" w:color="auto"/>
            </w:tcBorders>
          </w:tcPr>
          <w:p w14:paraId="6BCEAD5A" w14:textId="77777777" w:rsidR="00980D3B" w:rsidRDefault="00980D3B">
            <w:pPr>
              <w:pStyle w:val="HL7TableBody"/>
              <w:jc w:val="center"/>
            </w:pPr>
            <w:r>
              <w:t>THU</w:t>
            </w:r>
          </w:p>
        </w:tc>
        <w:tc>
          <w:tcPr>
            <w:tcW w:w="1920" w:type="dxa"/>
            <w:tcBorders>
              <w:top w:val="single" w:sz="4" w:space="0" w:color="auto"/>
              <w:bottom w:val="single" w:sz="4" w:space="0" w:color="auto"/>
            </w:tcBorders>
          </w:tcPr>
          <w:p w14:paraId="72DD50BA" w14:textId="77777777" w:rsidR="00980D3B" w:rsidRDefault="00980D3B">
            <w:pPr>
              <w:pStyle w:val="HL7TableBody"/>
            </w:pPr>
            <w:r>
              <w:t>Thursday</w:t>
            </w:r>
          </w:p>
        </w:tc>
        <w:tc>
          <w:tcPr>
            <w:tcW w:w="1920" w:type="dxa"/>
            <w:tcBorders>
              <w:top w:val="single" w:sz="4" w:space="0" w:color="auto"/>
              <w:bottom w:val="single" w:sz="4" w:space="0" w:color="auto"/>
            </w:tcBorders>
          </w:tcPr>
          <w:p w14:paraId="2F6ED34D" w14:textId="77777777" w:rsidR="00980D3B" w:rsidRDefault="00980D3B">
            <w:pPr>
              <w:pStyle w:val="HL7TableBody"/>
            </w:pPr>
          </w:p>
        </w:tc>
      </w:tr>
      <w:tr w:rsidR="00980D3B" w14:paraId="0C8EDE3C" w14:textId="77777777">
        <w:tblPrEx>
          <w:tblCellMar>
            <w:top w:w="0" w:type="dxa"/>
            <w:bottom w:w="0" w:type="dxa"/>
          </w:tblCellMar>
        </w:tblPrEx>
        <w:trPr>
          <w:jc w:val="center"/>
        </w:trPr>
        <w:tc>
          <w:tcPr>
            <w:tcW w:w="1266" w:type="dxa"/>
            <w:tcBorders>
              <w:top w:val="single" w:sz="4" w:space="0" w:color="auto"/>
              <w:bottom w:val="double" w:sz="4" w:space="0" w:color="auto"/>
            </w:tcBorders>
          </w:tcPr>
          <w:p w14:paraId="0D2BAEC2" w14:textId="77777777" w:rsidR="00980D3B" w:rsidRDefault="00980D3B">
            <w:pPr>
              <w:pStyle w:val="HL7TableBody"/>
              <w:jc w:val="center"/>
            </w:pPr>
            <w:r>
              <w:t>FRI</w:t>
            </w:r>
          </w:p>
        </w:tc>
        <w:tc>
          <w:tcPr>
            <w:tcW w:w="1920" w:type="dxa"/>
            <w:tcBorders>
              <w:top w:val="single" w:sz="4" w:space="0" w:color="auto"/>
              <w:bottom w:val="double" w:sz="4" w:space="0" w:color="auto"/>
            </w:tcBorders>
          </w:tcPr>
          <w:p w14:paraId="5FDBF74E" w14:textId="77777777" w:rsidR="00980D3B" w:rsidRDefault="00980D3B">
            <w:pPr>
              <w:pStyle w:val="HL7TableBody"/>
            </w:pPr>
            <w:r>
              <w:t>Friday</w:t>
            </w:r>
          </w:p>
        </w:tc>
        <w:tc>
          <w:tcPr>
            <w:tcW w:w="1920" w:type="dxa"/>
            <w:tcBorders>
              <w:top w:val="single" w:sz="4" w:space="0" w:color="auto"/>
              <w:bottom w:val="double" w:sz="4" w:space="0" w:color="auto"/>
            </w:tcBorders>
          </w:tcPr>
          <w:p w14:paraId="14AB5955" w14:textId="77777777" w:rsidR="00980D3B" w:rsidRDefault="00980D3B">
            <w:pPr>
              <w:pStyle w:val="HL7TableBody"/>
            </w:pPr>
          </w:p>
        </w:tc>
      </w:tr>
    </w:tbl>
    <w:p w14:paraId="5FF05ACB" w14:textId="77777777" w:rsidR="00980D3B" w:rsidRDefault="00980D3B">
      <w:pPr>
        <w:pStyle w:val="Heading4"/>
      </w:pPr>
      <w:bookmarkStart w:id="1931" w:name="_Toc498146076"/>
      <w:bookmarkStart w:id="1932" w:name="_Toc527864645"/>
      <w:bookmarkStart w:id="1933" w:name="_Toc527866117"/>
      <w:r>
        <w:lastRenderedPageBreak/>
        <w:t>Start Hour Range (TM)</w:t>
      </w:r>
      <w:bookmarkEnd w:id="1931"/>
      <w:bookmarkEnd w:id="1932"/>
      <w:bookmarkEnd w:id="1933"/>
    </w:p>
    <w:p w14:paraId="22D80406" w14:textId="77777777" w:rsidR="00980D3B" w:rsidRDefault="00980D3B">
      <w:pPr>
        <w:pStyle w:val="NormalIndented"/>
      </w:pPr>
      <w:r>
        <w:t xml:space="preserve">Starting hour on starting day of visiting hours range. See first component, </w:t>
      </w:r>
      <w:r>
        <w:fldChar w:fldCharType="begin"/>
      </w:r>
      <w:r>
        <w:instrText xml:space="preserve"> REF _Ref495284395 \w \h </w:instrText>
      </w:r>
      <w:r>
        <w:fldChar w:fldCharType="separate"/>
      </w:r>
      <w:r>
        <w:t>2.A.80.1</w:t>
      </w:r>
      <w:r>
        <w:fldChar w:fldCharType="end"/>
      </w:r>
      <w:r>
        <w:t>, "</w:t>
      </w:r>
      <w:r>
        <w:fldChar w:fldCharType="begin"/>
      </w:r>
      <w:r>
        <w:instrText xml:space="preserve"> REF _Ref495284402 \h </w:instrText>
      </w:r>
      <w:r>
        <w:fldChar w:fldCharType="separate"/>
      </w:r>
      <w:r>
        <w:t>Start Day Range (ID)</w:t>
      </w:r>
      <w:r>
        <w:fldChar w:fldCharType="end"/>
      </w:r>
      <w:r>
        <w:t>".</w:t>
      </w:r>
    </w:p>
    <w:p w14:paraId="541F31B2" w14:textId="77777777" w:rsidR="00980D3B" w:rsidRDefault="00980D3B">
      <w:pPr>
        <w:pStyle w:val="Heading4"/>
      </w:pPr>
      <w:bookmarkStart w:id="1934" w:name="_Toc498146077"/>
      <w:bookmarkStart w:id="1935" w:name="_Toc527864646"/>
      <w:bookmarkStart w:id="1936" w:name="_Toc527866118"/>
      <w:r>
        <w:t>End Hour Range (TM)</w:t>
      </w:r>
      <w:bookmarkEnd w:id="1934"/>
      <w:bookmarkEnd w:id="1935"/>
      <w:bookmarkEnd w:id="1936"/>
    </w:p>
    <w:p w14:paraId="4BC2597F" w14:textId="77777777" w:rsidR="00980D3B" w:rsidRDefault="00980D3B">
      <w:pPr>
        <w:pStyle w:val="NormalIndented"/>
      </w:pPr>
      <w:r>
        <w:t xml:space="preserve">Ending hour on ending day of visiting hours range See second component, </w:t>
      </w:r>
      <w:r>
        <w:fldChar w:fldCharType="begin"/>
      </w:r>
      <w:r>
        <w:instrText xml:space="preserve"> REF _Ref495284475 \w \h </w:instrText>
      </w:r>
      <w:r>
        <w:fldChar w:fldCharType="separate"/>
      </w:r>
      <w:r>
        <w:t>2.A.80.2</w:t>
      </w:r>
      <w:r>
        <w:fldChar w:fldCharType="end"/>
      </w:r>
      <w:r>
        <w:t>, "</w:t>
      </w:r>
      <w:r>
        <w:fldChar w:fldCharType="begin"/>
      </w:r>
      <w:r>
        <w:instrText xml:space="preserve"> REF _Ref495284478 \h </w:instrText>
      </w:r>
      <w:r>
        <w:fldChar w:fldCharType="separate"/>
      </w:r>
      <w:r>
        <w:t>End Day Range (ID)</w:t>
      </w:r>
      <w:r>
        <w:fldChar w:fldCharType="end"/>
      </w:r>
      <w:r>
        <w:t>".</w:t>
      </w:r>
    </w:p>
    <w:bookmarkStart w:id="1937" w:name="_Ref434657126"/>
    <w:p w14:paraId="79F04330" w14:textId="77777777" w:rsidR="00980D3B" w:rsidRDefault="00980D3B">
      <w:pPr>
        <w:pStyle w:val="Heading3"/>
        <w:rPr>
          <w:lang w:val="fr-FR"/>
        </w:rPr>
      </w:pPr>
      <w:r>
        <w:fldChar w:fldCharType="begin"/>
      </w:r>
      <w:r>
        <w:rPr>
          <w:lang w:val="fr-FR"/>
        </w:rPr>
        <w:instrText xml:space="preserve"> XE "VID" </w:instrText>
      </w:r>
      <w:r>
        <w:fldChar w:fldCharType="end"/>
      </w:r>
      <w:r>
        <w:fldChar w:fldCharType="begin"/>
      </w:r>
      <w:r>
        <w:rPr>
          <w:lang w:val="fr-FR"/>
        </w:rPr>
        <w:instrText xml:space="preserve"> XE "Data types: VID" </w:instrText>
      </w:r>
      <w:r>
        <w:fldChar w:fldCharType="end"/>
      </w:r>
      <w:bookmarkStart w:id="1938" w:name="_Ref485519173"/>
      <w:bookmarkStart w:id="1939" w:name="_Toc498146078"/>
      <w:bookmarkStart w:id="1940" w:name="_Toc527864647"/>
      <w:bookmarkStart w:id="1941" w:name="_Toc527866119"/>
      <w:bookmarkStart w:id="1942" w:name="_Toc528481918"/>
      <w:bookmarkStart w:id="1943" w:name="_Toc528482423"/>
      <w:bookmarkStart w:id="1944" w:name="_Toc528482722"/>
      <w:bookmarkStart w:id="1945" w:name="_Toc528482847"/>
      <w:bookmarkStart w:id="1946" w:name="_Toc528486155"/>
      <w:bookmarkStart w:id="1947" w:name="_Toc536689792"/>
      <w:bookmarkStart w:id="1948" w:name="_Toc496537"/>
      <w:bookmarkStart w:id="1949" w:name="_Toc524884"/>
      <w:bookmarkStart w:id="1950" w:name="_Toc1802467"/>
      <w:bookmarkStart w:id="1951" w:name="_Toc22448462"/>
      <w:bookmarkStart w:id="1952" w:name="_Toc22697654"/>
      <w:bookmarkStart w:id="1953" w:name="_Toc24273689"/>
      <w:r>
        <w:rPr>
          <w:lang w:val="fr-FR"/>
        </w:rPr>
        <w:t>VID – version identifier</w:t>
      </w:r>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p>
    <w:p w14:paraId="114E716A" w14:textId="77777777" w:rsidR="00980D3B" w:rsidRDefault="00980D3B">
      <w:pPr>
        <w:pStyle w:val="ComponentTableCaption"/>
        <w:rPr>
          <w:lang w:val="fr-FR"/>
        </w:rPr>
      </w:pPr>
      <w:bookmarkStart w:id="1954" w:name="VID"/>
      <w:r>
        <w:rPr>
          <w:lang w:val="fr-FR"/>
        </w:rPr>
        <w:t xml:space="preserve">HL7 Component Table - VID – Version Identifier </w:t>
      </w:r>
      <w:r>
        <w:fldChar w:fldCharType="begin"/>
      </w:r>
      <w:r>
        <w:rPr>
          <w:lang w:val="fr-FR"/>
        </w:rPr>
        <w:instrText xml:space="preserve"> XE "HL7 Component Table - VID" </w:instrText>
      </w:r>
      <w:r>
        <w:fldChar w:fldCharType="end"/>
      </w:r>
      <w:bookmarkEnd w:id="195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CD7B72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0961B56B"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04798F69"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467F51D6"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1D735C68"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DACB734"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15FD334A"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2DA558DA"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3B4E7B29" w14:textId="77777777" w:rsidR="00980D3B" w:rsidRDefault="00980D3B">
            <w:pPr>
              <w:pStyle w:val="ComponentTableHeader"/>
              <w:jc w:val="left"/>
              <w:rPr>
                <w:b w:val="0"/>
                <w:lang w:val="fr-FR"/>
              </w:rPr>
            </w:pPr>
            <w:r>
              <w:rPr>
                <w:lang w:val="fr-FR"/>
              </w:rPr>
              <w:t>SEC.REF.</w:t>
            </w:r>
          </w:p>
        </w:tc>
      </w:tr>
      <w:tr w:rsidR="00980D3B" w14:paraId="2048AA6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A9B06AD" w14:textId="77777777" w:rsidR="00980D3B" w:rsidRDefault="00980D3B">
            <w:pPr>
              <w:pStyle w:val="ComponentTableBody"/>
              <w:rPr>
                <w:lang w:val="it-IT"/>
              </w:rPr>
            </w:pPr>
            <w:r>
              <w:rPr>
                <w:lang w:val="it-IT"/>
              </w:rPr>
              <w:t>1</w:t>
            </w:r>
          </w:p>
        </w:tc>
        <w:tc>
          <w:tcPr>
            <w:tcW w:w="576" w:type="dxa"/>
            <w:tcBorders>
              <w:top w:val="single" w:sz="4" w:space="0" w:color="auto"/>
              <w:bottom w:val="single" w:sz="4" w:space="0" w:color="auto"/>
            </w:tcBorders>
          </w:tcPr>
          <w:p w14:paraId="785BDFB4" w14:textId="77777777" w:rsidR="00980D3B" w:rsidRDefault="00980D3B">
            <w:pPr>
              <w:pStyle w:val="ComponentTableBody"/>
              <w:rPr>
                <w:lang w:val="it-IT"/>
              </w:rPr>
            </w:pPr>
            <w:r>
              <w:rPr>
                <w:lang w:val="it-IT"/>
              </w:rPr>
              <w:t>5</w:t>
            </w:r>
          </w:p>
        </w:tc>
        <w:tc>
          <w:tcPr>
            <w:tcW w:w="720" w:type="dxa"/>
            <w:tcBorders>
              <w:top w:val="single" w:sz="4" w:space="0" w:color="auto"/>
              <w:bottom w:val="single" w:sz="4" w:space="0" w:color="auto"/>
            </w:tcBorders>
          </w:tcPr>
          <w:p w14:paraId="77A1F9D1"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1BF9C9D4"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8C08A14" w14:textId="77777777" w:rsidR="00980D3B" w:rsidRDefault="00980D3B">
            <w:pPr>
              <w:pStyle w:val="ComponentTableBody"/>
              <w:rPr>
                <w:lang w:val="it-IT"/>
              </w:rPr>
            </w:pPr>
            <w:r>
              <w:rPr>
                <w:lang w:val="it-IT"/>
              </w:rPr>
              <w:t>0104</w:t>
            </w:r>
          </w:p>
        </w:tc>
        <w:tc>
          <w:tcPr>
            <w:tcW w:w="2880" w:type="dxa"/>
            <w:tcBorders>
              <w:top w:val="single" w:sz="4" w:space="0" w:color="auto"/>
              <w:bottom w:val="single" w:sz="4" w:space="0" w:color="auto"/>
            </w:tcBorders>
          </w:tcPr>
          <w:p w14:paraId="6D7E06B7" w14:textId="77777777" w:rsidR="00980D3B" w:rsidRDefault="00980D3B">
            <w:pPr>
              <w:pStyle w:val="ComponentTableBody"/>
              <w:jc w:val="left"/>
              <w:rPr>
                <w:lang w:val="it-IT"/>
              </w:rPr>
            </w:pPr>
            <w:r>
              <w:rPr>
                <w:lang w:val="it-IT"/>
              </w:rPr>
              <w:t>Version ID</w:t>
            </w:r>
          </w:p>
        </w:tc>
        <w:tc>
          <w:tcPr>
            <w:tcW w:w="1440" w:type="dxa"/>
            <w:tcBorders>
              <w:top w:val="single" w:sz="4" w:space="0" w:color="auto"/>
              <w:bottom w:val="single" w:sz="4" w:space="0" w:color="auto"/>
            </w:tcBorders>
          </w:tcPr>
          <w:p w14:paraId="16D49870"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74E8C133" w14:textId="77777777" w:rsidR="00980D3B" w:rsidRDefault="00980D3B">
            <w:pPr>
              <w:pStyle w:val="ComponentTableBody"/>
              <w:rPr>
                <w:rStyle w:val="Hyperlink"/>
                <w:lang w:val="fr-FR"/>
              </w:rPr>
            </w:pPr>
            <w:r>
              <w:rPr>
                <w:rStyle w:val="Hyperlink"/>
              </w:rPr>
              <w:fldChar w:fldCharType="begin"/>
            </w:r>
            <w:r>
              <w:rPr>
                <w:rStyle w:val="Hyperlink"/>
                <w:lang w:val="fr-FR"/>
              </w:rPr>
              <w:instrText xml:space="preserve"> REF _Ref358257769 \r \h </w:instrText>
            </w:r>
            <w:r>
              <w:rPr>
                <w:rStyle w:val="Hyperlink"/>
              </w:rPr>
            </w:r>
            <w:r>
              <w:rPr>
                <w:rStyle w:val="Hyperlink"/>
                <w:lang w:val="fr-FR"/>
              </w:rPr>
              <w:instrText xml:space="preserve"> \* MERGEFORMAT </w:instrText>
            </w:r>
            <w:r>
              <w:rPr>
                <w:rStyle w:val="Hyperlink"/>
              </w:rPr>
              <w:fldChar w:fldCharType="separate"/>
            </w:r>
            <w:r>
              <w:rPr>
                <w:rStyle w:val="Hyperlink"/>
                <w:lang w:val="fr-FR"/>
              </w:rPr>
              <w:t>2.A.35</w:t>
            </w:r>
            <w:r>
              <w:rPr>
                <w:rStyle w:val="Hyperlink"/>
              </w:rPr>
              <w:fldChar w:fldCharType="end"/>
            </w:r>
          </w:p>
        </w:tc>
      </w:tr>
      <w:tr w:rsidR="00980D3B" w14:paraId="56EF8D2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EBEFCD4" w14:textId="77777777" w:rsidR="00980D3B" w:rsidRDefault="00980D3B">
            <w:pPr>
              <w:pStyle w:val="ComponentTableBody"/>
              <w:rPr>
                <w:lang w:val="fr-FR"/>
              </w:rPr>
            </w:pPr>
            <w:r>
              <w:rPr>
                <w:lang w:val="fr-FR"/>
              </w:rPr>
              <w:t>2</w:t>
            </w:r>
          </w:p>
        </w:tc>
        <w:tc>
          <w:tcPr>
            <w:tcW w:w="576" w:type="dxa"/>
            <w:tcBorders>
              <w:top w:val="single" w:sz="4" w:space="0" w:color="auto"/>
              <w:bottom w:val="single" w:sz="4" w:space="0" w:color="auto"/>
            </w:tcBorders>
          </w:tcPr>
          <w:p w14:paraId="1FF613B4" w14:textId="77777777" w:rsidR="00980D3B" w:rsidRDefault="00980D3B">
            <w:pPr>
              <w:pStyle w:val="ComponentTableBody"/>
              <w:rPr>
                <w:lang w:val="fr-FR"/>
              </w:rPr>
            </w:pPr>
            <w:r>
              <w:rPr>
                <w:lang w:val="fr-FR"/>
              </w:rPr>
              <w:t>483</w:t>
            </w:r>
          </w:p>
        </w:tc>
        <w:tc>
          <w:tcPr>
            <w:tcW w:w="720" w:type="dxa"/>
            <w:tcBorders>
              <w:top w:val="single" w:sz="4" w:space="0" w:color="auto"/>
              <w:bottom w:val="single" w:sz="4" w:space="0" w:color="auto"/>
            </w:tcBorders>
          </w:tcPr>
          <w:p w14:paraId="3E5EAD31" w14:textId="77777777" w:rsidR="00980D3B" w:rsidRDefault="00980D3B">
            <w:pPr>
              <w:pStyle w:val="ComponentTableBody"/>
              <w:rPr>
                <w:lang w:val="fr-FR"/>
              </w:rPr>
            </w:pPr>
            <w:r>
              <w:rPr>
                <w:lang w:val="fr-FR"/>
              </w:rPr>
              <w:t>CE</w:t>
            </w:r>
          </w:p>
        </w:tc>
        <w:tc>
          <w:tcPr>
            <w:tcW w:w="576" w:type="dxa"/>
            <w:tcBorders>
              <w:top w:val="single" w:sz="4" w:space="0" w:color="auto"/>
              <w:bottom w:val="single" w:sz="4" w:space="0" w:color="auto"/>
            </w:tcBorders>
          </w:tcPr>
          <w:p w14:paraId="5127119B"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62DB5B39" w14:textId="77777777" w:rsidR="00980D3B" w:rsidRDefault="00980D3B">
            <w:pPr>
              <w:pStyle w:val="ComponentTableBody"/>
              <w:rPr>
                <w:lang w:val="fr-FR"/>
              </w:rPr>
            </w:pPr>
            <w:r>
              <w:rPr>
                <w:lang w:val="fr-FR"/>
              </w:rPr>
              <w:t>0399</w:t>
            </w:r>
          </w:p>
        </w:tc>
        <w:tc>
          <w:tcPr>
            <w:tcW w:w="2880" w:type="dxa"/>
            <w:tcBorders>
              <w:top w:val="single" w:sz="4" w:space="0" w:color="auto"/>
              <w:bottom w:val="single" w:sz="4" w:space="0" w:color="auto"/>
            </w:tcBorders>
          </w:tcPr>
          <w:p w14:paraId="14477379" w14:textId="77777777" w:rsidR="00980D3B" w:rsidRDefault="00980D3B">
            <w:pPr>
              <w:pStyle w:val="ComponentTableBody"/>
              <w:jc w:val="left"/>
              <w:rPr>
                <w:lang w:val="fr-FR"/>
              </w:rPr>
            </w:pPr>
            <w:r>
              <w:rPr>
                <w:lang w:val="fr-FR"/>
              </w:rPr>
              <w:t>Internationalization Code</w:t>
            </w:r>
          </w:p>
        </w:tc>
        <w:tc>
          <w:tcPr>
            <w:tcW w:w="1440" w:type="dxa"/>
            <w:tcBorders>
              <w:top w:val="single" w:sz="4" w:space="0" w:color="auto"/>
              <w:bottom w:val="single" w:sz="4" w:space="0" w:color="auto"/>
            </w:tcBorders>
          </w:tcPr>
          <w:p w14:paraId="1425B3AA"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056A37E9" w14:textId="77777777" w:rsidR="00980D3B" w:rsidRDefault="00980D3B">
            <w:pPr>
              <w:pStyle w:val="ComponentTableBody"/>
              <w:rPr>
                <w:rStyle w:val="Hyperlink"/>
                <w:lang w:val="fr-FR"/>
              </w:rPr>
            </w:pPr>
            <w:r>
              <w:rPr>
                <w:rStyle w:val="Hyperlink"/>
              </w:rPr>
              <w:fldChar w:fldCharType="begin"/>
            </w:r>
            <w:r>
              <w:rPr>
                <w:rStyle w:val="Hyperlink"/>
                <w:lang w:val="fr-FR"/>
              </w:rPr>
              <w:instrText xml:space="preserve"> REF _Ref358257932 \r \h </w:instrText>
            </w:r>
            <w:r>
              <w:rPr>
                <w:rStyle w:val="Hyperlink"/>
              </w:rPr>
            </w:r>
            <w:r>
              <w:rPr>
                <w:rStyle w:val="Hyperlink"/>
                <w:lang w:val="fr-FR"/>
              </w:rPr>
              <w:instrText xml:space="preserve"> \* MERGEFORMAT </w:instrText>
            </w:r>
            <w:r>
              <w:rPr>
                <w:rStyle w:val="Hyperlink"/>
              </w:rPr>
              <w:fldChar w:fldCharType="separate"/>
            </w:r>
            <w:r>
              <w:rPr>
                <w:rStyle w:val="Hyperlink"/>
                <w:lang w:val="fr-FR"/>
              </w:rPr>
              <w:t>2.A.6</w:t>
            </w:r>
            <w:r>
              <w:rPr>
                <w:rStyle w:val="Hyperlink"/>
              </w:rPr>
              <w:fldChar w:fldCharType="end"/>
            </w:r>
          </w:p>
        </w:tc>
      </w:tr>
      <w:tr w:rsidR="00980D3B" w14:paraId="421ABF0B"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F0620A0" w14:textId="77777777" w:rsidR="00980D3B" w:rsidRDefault="00980D3B">
            <w:pPr>
              <w:pStyle w:val="ComponentTableBody"/>
              <w:rPr>
                <w:lang w:val="fr-FR"/>
              </w:rPr>
            </w:pPr>
            <w:r>
              <w:rPr>
                <w:lang w:val="fr-FR"/>
              </w:rPr>
              <w:t>3</w:t>
            </w:r>
          </w:p>
        </w:tc>
        <w:tc>
          <w:tcPr>
            <w:tcW w:w="576" w:type="dxa"/>
            <w:tcBorders>
              <w:top w:val="single" w:sz="4" w:space="0" w:color="auto"/>
              <w:bottom w:val="double" w:sz="4" w:space="0" w:color="auto"/>
            </w:tcBorders>
          </w:tcPr>
          <w:p w14:paraId="691E7AB5" w14:textId="77777777" w:rsidR="00980D3B" w:rsidRDefault="00980D3B">
            <w:pPr>
              <w:pStyle w:val="ComponentTableBody"/>
              <w:rPr>
                <w:lang w:val="fr-FR"/>
              </w:rPr>
            </w:pPr>
            <w:r>
              <w:rPr>
                <w:lang w:val="fr-FR"/>
              </w:rPr>
              <w:t>483</w:t>
            </w:r>
          </w:p>
        </w:tc>
        <w:tc>
          <w:tcPr>
            <w:tcW w:w="720" w:type="dxa"/>
            <w:tcBorders>
              <w:top w:val="single" w:sz="4" w:space="0" w:color="auto"/>
              <w:bottom w:val="double" w:sz="4" w:space="0" w:color="auto"/>
            </w:tcBorders>
          </w:tcPr>
          <w:p w14:paraId="515650C3" w14:textId="77777777" w:rsidR="00980D3B" w:rsidRDefault="00980D3B">
            <w:pPr>
              <w:pStyle w:val="ComponentTableBody"/>
              <w:rPr>
                <w:lang w:val="fr-FR"/>
              </w:rPr>
            </w:pPr>
            <w:r>
              <w:rPr>
                <w:lang w:val="fr-FR"/>
              </w:rPr>
              <w:t>CE</w:t>
            </w:r>
          </w:p>
        </w:tc>
        <w:tc>
          <w:tcPr>
            <w:tcW w:w="576" w:type="dxa"/>
            <w:tcBorders>
              <w:top w:val="single" w:sz="4" w:space="0" w:color="auto"/>
              <w:bottom w:val="double" w:sz="4" w:space="0" w:color="auto"/>
            </w:tcBorders>
          </w:tcPr>
          <w:p w14:paraId="77652EF7" w14:textId="77777777" w:rsidR="00980D3B" w:rsidRDefault="00980D3B">
            <w:pPr>
              <w:pStyle w:val="ComponentTableBody"/>
            </w:pPr>
            <w:r>
              <w:t>O</w:t>
            </w:r>
          </w:p>
        </w:tc>
        <w:tc>
          <w:tcPr>
            <w:tcW w:w="720" w:type="dxa"/>
            <w:tcBorders>
              <w:top w:val="single" w:sz="4" w:space="0" w:color="auto"/>
              <w:bottom w:val="double" w:sz="4" w:space="0" w:color="auto"/>
            </w:tcBorders>
          </w:tcPr>
          <w:p w14:paraId="7FC7A9AB" w14:textId="77777777" w:rsidR="00980D3B" w:rsidRDefault="00980D3B">
            <w:pPr>
              <w:pStyle w:val="ComponentTableBody"/>
              <w:rPr>
                <w:sz w:val="16"/>
              </w:rPr>
            </w:pPr>
          </w:p>
        </w:tc>
        <w:tc>
          <w:tcPr>
            <w:tcW w:w="2880" w:type="dxa"/>
            <w:tcBorders>
              <w:top w:val="single" w:sz="4" w:space="0" w:color="auto"/>
              <w:bottom w:val="double" w:sz="4" w:space="0" w:color="auto"/>
            </w:tcBorders>
          </w:tcPr>
          <w:p w14:paraId="29C513B6" w14:textId="77777777" w:rsidR="00980D3B" w:rsidRDefault="00980D3B">
            <w:pPr>
              <w:pStyle w:val="ComponentTableBody"/>
              <w:jc w:val="left"/>
            </w:pPr>
            <w:r>
              <w:t>International Version ID</w:t>
            </w:r>
          </w:p>
        </w:tc>
        <w:tc>
          <w:tcPr>
            <w:tcW w:w="1440" w:type="dxa"/>
            <w:tcBorders>
              <w:top w:val="single" w:sz="4" w:space="0" w:color="auto"/>
              <w:bottom w:val="double" w:sz="4" w:space="0" w:color="auto"/>
            </w:tcBorders>
          </w:tcPr>
          <w:p w14:paraId="0891FA12"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3334CEB"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bl>
    <w:p w14:paraId="171FE383" w14:textId="77777777" w:rsidR="00980D3B" w:rsidRDefault="00980D3B">
      <w:pPr>
        <w:pStyle w:val="Note"/>
      </w:pPr>
      <w:r>
        <w:rPr>
          <w:rStyle w:val="Strong"/>
        </w:rPr>
        <w:t>Maximum Length:</w:t>
      </w:r>
      <w:r>
        <w:t xml:space="preserve"> 973 </w:t>
      </w:r>
    </w:p>
    <w:p w14:paraId="3D67DC40" w14:textId="77777777" w:rsidR="00980D3B" w:rsidRDefault="00980D3B">
      <w:pPr>
        <w:pStyle w:val="Heading4"/>
        <w:rPr>
          <w:vanish/>
        </w:rPr>
      </w:pPr>
      <w:r>
        <w:rPr>
          <w:vanish/>
        </w:rPr>
        <w:t>hiddentext</w:t>
      </w:r>
    </w:p>
    <w:p w14:paraId="54795DEA" w14:textId="77777777" w:rsidR="00980D3B" w:rsidRDefault="00980D3B">
      <w:pPr>
        <w:pStyle w:val="Heading4"/>
      </w:pPr>
      <w:bookmarkStart w:id="1955" w:name="_Toc498146079"/>
      <w:bookmarkStart w:id="1956" w:name="_Toc527864648"/>
      <w:bookmarkStart w:id="1957" w:name="_Toc527866120"/>
      <w:r>
        <w:t>Version ID (ID)</w:t>
      </w:r>
      <w:bookmarkEnd w:id="1955"/>
      <w:bookmarkEnd w:id="1956"/>
      <w:bookmarkEnd w:id="1957"/>
    </w:p>
    <w:p w14:paraId="4F14AB9B" w14:textId="77777777" w:rsidR="00980D3B" w:rsidRDefault="00980D3B">
      <w:pPr>
        <w:pStyle w:val="NormalIndented"/>
      </w:pPr>
      <w:r>
        <w:t>Used to identify the HL7 version. Refer to HL7 Table 0</w:t>
      </w:r>
      <w:bookmarkStart w:id="1958" w:name="_Hlt926076"/>
      <w:r>
        <w:t>1</w:t>
      </w:r>
      <w:bookmarkEnd w:id="1958"/>
      <w:r>
        <w:t>04 – V</w:t>
      </w:r>
      <w:bookmarkStart w:id="1959" w:name="_Hlt478371356"/>
      <w:r>
        <w:t>e</w:t>
      </w:r>
      <w:bookmarkEnd w:id="1959"/>
      <w:r>
        <w:t>rsion ID in section 2.15.9.12 for valid values.</w:t>
      </w:r>
    </w:p>
    <w:p w14:paraId="67082BBA" w14:textId="77777777" w:rsidR="00980D3B" w:rsidRDefault="00980D3B">
      <w:pPr>
        <w:pStyle w:val="Heading4"/>
        <w:rPr>
          <w:lang w:val="fr-FR"/>
        </w:rPr>
      </w:pPr>
      <w:bookmarkStart w:id="1960" w:name="_Toc498146080"/>
      <w:bookmarkStart w:id="1961" w:name="_Toc527864649"/>
      <w:bookmarkStart w:id="1962" w:name="_Toc527866121"/>
      <w:r>
        <w:rPr>
          <w:lang w:val="fr-FR"/>
        </w:rPr>
        <w:t>Internationalization Code (CE)</w:t>
      </w:r>
      <w:bookmarkEnd w:id="1960"/>
      <w:bookmarkEnd w:id="1961"/>
      <w:bookmarkEnd w:id="1962"/>
    </w:p>
    <w:p w14:paraId="3F827748" w14:textId="77777777" w:rsidR="00980D3B" w:rsidRDefault="00980D3B">
      <w:pPr>
        <w:pStyle w:val="NormalIndented"/>
      </w:pPr>
      <w:r>
        <w:t>Used to identify the international affiliate country code. The values to be used are those of ISO 3166 -1:1977. The ISO 3166 table has three separate forms of the country code: HL7 specifies that the 3-character (alphabetic) form be used for the country code.</w:t>
      </w:r>
    </w:p>
    <w:p w14:paraId="0B26D08A" w14:textId="77777777" w:rsidR="00980D3B" w:rsidRDefault="00980D3B">
      <w:pPr>
        <w:pStyle w:val="NormalIndented"/>
      </w:pPr>
      <w:r>
        <w:t>Refer to HL7 Table 0</w:t>
      </w:r>
      <w:bookmarkStart w:id="1963" w:name="_Hlt495115464"/>
      <w:r>
        <w:t>3</w:t>
      </w:r>
      <w:bookmarkEnd w:id="1963"/>
      <w:r>
        <w:t>99 – Country code in section 2.15.9.17 for the 3-character codes as defined by ISO 3166 table.</w:t>
      </w:r>
    </w:p>
    <w:p w14:paraId="6B1AE744" w14:textId="77777777" w:rsidR="00980D3B" w:rsidRDefault="00980D3B">
      <w:pPr>
        <w:pStyle w:val="Heading4"/>
        <w:rPr>
          <w:lang w:val="fr-FR"/>
        </w:rPr>
      </w:pPr>
      <w:bookmarkStart w:id="1964" w:name="_Toc498146081"/>
      <w:bookmarkStart w:id="1965" w:name="_Toc527864650"/>
      <w:bookmarkStart w:id="1966" w:name="_Toc527866122"/>
      <w:r>
        <w:rPr>
          <w:lang w:val="fr-FR"/>
        </w:rPr>
        <w:t>International Version ID (CE)</w:t>
      </w:r>
      <w:bookmarkEnd w:id="1964"/>
      <w:bookmarkEnd w:id="1965"/>
      <w:bookmarkEnd w:id="1966"/>
    </w:p>
    <w:p w14:paraId="02271132" w14:textId="77777777" w:rsidR="00980D3B" w:rsidRDefault="00980D3B">
      <w:pPr>
        <w:pStyle w:val="NormalIndented"/>
      </w:pPr>
      <w:r>
        <w:t>This field component identifies international affiliate’s version; it is especially important when the intern</w:t>
      </w:r>
      <w:r>
        <w:t>a</w:t>
      </w:r>
      <w:r>
        <w:t>tional affiliate has more than a single local version associated with a si</w:t>
      </w:r>
      <w:r>
        <w:t>n</w:t>
      </w:r>
      <w:r>
        <w:t>gle US version.</w:t>
      </w:r>
    </w:p>
    <w:bookmarkStart w:id="1967" w:name="_Toc536689793"/>
    <w:p w14:paraId="2FCB5773" w14:textId="77777777" w:rsidR="00980D3B" w:rsidRDefault="00980D3B">
      <w:pPr>
        <w:pStyle w:val="Heading3"/>
      </w:pPr>
      <w:r>
        <w:fldChar w:fldCharType="begin"/>
      </w:r>
      <w:r>
        <w:instrText>XE "VR"</w:instrText>
      </w:r>
      <w:r>
        <w:fldChar w:fldCharType="end"/>
      </w:r>
      <w:r>
        <w:fldChar w:fldCharType="begin"/>
      </w:r>
      <w:r>
        <w:instrText>XE "Data types: VR"</w:instrText>
      </w:r>
      <w:r>
        <w:fldChar w:fldCharType="end"/>
      </w:r>
      <w:bookmarkStart w:id="1968" w:name="_Ref174155"/>
      <w:bookmarkStart w:id="1969" w:name="_Toc496538"/>
      <w:bookmarkStart w:id="1970" w:name="_Toc524885"/>
      <w:bookmarkStart w:id="1971" w:name="_Toc1802468"/>
      <w:bookmarkStart w:id="1972" w:name="_Toc22448463"/>
      <w:bookmarkStart w:id="1973" w:name="_Toc22697655"/>
      <w:bookmarkStart w:id="1974" w:name="_Toc24273690"/>
      <w:r>
        <w:t>VR - value rang</w:t>
      </w:r>
      <w:bookmarkEnd w:id="1968"/>
      <w:bookmarkEnd w:id="1969"/>
      <w:bookmarkEnd w:id="1970"/>
      <w:bookmarkEnd w:id="1971"/>
      <w:r>
        <w:t>e</w:t>
      </w:r>
      <w:bookmarkEnd w:id="1972"/>
      <w:bookmarkEnd w:id="1973"/>
      <w:bookmarkEnd w:id="1974"/>
    </w:p>
    <w:p w14:paraId="26E697AB" w14:textId="77777777" w:rsidR="00980D3B" w:rsidRDefault="00980D3B">
      <w:pPr>
        <w:pStyle w:val="ComponentTableCaption"/>
      </w:pPr>
      <w:bookmarkStart w:id="1975" w:name="VR"/>
      <w:r>
        <w:t xml:space="preserve">HL7 Component Table - VR – Value Range </w:t>
      </w:r>
      <w:r>
        <w:fldChar w:fldCharType="begin"/>
      </w:r>
      <w:r>
        <w:instrText xml:space="preserve"> XE "HL7 Component Table - VR" </w:instrText>
      </w:r>
      <w:r>
        <w:fldChar w:fldCharType="end"/>
      </w:r>
      <w:bookmarkEnd w:id="1975"/>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E7DBB99"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77555123"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1F1699A3" w14:textId="77777777" w:rsidR="00980D3B" w:rsidRDefault="00980D3B">
            <w:pPr>
              <w:pStyle w:val="ComponentTableHeader"/>
            </w:pPr>
            <w:r>
              <w:t>LEN</w:t>
            </w:r>
          </w:p>
        </w:tc>
        <w:tc>
          <w:tcPr>
            <w:tcW w:w="720" w:type="dxa"/>
            <w:tcBorders>
              <w:top w:val="double" w:sz="4" w:space="0" w:color="auto"/>
              <w:bottom w:val="single" w:sz="4" w:space="0" w:color="auto"/>
            </w:tcBorders>
            <w:shd w:val="pct10" w:color="auto" w:fill="FFFFFF"/>
          </w:tcPr>
          <w:p w14:paraId="4110C7AC" w14:textId="77777777" w:rsidR="00980D3B" w:rsidRDefault="00980D3B">
            <w:pPr>
              <w:pStyle w:val="ComponentTableHeader"/>
            </w:pPr>
            <w:r>
              <w:t>DT</w:t>
            </w:r>
          </w:p>
        </w:tc>
        <w:tc>
          <w:tcPr>
            <w:tcW w:w="576" w:type="dxa"/>
            <w:tcBorders>
              <w:top w:val="double" w:sz="4" w:space="0" w:color="auto"/>
              <w:bottom w:val="single" w:sz="4" w:space="0" w:color="auto"/>
            </w:tcBorders>
            <w:shd w:val="pct10" w:color="auto" w:fill="FFFFFF"/>
          </w:tcPr>
          <w:p w14:paraId="3BC8F9EF"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2829279B"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DE140B8"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557CC3C2"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2E6EDF6A" w14:textId="77777777" w:rsidR="00980D3B" w:rsidRDefault="00980D3B">
            <w:pPr>
              <w:pStyle w:val="ComponentTableHeader"/>
              <w:rPr>
                <w:lang w:val="fr-FR"/>
              </w:rPr>
            </w:pPr>
            <w:r>
              <w:rPr>
                <w:lang w:val="fr-FR"/>
              </w:rPr>
              <w:t>SEC.REF.</w:t>
            </w:r>
          </w:p>
        </w:tc>
      </w:tr>
      <w:tr w:rsidR="00980D3B" w14:paraId="5D6A62A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892D178" w14:textId="77777777" w:rsidR="00980D3B" w:rsidRDefault="00980D3B">
            <w:pPr>
              <w:pStyle w:val="ComponentTableBody"/>
            </w:pPr>
            <w:r>
              <w:t>1</w:t>
            </w:r>
          </w:p>
        </w:tc>
        <w:tc>
          <w:tcPr>
            <w:tcW w:w="576" w:type="dxa"/>
            <w:tcBorders>
              <w:top w:val="single" w:sz="4" w:space="0" w:color="auto"/>
              <w:bottom w:val="single" w:sz="4" w:space="0" w:color="auto"/>
            </w:tcBorders>
          </w:tcPr>
          <w:p w14:paraId="637AD038" w14:textId="77777777" w:rsidR="00980D3B" w:rsidRDefault="00980D3B">
            <w:pPr>
              <w:pStyle w:val="ComponentTableBody"/>
            </w:pPr>
            <w:r>
              <w:t>6</w:t>
            </w:r>
          </w:p>
        </w:tc>
        <w:tc>
          <w:tcPr>
            <w:tcW w:w="720" w:type="dxa"/>
            <w:tcBorders>
              <w:top w:val="single" w:sz="4" w:space="0" w:color="auto"/>
              <w:bottom w:val="single" w:sz="4" w:space="0" w:color="auto"/>
            </w:tcBorders>
          </w:tcPr>
          <w:p w14:paraId="7992D632" w14:textId="77777777" w:rsidR="00980D3B" w:rsidRDefault="00980D3B">
            <w:pPr>
              <w:pStyle w:val="ComponentTableBody"/>
            </w:pPr>
            <w:r>
              <w:t>ST</w:t>
            </w:r>
          </w:p>
        </w:tc>
        <w:tc>
          <w:tcPr>
            <w:tcW w:w="576" w:type="dxa"/>
            <w:tcBorders>
              <w:top w:val="single" w:sz="4" w:space="0" w:color="auto"/>
              <w:bottom w:val="single" w:sz="4" w:space="0" w:color="auto"/>
            </w:tcBorders>
          </w:tcPr>
          <w:p w14:paraId="113044E9" w14:textId="77777777" w:rsidR="00980D3B" w:rsidRDefault="00980D3B">
            <w:pPr>
              <w:pStyle w:val="ComponentTableBody"/>
            </w:pPr>
            <w:r>
              <w:t>O</w:t>
            </w:r>
          </w:p>
        </w:tc>
        <w:tc>
          <w:tcPr>
            <w:tcW w:w="720" w:type="dxa"/>
            <w:tcBorders>
              <w:top w:val="single" w:sz="4" w:space="0" w:color="auto"/>
              <w:bottom w:val="single" w:sz="4" w:space="0" w:color="auto"/>
            </w:tcBorders>
          </w:tcPr>
          <w:p w14:paraId="03D0652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CC56015" w14:textId="77777777" w:rsidR="00980D3B" w:rsidRDefault="00980D3B">
            <w:pPr>
              <w:pStyle w:val="ComponentTableBody"/>
              <w:jc w:val="left"/>
            </w:pPr>
            <w:r>
              <w:t>First Data Code Value</w:t>
            </w:r>
          </w:p>
        </w:tc>
        <w:tc>
          <w:tcPr>
            <w:tcW w:w="1440" w:type="dxa"/>
            <w:tcBorders>
              <w:top w:val="single" w:sz="4" w:space="0" w:color="auto"/>
              <w:bottom w:val="single" w:sz="4" w:space="0" w:color="auto"/>
            </w:tcBorders>
          </w:tcPr>
          <w:p w14:paraId="6B03FA7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2ABA1C9"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D5CDEC4"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5586BB3" w14:textId="77777777" w:rsidR="00980D3B" w:rsidRDefault="00980D3B">
            <w:pPr>
              <w:pStyle w:val="ComponentTableBody"/>
            </w:pPr>
            <w:r>
              <w:t>2</w:t>
            </w:r>
          </w:p>
        </w:tc>
        <w:tc>
          <w:tcPr>
            <w:tcW w:w="576" w:type="dxa"/>
            <w:tcBorders>
              <w:top w:val="single" w:sz="4" w:space="0" w:color="auto"/>
              <w:bottom w:val="double" w:sz="4" w:space="0" w:color="auto"/>
            </w:tcBorders>
          </w:tcPr>
          <w:p w14:paraId="3C289E99" w14:textId="77777777" w:rsidR="00980D3B" w:rsidRDefault="00980D3B">
            <w:pPr>
              <w:pStyle w:val="ComponentTableBody"/>
            </w:pPr>
            <w:r>
              <w:t>6</w:t>
            </w:r>
          </w:p>
        </w:tc>
        <w:tc>
          <w:tcPr>
            <w:tcW w:w="720" w:type="dxa"/>
            <w:tcBorders>
              <w:top w:val="single" w:sz="4" w:space="0" w:color="auto"/>
              <w:bottom w:val="double" w:sz="4" w:space="0" w:color="auto"/>
            </w:tcBorders>
          </w:tcPr>
          <w:p w14:paraId="7D5934FC" w14:textId="77777777" w:rsidR="00980D3B" w:rsidRDefault="00980D3B">
            <w:pPr>
              <w:pStyle w:val="ComponentTableBody"/>
            </w:pPr>
            <w:r>
              <w:t>ST</w:t>
            </w:r>
          </w:p>
        </w:tc>
        <w:tc>
          <w:tcPr>
            <w:tcW w:w="576" w:type="dxa"/>
            <w:tcBorders>
              <w:top w:val="single" w:sz="4" w:space="0" w:color="auto"/>
              <w:bottom w:val="double" w:sz="4" w:space="0" w:color="auto"/>
            </w:tcBorders>
          </w:tcPr>
          <w:p w14:paraId="6252ACD8" w14:textId="77777777" w:rsidR="00980D3B" w:rsidRDefault="00980D3B">
            <w:pPr>
              <w:pStyle w:val="ComponentTableBody"/>
            </w:pPr>
            <w:r>
              <w:t>O</w:t>
            </w:r>
          </w:p>
        </w:tc>
        <w:tc>
          <w:tcPr>
            <w:tcW w:w="720" w:type="dxa"/>
            <w:tcBorders>
              <w:top w:val="single" w:sz="4" w:space="0" w:color="auto"/>
              <w:bottom w:val="double" w:sz="4" w:space="0" w:color="auto"/>
            </w:tcBorders>
          </w:tcPr>
          <w:p w14:paraId="18BDB9B5" w14:textId="77777777" w:rsidR="00980D3B" w:rsidRDefault="00980D3B">
            <w:pPr>
              <w:pStyle w:val="ComponentTableBody"/>
              <w:rPr>
                <w:sz w:val="16"/>
              </w:rPr>
            </w:pPr>
          </w:p>
        </w:tc>
        <w:tc>
          <w:tcPr>
            <w:tcW w:w="2880" w:type="dxa"/>
            <w:tcBorders>
              <w:top w:val="single" w:sz="4" w:space="0" w:color="auto"/>
              <w:bottom w:val="double" w:sz="4" w:space="0" w:color="auto"/>
            </w:tcBorders>
          </w:tcPr>
          <w:p w14:paraId="418A030F" w14:textId="77777777" w:rsidR="00980D3B" w:rsidRDefault="00980D3B">
            <w:pPr>
              <w:pStyle w:val="ComponentTableBody"/>
              <w:jc w:val="left"/>
            </w:pPr>
            <w:r>
              <w:t>Last Data Code Value</w:t>
            </w:r>
          </w:p>
        </w:tc>
        <w:tc>
          <w:tcPr>
            <w:tcW w:w="1440" w:type="dxa"/>
            <w:tcBorders>
              <w:top w:val="single" w:sz="4" w:space="0" w:color="auto"/>
              <w:bottom w:val="double" w:sz="4" w:space="0" w:color="auto"/>
            </w:tcBorders>
          </w:tcPr>
          <w:p w14:paraId="66A43A07"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455307BE"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0EDAB769" w14:textId="77777777" w:rsidR="00980D3B" w:rsidRDefault="00980D3B">
      <w:pPr>
        <w:pStyle w:val="NormalIndented"/>
        <w:rPr>
          <w:snapToGrid w:val="0"/>
        </w:rPr>
      </w:pPr>
      <w:r>
        <w:t>Definition: This data type contains the lower bound value and upper bound values that constitute a range. Either or both components may be populated.</w:t>
      </w:r>
    </w:p>
    <w:p w14:paraId="77BADF14" w14:textId="77777777" w:rsidR="00980D3B" w:rsidRDefault="00980D3B">
      <w:pPr>
        <w:pStyle w:val="Note"/>
      </w:pPr>
      <w:r>
        <w:rPr>
          <w:rStyle w:val="Strong"/>
        </w:rPr>
        <w:t>Maximum Length:</w:t>
      </w:r>
      <w:r>
        <w:t xml:space="preserve"> 13.</w:t>
      </w:r>
    </w:p>
    <w:p w14:paraId="570CFB59" w14:textId="77777777" w:rsidR="00980D3B" w:rsidRDefault="00980D3B"/>
    <w:p w14:paraId="2813738E" w14:textId="77777777" w:rsidR="00980D3B" w:rsidRDefault="00980D3B">
      <w:pPr>
        <w:pStyle w:val="Note"/>
      </w:pPr>
      <w:r>
        <w:rPr>
          <w:rStyle w:val="Strong"/>
        </w:rPr>
        <w:t>Note:</w:t>
      </w:r>
      <w:r>
        <w:t xml:space="preserve"> Replaces the CM data type used in 5.10.5.3.11 QRD-11 as of v 2.5.</w:t>
      </w:r>
    </w:p>
    <w:p w14:paraId="0D44C97C" w14:textId="77777777" w:rsidR="00980D3B" w:rsidRDefault="00980D3B">
      <w:pPr>
        <w:pStyle w:val="NormalIndented"/>
      </w:pPr>
      <w:r>
        <w:lastRenderedPageBreak/>
        <w:t>The VR differs from the Numeric Range (NR) data type only in that the values are not restricted to numbe</w:t>
      </w:r>
      <w:r>
        <w:t>r</w:t>
      </w:r>
      <w:r>
        <w:t>s. If the range is not numeric, the set must be orderable in some intuitive way such as alpha or the o</w:t>
      </w:r>
      <w:r>
        <w:t>r</w:t>
      </w:r>
      <w:r>
        <w:t>der must be defined in the field where the data type is used.</w:t>
      </w:r>
    </w:p>
    <w:p w14:paraId="22F244AF" w14:textId="77777777" w:rsidR="00980D3B" w:rsidRDefault="00980D3B">
      <w:pPr>
        <w:pStyle w:val="NormalIndented"/>
        <w:keepNext/>
      </w:pPr>
      <w:r>
        <w:t>Example 1</w:t>
      </w:r>
    </w:p>
    <w:p w14:paraId="4341AE9D" w14:textId="77777777" w:rsidR="00980D3B" w:rsidRDefault="00980D3B">
      <w:pPr>
        <w:pStyle w:val="Example"/>
        <w:rPr>
          <w:noProof w:val="0"/>
        </w:rPr>
      </w:pPr>
      <w:r>
        <w:rPr>
          <w:noProof w:val="0"/>
        </w:rPr>
        <w:t xml:space="preserve"> |+^+++|</w:t>
      </w:r>
    </w:p>
    <w:p w14:paraId="49D489FC" w14:textId="77777777" w:rsidR="00980D3B" w:rsidRDefault="00980D3B">
      <w:pPr>
        <w:pStyle w:val="NormalIndented"/>
        <w:keepNext/>
      </w:pPr>
      <w:r>
        <w:t>Example 2:Colors of the rainbow</w:t>
      </w:r>
    </w:p>
    <w:p w14:paraId="79BE774A" w14:textId="77777777" w:rsidR="00980D3B" w:rsidRDefault="00980D3B">
      <w:pPr>
        <w:pStyle w:val="Example"/>
        <w:rPr>
          <w:noProof w:val="0"/>
        </w:rPr>
      </w:pPr>
      <w:r>
        <w:rPr>
          <w:noProof w:val="0"/>
        </w:rPr>
        <w:t>|violet^red|</w:t>
      </w:r>
    </w:p>
    <w:p w14:paraId="1AF33D8F" w14:textId="77777777" w:rsidR="00980D3B" w:rsidRDefault="00980D3B">
      <w:pPr>
        <w:pStyle w:val="Heading4"/>
        <w:rPr>
          <w:vanish/>
        </w:rPr>
      </w:pPr>
    </w:p>
    <w:p w14:paraId="008D4B2E" w14:textId="77777777" w:rsidR="00980D3B" w:rsidRDefault="00980D3B">
      <w:pPr>
        <w:pStyle w:val="Heading4"/>
      </w:pPr>
      <w:r>
        <w:t>First Data Code Value (ST)</w:t>
      </w:r>
    </w:p>
    <w:p w14:paraId="4789C7FA" w14:textId="77777777" w:rsidR="00980D3B" w:rsidRDefault="00980D3B">
      <w:pPr>
        <w:pStyle w:val="NormalIndented"/>
      </w:pPr>
      <w:r>
        <w:t>Definition: Specifies the lower bound value.</w:t>
      </w:r>
    </w:p>
    <w:p w14:paraId="0BC9985E" w14:textId="77777777" w:rsidR="00980D3B" w:rsidRDefault="00980D3B">
      <w:pPr>
        <w:pStyle w:val="Heading4"/>
      </w:pPr>
      <w:r>
        <w:t>Last Data Code Value (ST)</w:t>
      </w:r>
    </w:p>
    <w:p w14:paraId="4FE70538" w14:textId="77777777" w:rsidR="00980D3B" w:rsidRDefault="00980D3B">
      <w:pPr>
        <w:pStyle w:val="NormalIndented"/>
      </w:pPr>
      <w:r>
        <w:t>Definition: Specifies the upper bound value.</w:t>
      </w:r>
    </w:p>
    <w:bookmarkEnd w:id="1967"/>
    <w:p w14:paraId="6CC02296" w14:textId="77777777" w:rsidR="00980D3B" w:rsidRDefault="00980D3B">
      <w:pPr>
        <w:pStyle w:val="Heading3"/>
      </w:pPr>
      <w:r>
        <w:fldChar w:fldCharType="begin"/>
      </w:r>
      <w:r>
        <w:instrText>XE "WVI"</w:instrText>
      </w:r>
      <w:r>
        <w:fldChar w:fldCharType="end"/>
      </w:r>
      <w:r>
        <w:fldChar w:fldCharType="begin"/>
      </w:r>
      <w:r>
        <w:instrText>XE "Data types: WVI"</w:instrText>
      </w:r>
      <w:r>
        <w:fldChar w:fldCharType="end"/>
      </w:r>
      <w:r>
        <w:t xml:space="preserve"> </w:t>
      </w:r>
      <w:bookmarkStart w:id="1976" w:name="_Ref174130"/>
      <w:bookmarkStart w:id="1977" w:name="_Toc496539"/>
      <w:bookmarkStart w:id="1978" w:name="_Toc524886"/>
      <w:bookmarkStart w:id="1979" w:name="_Toc1802469"/>
      <w:bookmarkStart w:id="1980" w:name="_Toc22448464"/>
      <w:bookmarkStart w:id="1981" w:name="_Toc22697656"/>
      <w:bookmarkStart w:id="1982" w:name="_Toc24273691"/>
      <w:r>
        <w:t>WVI - channel identifier</w:t>
      </w:r>
      <w:bookmarkEnd w:id="1976"/>
      <w:bookmarkEnd w:id="1977"/>
      <w:bookmarkEnd w:id="1978"/>
      <w:bookmarkEnd w:id="1979"/>
      <w:bookmarkEnd w:id="1980"/>
      <w:bookmarkEnd w:id="1981"/>
      <w:bookmarkEnd w:id="1982"/>
      <w:r>
        <w:t xml:space="preserve"> </w:t>
      </w:r>
    </w:p>
    <w:p w14:paraId="21FBCE41" w14:textId="77777777" w:rsidR="00980D3B" w:rsidRDefault="00980D3B">
      <w:pPr>
        <w:pStyle w:val="ComponentTableCaption"/>
        <w:rPr>
          <w:snapToGrid w:val="0"/>
        </w:rPr>
      </w:pPr>
      <w:bookmarkStart w:id="1983" w:name="WVI"/>
      <w:r>
        <w:t xml:space="preserve">HL7 Component Table – WVI - Channel Identifier </w:t>
      </w:r>
      <w:r>
        <w:fldChar w:fldCharType="begin"/>
      </w:r>
      <w:r>
        <w:instrText xml:space="preserve"> XE "HL7 Component Table – WVI" </w:instrText>
      </w:r>
      <w:r>
        <w:fldChar w:fldCharType="end"/>
      </w:r>
      <w:bookmarkEnd w:id="198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40B14A7"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54244D88" w14:textId="77777777" w:rsidR="00980D3B" w:rsidRDefault="00980D3B">
            <w:pPr>
              <w:pStyle w:val="ComponentTableHeader"/>
            </w:pPr>
            <w:r>
              <w:t>SEQ</w:t>
            </w:r>
          </w:p>
        </w:tc>
        <w:tc>
          <w:tcPr>
            <w:tcW w:w="576" w:type="dxa"/>
            <w:tcBorders>
              <w:top w:val="double" w:sz="4" w:space="0" w:color="auto"/>
              <w:bottom w:val="single" w:sz="4" w:space="0" w:color="auto"/>
            </w:tcBorders>
            <w:shd w:val="pct10" w:color="auto" w:fill="FFFFFF"/>
          </w:tcPr>
          <w:p w14:paraId="0FBF43E9"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379CEB88"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1A04887D" w14:textId="77777777" w:rsidR="00980D3B" w:rsidRDefault="00980D3B">
            <w:pPr>
              <w:pStyle w:val="ComponentTableHeader"/>
              <w:rPr>
                <w:lang w:val="de-DE"/>
              </w:rPr>
            </w:pPr>
            <w:r>
              <w:rPr>
                <w:lang w:val="de-DE"/>
              </w:rPr>
              <w:t>OPT</w:t>
            </w:r>
          </w:p>
        </w:tc>
        <w:tc>
          <w:tcPr>
            <w:tcW w:w="720" w:type="dxa"/>
            <w:tcBorders>
              <w:top w:val="double" w:sz="4" w:space="0" w:color="auto"/>
              <w:bottom w:val="single" w:sz="4" w:space="0" w:color="auto"/>
            </w:tcBorders>
            <w:shd w:val="pct10" w:color="auto" w:fill="FFFFFF"/>
          </w:tcPr>
          <w:p w14:paraId="3AF4F336"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2232340"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790C36C6"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49E32AD" w14:textId="77777777" w:rsidR="00980D3B" w:rsidRDefault="00980D3B">
            <w:pPr>
              <w:pStyle w:val="ComponentTableHeader"/>
              <w:rPr>
                <w:lang w:val="fr-FR"/>
              </w:rPr>
            </w:pPr>
            <w:r>
              <w:rPr>
                <w:lang w:val="fr-FR"/>
              </w:rPr>
              <w:t>SEC.REF.</w:t>
            </w:r>
          </w:p>
        </w:tc>
      </w:tr>
      <w:tr w:rsidR="00980D3B" w14:paraId="0E0DBEE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8242388" w14:textId="77777777" w:rsidR="00980D3B" w:rsidRDefault="00980D3B">
            <w:pPr>
              <w:pStyle w:val="ComponentTableBody"/>
            </w:pPr>
            <w:r>
              <w:t>1</w:t>
            </w:r>
          </w:p>
        </w:tc>
        <w:tc>
          <w:tcPr>
            <w:tcW w:w="576" w:type="dxa"/>
            <w:tcBorders>
              <w:top w:val="single" w:sz="4" w:space="0" w:color="auto"/>
              <w:bottom w:val="single" w:sz="4" w:space="0" w:color="auto"/>
            </w:tcBorders>
          </w:tcPr>
          <w:p w14:paraId="7D740294" w14:textId="77777777" w:rsidR="00980D3B" w:rsidRDefault="00980D3B">
            <w:pPr>
              <w:pStyle w:val="ComponentTableBody"/>
            </w:pPr>
            <w:r>
              <w:t>4</w:t>
            </w:r>
          </w:p>
        </w:tc>
        <w:tc>
          <w:tcPr>
            <w:tcW w:w="720" w:type="dxa"/>
            <w:tcBorders>
              <w:top w:val="single" w:sz="4" w:space="0" w:color="auto"/>
              <w:bottom w:val="single" w:sz="4" w:space="0" w:color="auto"/>
            </w:tcBorders>
          </w:tcPr>
          <w:p w14:paraId="6693D05D" w14:textId="77777777" w:rsidR="00980D3B" w:rsidRDefault="00980D3B">
            <w:pPr>
              <w:pStyle w:val="ComponentTableBody"/>
            </w:pPr>
            <w:r>
              <w:t>NM</w:t>
            </w:r>
          </w:p>
        </w:tc>
        <w:tc>
          <w:tcPr>
            <w:tcW w:w="576" w:type="dxa"/>
            <w:tcBorders>
              <w:top w:val="single" w:sz="4" w:space="0" w:color="auto"/>
              <w:bottom w:val="single" w:sz="4" w:space="0" w:color="auto"/>
            </w:tcBorders>
          </w:tcPr>
          <w:p w14:paraId="4FAD6F81" w14:textId="77777777" w:rsidR="00980D3B" w:rsidRDefault="00980D3B">
            <w:pPr>
              <w:pStyle w:val="ComponentTableBody"/>
            </w:pPr>
            <w:r>
              <w:t>R</w:t>
            </w:r>
          </w:p>
        </w:tc>
        <w:tc>
          <w:tcPr>
            <w:tcW w:w="720" w:type="dxa"/>
            <w:tcBorders>
              <w:top w:val="single" w:sz="4" w:space="0" w:color="auto"/>
              <w:bottom w:val="single" w:sz="4" w:space="0" w:color="auto"/>
            </w:tcBorders>
          </w:tcPr>
          <w:p w14:paraId="4B9B7B09"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6CBD393" w14:textId="77777777" w:rsidR="00980D3B" w:rsidRDefault="00980D3B">
            <w:pPr>
              <w:pStyle w:val="ComponentTableBody"/>
              <w:jc w:val="left"/>
            </w:pPr>
            <w:r>
              <w:rPr>
                <w:snapToGrid w:val="0"/>
              </w:rPr>
              <w:t>Channel Number</w:t>
            </w:r>
          </w:p>
        </w:tc>
        <w:tc>
          <w:tcPr>
            <w:tcW w:w="1440" w:type="dxa"/>
            <w:tcBorders>
              <w:top w:val="single" w:sz="4" w:space="0" w:color="auto"/>
              <w:bottom w:val="single" w:sz="4" w:space="0" w:color="auto"/>
            </w:tcBorders>
          </w:tcPr>
          <w:p w14:paraId="748076E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F5F8211"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370DD04C"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060D5EB" w14:textId="77777777" w:rsidR="00980D3B" w:rsidRDefault="00980D3B">
            <w:pPr>
              <w:pStyle w:val="ComponentTableBody"/>
            </w:pPr>
            <w:r>
              <w:t>2</w:t>
            </w:r>
          </w:p>
        </w:tc>
        <w:tc>
          <w:tcPr>
            <w:tcW w:w="576" w:type="dxa"/>
            <w:tcBorders>
              <w:top w:val="single" w:sz="4" w:space="0" w:color="auto"/>
              <w:bottom w:val="double" w:sz="4" w:space="0" w:color="auto"/>
            </w:tcBorders>
          </w:tcPr>
          <w:p w14:paraId="5DFB6ED6" w14:textId="77777777" w:rsidR="00980D3B" w:rsidRDefault="00980D3B">
            <w:pPr>
              <w:pStyle w:val="ComponentTableBody"/>
            </w:pPr>
            <w:r>
              <w:t>17</w:t>
            </w:r>
          </w:p>
        </w:tc>
        <w:tc>
          <w:tcPr>
            <w:tcW w:w="720" w:type="dxa"/>
            <w:tcBorders>
              <w:top w:val="single" w:sz="4" w:space="0" w:color="auto"/>
              <w:bottom w:val="double" w:sz="4" w:space="0" w:color="auto"/>
            </w:tcBorders>
          </w:tcPr>
          <w:p w14:paraId="11D7F91D" w14:textId="77777777" w:rsidR="00980D3B" w:rsidRDefault="00980D3B">
            <w:pPr>
              <w:pStyle w:val="ComponentTableBody"/>
            </w:pPr>
            <w:r>
              <w:t>ST</w:t>
            </w:r>
          </w:p>
        </w:tc>
        <w:tc>
          <w:tcPr>
            <w:tcW w:w="576" w:type="dxa"/>
            <w:tcBorders>
              <w:top w:val="single" w:sz="4" w:space="0" w:color="auto"/>
              <w:bottom w:val="double" w:sz="4" w:space="0" w:color="auto"/>
            </w:tcBorders>
          </w:tcPr>
          <w:p w14:paraId="257C7A32"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33688D88"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4D0A6B2E" w14:textId="77777777" w:rsidR="00980D3B" w:rsidRDefault="00980D3B">
            <w:pPr>
              <w:pStyle w:val="ComponentTableBody"/>
              <w:jc w:val="left"/>
              <w:rPr>
                <w:lang w:val="it-IT"/>
              </w:rPr>
            </w:pPr>
            <w:r>
              <w:rPr>
                <w:snapToGrid w:val="0"/>
                <w:lang w:val="it-IT"/>
              </w:rPr>
              <w:t xml:space="preserve">Channel Name </w:t>
            </w:r>
          </w:p>
        </w:tc>
        <w:tc>
          <w:tcPr>
            <w:tcW w:w="1440" w:type="dxa"/>
            <w:tcBorders>
              <w:top w:val="single" w:sz="4" w:space="0" w:color="auto"/>
              <w:bottom w:val="double" w:sz="4" w:space="0" w:color="auto"/>
            </w:tcBorders>
          </w:tcPr>
          <w:p w14:paraId="23BE9636" w14:textId="77777777" w:rsidR="00980D3B" w:rsidRDefault="00980D3B">
            <w:pPr>
              <w:pStyle w:val="ComponentTableBody"/>
              <w:jc w:val="left"/>
              <w:rPr>
                <w:sz w:val="16"/>
                <w:lang w:val="it-IT"/>
              </w:rPr>
            </w:pPr>
          </w:p>
        </w:tc>
        <w:tc>
          <w:tcPr>
            <w:tcW w:w="1008" w:type="dxa"/>
            <w:tcBorders>
              <w:top w:val="single" w:sz="4" w:space="0" w:color="auto"/>
              <w:bottom w:val="double" w:sz="4" w:space="0" w:color="auto"/>
            </w:tcBorders>
          </w:tcPr>
          <w:p w14:paraId="61954891"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27FCC37C" w14:textId="77777777" w:rsidR="00980D3B" w:rsidRDefault="00980D3B">
      <w:pPr>
        <w:pStyle w:val="NormalIndented"/>
      </w:pPr>
      <w:r>
        <w:rPr>
          <w:snapToGrid w:val="0"/>
        </w:rPr>
        <w:t>Definition: This data type specifies</w:t>
      </w:r>
      <w:r>
        <w:t xml:space="preserve"> the number and name of the recording channel where waveform data is tran</w:t>
      </w:r>
      <w:r>
        <w:t>s</w:t>
      </w:r>
      <w:r>
        <w:t>mitted.</w:t>
      </w:r>
    </w:p>
    <w:p w14:paraId="26E437A7" w14:textId="77777777" w:rsidR="00980D3B" w:rsidRDefault="00980D3B">
      <w:pPr>
        <w:pStyle w:val="Note"/>
        <w:tabs>
          <w:tab w:val="left" w:pos="1440"/>
        </w:tabs>
        <w:rPr>
          <w:snapToGrid w:val="0"/>
        </w:rPr>
      </w:pPr>
      <w:r>
        <w:rPr>
          <w:rStyle w:val="Strong"/>
        </w:rPr>
        <w:t>Maximum Length:</w:t>
      </w:r>
      <w:r>
        <w:t xml:space="preserve"> 22</w:t>
      </w:r>
    </w:p>
    <w:p w14:paraId="1C37BFB6" w14:textId="77777777" w:rsidR="00980D3B" w:rsidRDefault="00980D3B"/>
    <w:p w14:paraId="21C26BE1" w14:textId="77777777" w:rsidR="00980D3B" w:rsidRDefault="00980D3B">
      <w:pPr>
        <w:pStyle w:val="Note"/>
        <w:tabs>
          <w:tab w:val="left" w:pos="1440"/>
        </w:tabs>
        <w:rPr>
          <w:snapToGrid w:val="0"/>
        </w:rPr>
      </w:pPr>
      <w:r>
        <w:rPr>
          <w:rStyle w:val="Strong"/>
        </w:rPr>
        <w:t>Note:</w:t>
      </w:r>
      <w:r>
        <w:t xml:space="preserve"> Replaces the CM data type used in 7.14.1.3.1 OBX-5.1 where OBX-5 Observation value (*) is data type CD as of v 2.5.</w:t>
      </w:r>
    </w:p>
    <w:p w14:paraId="3AB16A82" w14:textId="77777777" w:rsidR="00980D3B" w:rsidRDefault="00980D3B">
      <w:pPr>
        <w:pStyle w:val="Heading4"/>
        <w:rPr>
          <w:vanish/>
        </w:rPr>
      </w:pPr>
    </w:p>
    <w:p w14:paraId="434FD9EA" w14:textId="77777777" w:rsidR="00980D3B" w:rsidRDefault="00980D3B">
      <w:pPr>
        <w:pStyle w:val="Heading4"/>
      </w:pPr>
      <w:r>
        <w:t>Channel Number (NM)</w:t>
      </w:r>
    </w:p>
    <w:p w14:paraId="6967B3EE" w14:textId="77777777" w:rsidR="00980D3B" w:rsidRDefault="00980D3B">
      <w:pPr>
        <w:pStyle w:val="NormalIndented"/>
      </w:pPr>
      <w:r>
        <w:t>Definition: This component specifies the number of the recording channel.</w:t>
      </w:r>
    </w:p>
    <w:p w14:paraId="4A6EAE11" w14:textId="77777777" w:rsidR="00980D3B" w:rsidRDefault="00980D3B">
      <w:pPr>
        <w:pStyle w:val="Heading4"/>
      </w:pPr>
      <w:r>
        <w:t>Channel Name (ST)</w:t>
      </w:r>
    </w:p>
    <w:p w14:paraId="13189EA4" w14:textId="77777777" w:rsidR="00980D3B" w:rsidRDefault="00980D3B">
      <w:pPr>
        <w:pStyle w:val="NormalIndented"/>
      </w:pPr>
      <w:r>
        <w:t>Definition: This component specifies the name of the recording channel.</w:t>
      </w:r>
    </w:p>
    <w:p w14:paraId="328AB29A" w14:textId="77777777" w:rsidR="00980D3B" w:rsidRDefault="00980D3B">
      <w:pPr>
        <w:pStyle w:val="Heading3"/>
      </w:pPr>
      <w:r>
        <w:fldChar w:fldCharType="begin"/>
      </w:r>
      <w:r>
        <w:instrText>XE "WVS"</w:instrText>
      </w:r>
      <w:r>
        <w:fldChar w:fldCharType="end"/>
      </w:r>
      <w:r>
        <w:fldChar w:fldCharType="begin"/>
      </w:r>
      <w:r>
        <w:instrText>XE "Data types: WVS"</w:instrText>
      </w:r>
      <w:r>
        <w:fldChar w:fldCharType="end"/>
      </w:r>
      <w:r>
        <w:t xml:space="preserve"> </w:t>
      </w:r>
      <w:bookmarkStart w:id="1984" w:name="_Ref174087"/>
      <w:bookmarkStart w:id="1985" w:name="_Toc496540"/>
      <w:bookmarkStart w:id="1986" w:name="_Toc524887"/>
      <w:bookmarkStart w:id="1987" w:name="_Toc1802470"/>
      <w:bookmarkStart w:id="1988" w:name="_Toc22448465"/>
      <w:bookmarkStart w:id="1989" w:name="_Toc22697657"/>
      <w:bookmarkStart w:id="1990" w:name="_Toc24273692"/>
      <w:r>
        <w:t>WVS - waveform source</w:t>
      </w:r>
      <w:bookmarkEnd w:id="1984"/>
      <w:bookmarkEnd w:id="1985"/>
      <w:bookmarkEnd w:id="1986"/>
      <w:bookmarkEnd w:id="1987"/>
      <w:bookmarkEnd w:id="1988"/>
      <w:bookmarkEnd w:id="1989"/>
      <w:bookmarkEnd w:id="1990"/>
      <w:r>
        <w:t xml:space="preserve"> </w:t>
      </w:r>
    </w:p>
    <w:p w14:paraId="0DF27A31" w14:textId="77777777" w:rsidR="00980D3B" w:rsidRDefault="00980D3B">
      <w:pPr>
        <w:pStyle w:val="ComponentTableCaption"/>
        <w:rPr>
          <w:snapToGrid w:val="0"/>
        </w:rPr>
      </w:pPr>
      <w:bookmarkStart w:id="1991" w:name="WVS"/>
      <w:r>
        <w:t xml:space="preserve">HL7 Component Table – WVS - Waveform Source </w:t>
      </w:r>
      <w:r>
        <w:fldChar w:fldCharType="begin"/>
      </w:r>
      <w:r>
        <w:instrText xml:space="preserve"> XE "HL7 Component Table – WVS" </w:instrText>
      </w:r>
      <w:r>
        <w:fldChar w:fldCharType="end"/>
      </w:r>
      <w:bookmarkEnd w:id="199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2D7D1DD1"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2A465EC7"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68AEBBE0"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126A7A70"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19E7CA0B"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C3EDA0A"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23FADD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FFDD76C"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83DFF6E" w14:textId="77777777" w:rsidR="00980D3B" w:rsidRDefault="00980D3B">
            <w:pPr>
              <w:pStyle w:val="ComponentTableHeader"/>
              <w:rPr>
                <w:lang w:val="fr-FR"/>
              </w:rPr>
            </w:pPr>
            <w:r>
              <w:rPr>
                <w:lang w:val="fr-FR"/>
              </w:rPr>
              <w:t>SEC.REF.</w:t>
            </w:r>
          </w:p>
        </w:tc>
      </w:tr>
      <w:tr w:rsidR="00980D3B" w14:paraId="39911BA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3EDA242" w14:textId="77777777" w:rsidR="00980D3B" w:rsidRDefault="00980D3B">
            <w:pPr>
              <w:pStyle w:val="ComponentTableBody"/>
            </w:pPr>
            <w:r>
              <w:t>1</w:t>
            </w:r>
          </w:p>
        </w:tc>
        <w:tc>
          <w:tcPr>
            <w:tcW w:w="576" w:type="dxa"/>
            <w:tcBorders>
              <w:top w:val="single" w:sz="4" w:space="0" w:color="auto"/>
              <w:bottom w:val="single" w:sz="4" w:space="0" w:color="auto"/>
            </w:tcBorders>
          </w:tcPr>
          <w:p w14:paraId="3E7694D2" w14:textId="77777777" w:rsidR="00980D3B" w:rsidRDefault="00980D3B">
            <w:pPr>
              <w:pStyle w:val="ComponentTableBody"/>
            </w:pPr>
            <w:r>
              <w:t xml:space="preserve">8 </w:t>
            </w:r>
          </w:p>
        </w:tc>
        <w:tc>
          <w:tcPr>
            <w:tcW w:w="720" w:type="dxa"/>
            <w:tcBorders>
              <w:top w:val="single" w:sz="4" w:space="0" w:color="auto"/>
              <w:bottom w:val="single" w:sz="4" w:space="0" w:color="auto"/>
            </w:tcBorders>
          </w:tcPr>
          <w:p w14:paraId="663803C5" w14:textId="77777777" w:rsidR="00980D3B" w:rsidRDefault="00980D3B">
            <w:pPr>
              <w:pStyle w:val="ComponentTableBody"/>
            </w:pPr>
            <w:r>
              <w:t>ST</w:t>
            </w:r>
          </w:p>
        </w:tc>
        <w:tc>
          <w:tcPr>
            <w:tcW w:w="576" w:type="dxa"/>
            <w:tcBorders>
              <w:top w:val="single" w:sz="4" w:space="0" w:color="auto"/>
              <w:bottom w:val="single" w:sz="4" w:space="0" w:color="auto"/>
            </w:tcBorders>
          </w:tcPr>
          <w:p w14:paraId="0DF58159" w14:textId="77777777" w:rsidR="00980D3B" w:rsidRDefault="00980D3B">
            <w:pPr>
              <w:pStyle w:val="ComponentTableBody"/>
            </w:pPr>
            <w:r>
              <w:t>R</w:t>
            </w:r>
          </w:p>
        </w:tc>
        <w:tc>
          <w:tcPr>
            <w:tcW w:w="720" w:type="dxa"/>
            <w:tcBorders>
              <w:top w:val="single" w:sz="4" w:space="0" w:color="auto"/>
              <w:bottom w:val="single" w:sz="4" w:space="0" w:color="auto"/>
            </w:tcBorders>
          </w:tcPr>
          <w:p w14:paraId="1E6FF29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7B9B091" w14:textId="77777777" w:rsidR="00980D3B" w:rsidRDefault="00980D3B">
            <w:pPr>
              <w:pStyle w:val="ComponentTableBody"/>
              <w:jc w:val="left"/>
            </w:pPr>
            <w:r>
              <w:rPr>
                <w:snapToGrid w:val="0"/>
              </w:rPr>
              <w:t>Source One Name</w:t>
            </w:r>
          </w:p>
        </w:tc>
        <w:tc>
          <w:tcPr>
            <w:tcW w:w="1440" w:type="dxa"/>
            <w:tcBorders>
              <w:top w:val="single" w:sz="4" w:space="0" w:color="auto"/>
              <w:bottom w:val="single" w:sz="4" w:space="0" w:color="auto"/>
            </w:tcBorders>
          </w:tcPr>
          <w:p w14:paraId="39B7893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118A57A"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3DD496B"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EDDAEF5" w14:textId="77777777" w:rsidR="00980D3B" w:rsidRDefault="00980D3B">
            <w:pPr>
              <w:pStyle w:val="ComponentTableBody"/>
            </w:pPr>
            <w:r>
              <w:t>2</w:t>
            </w:r>
          </w:p>
        </w:tc>
        <w:tc>
          <w:tcPr>
            <w:tcW w:w="576" w:type="dxa"/>
            <w:tcBorders>
              <w:top w:val="single" w:sz="4" w:space="0" w:color="auto"/>
              <w:bottom w:val="double" w:sz="4" w:space="0" w:color="auto"/>
            </w:tcBorders>
          </w:tcPr>
          <w:p w14:paraId="698D9AB5" w14:textId="77777777" w:rsidR="00980D3B" w:rsidRDefault="00980D3B">
            <w:pPr>
              <w:pStyle w:val="ComponentTableBody"/>
            </w:pPr>
            <w:r>
              <w:t xml:space="preserve">8 </w:t>
            </w:r>
          </w:p>
        </w:tc>
        <w:tc>
          <w:tcPr>
            <w:tcW w:w="720" w:type="dxa"/>
            <w:tcBorders>
              <w:top w:val="single" w:sz="4" w:space="0" w:color="auto"/>
              <w:bottom w:val="double" w:sz="4" w:space="0" w:color="auto"/>
            </w:tcBorders>
          </w:tcPr>
          <w:p w14:paraId="78750A4F" w14:textId="77777777" w:rsidR="00980D3B" w:rsidRDefault="00980D3B">
            <w:pPr>
              <w:pStyle w:val="ComponentTableBody"/>
            </w:pPr>
            <w:r>
              <w:t>ST</w:t>
            </w:r>
          </w:p>
        </w:tc>
        <w:tc>
          <w:tcPr>
            <w:tcW w:w="576" w:type="dxa"/>
            <w:tcBorders>
              <w:top w:val="single" w:sz="4" w:space="0" w:color="auto"/>
              <w:bottom w:val="double" w:sz="4" w:space="0" w:color="auto"/>
            </w:tcBorders>
          </w:tcPr>
          <w:p w14:paraId="3D1982DE" w14:textId="77777777" w:rsidR="00980D3B" w:rsidRDefault="00980D3B">
            <w:pPr>
              <w:pStyle w:val="ComponentTableBody"/>
            </w:pPr>
            <w:r>
              <w:t>O</w:t>
            </w:r>
          </w:p>
        </w:tc>
        <w:tc>
          <w:tcPr>
            <w:tcW w:w="720" w:type="dxa"/>
            <w:tcBorders>
              <w:top w:val="single" w:sz="4" w:space="0" w:color="auto"/>
              <w:bottom w:val="double" w:sz="4" w:space="0" w:color="auto"/>
            </w:tcBorders>
          </w:tcPr>
          <w:p w14:paraId="16BE5664" w14:textId="77777777" w:rsidR="00980D3B" w:rsidRDefault="00980D3B">
            <w:pPr>
              <w:pStyle w:val="ComponentTableBody"/>
              <w:rPr>
                <w:sz w:val="16"/>
              </w:rPr>
            </w:pPr>
          </w:p>
        </w:tc>
        <w:tc>
          <w:tcPr>
            <w:tcW w:w="2880" w:type="dxa"/>
            <w:tcBorders>
              <w:top w:val="single" w:sz="4" w:space="0" w:color="auto"/>
              <w:bottom w:val="double" w:sz="4" w:space="0" w:color="auto"/>
            </w:tcBorders>
          </w:tcPr>
          <w:p w14:paraId="1F0508B5" w14:textId="77777777" w:rsidR="00980D3B" w:rsidRDefault="00980D3B">
            <w:pPr>
              <w:pStyle w:val="ComponentTableBody"/>
              <w:jc w:val="left"/>
            </w:pPr>
            <w:r>
              <w:rPr>
                <w:snapToGrid w:val="0"/>
              </w:rPr>
              <w:t>Source Two Name</w:t>
            </w:r>
          </w:p>
        </w:tc>
        <w:tc>
          <w:tcPr>
            <w:tcW w:w="1440" w:type="dxa"/>
            <w:tcBorders>
              <w:top w:val="single" w:sz="4" w:space="0" w:color="auto"/>
              <w:bottom w:val="double" w:sz="4" w:space="0" w:color="auto"/>
            </w:tcBorders>
          </w:tcPr>
          <w:p w14:paraId="1F2BBB15"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6BB4D85D"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2B565B6C" w14:textId="77777777" w:rsidR="00980D3B" w:rsidRDefault="00980D3B">
      <w:pPr>
        <w:pStyle w:val="NormalIndented"/>
      </w:pPr>
      <w:r>
        <w:rPr>
          <w:snapToGrid w:val="0"/>
        </w:rPr>
        <w:t xml:space="preserve">Definition: </w:t>
      </w:r>
      <w:r>
        <w:t>This data type identifies the source of the waveform connected to a channel.</w:t>
      </w:r>
    </w:p>
    <w:p w14:paraId="2AFE1800" w14:textId="77777777" w:rsidR="00980D3B" w:rsidRDefault="00980D3B">
      <w:pPr>
        <w:pStyle w:val="Note"/>
        <w:tabs>
          <w:tab w:val="left" w:pos="1440"/>
        </w:tabs>
        <w:rPr>
          <w:snapToGrid w:val="0"/>
        </w:rPr>
      </w:pPr>
      <w:r>
        <w:rPr>
          <w:rStyle w:val="Strong"/>
        </w:rPr>
        <w:t>Maximum Length:</w:t>
      </w:r>
      <w:r>
        <w:t xml:space="preserve"> 17</w:t>
      </w:r>
    </w:p>
    <w:p w14:paraId="70EB82B3" w14:textId="77777777" w:rsidR="00980D3B" w:rsidRDefault="00980D3B"/>
    <w:p w14:paraId="160210E7" w14:textId="77777777" w:rsidR="00980D3B" w:rsidRDefault="00980D3B">
      <w:pPr>
        <w:pStyle w:val="Note"/>
        <w:tabs>
          <w:tab w:val="left" w:pos="1440"/>
        </w:tabs>
        <w:rPr>
          <w:snapToGrid w:val="0"/>
        </w:rPr>
      </w:pPr>
      <w:r>
        <w:rPr>
          <w:rStyle w:val="Strong"/>
        </w:rPr>
        <w:lastRenderedPageBreak/>
        <w:t>Note:</w:t>
      </w:r>
      <w:r>
        <w:t xml:space="preserve"> Replaces the CM data type used in 7.14.1.4 OBX-5.2 where OBX-5 Observation value (*) is data type CD as of v 2.5.</w:t>
      </w:r>
    </w:p>
    <w:p w14:paraId="684F3BC4" w14:textId="77777777" w:rsidR="00980D3B" w:rsidRDefault="00980D3B">
      <w:pPr>
        <w:pStyle w:val="Heading4"/>
        <w:rPr>
          <w:vanish/>
        </w:rPr>
      </w:pPr>
    </w:p>
    <w:p w14:paraId="42B4C3D7" w14:textId="77777777" w:rsidR="00980D3B" w:rsidRDefault="00980D3B">
      <w:pPr>
        <w:pStyle w:val="Heading4"/>
      </w:pPr>
      <w:r>
        <w:t>Source One Name  (ST)</w:t>
      </w:r>
    </w:p>
    <w:p w14:paraId="2BC9EFB1" w14:textId="77777777" w:rsidR="00980D3B" w:rsidRDefault="00980D3B">
      <w:pPr>
        <w:pStyle w:val="NormalIndented"/>
      </w:pPr>
      <w:r>
        <w:t>Definition: This component identifies the first input for the waveform source.</w:t>
      </w:r>
    </w:p>
    <w:p w14:paraId="7CFD11F1" w14:textId="77777777" w:rsidR="00980D3B" w:rsidRDefault="00980D3B">
      <w:pPr>
        <w:pStyle w:val="Heading4"/>
      </w:pPr>
      <w:r>
        <w:t>Source Two Name  (ST)</w:t>
      </w:r>
    </w:p>
    <w:p w14:paraId="13A6570B" w14:textId="77777777" w:rsidR="00980D3B" w:rsidRDefault="00980D3B">
      <w:pPr>
        <w:pStyle w:val="NormalIndented"/>
      </w:pPr>
      <w:r>
        <w:t>Definition: This component identifies the second input for the waveform source if a differential input is used.</w:t>
      </w:r>
    </w:p>
    <w:p w14:paraId="6F660AA6" w14:textId="77777777" w:rsidR="00980D3B" w:rsidRDefault="00980D3B">
      <w:pPr>
        <w:pStyle w:val="Heading3"/>
      </w:pPr>
      <w:r>
        <w:fldChar w:fldCharType="begin"/>
      </w:r>
      <w:r>
        <w:instrText xml:space="preserve"> XE "XAD" </w:instrText>
      </w:r>
      <w:r>
        <w:fldChar w:fldCharType="end"/>
      </w:r>
      <w:r>
        <w:fldChar w:fldCharType="begin"/>
      </w:r>
      <w:r>
        <w:instrText xml:space="preserve"> XE "Data types: XAD" </w:instrText>
      </w:r>
      <w:r>
        <w:fldChar w:fldCharType="end"/>
      </w:r>
      <w:bookmarkStart w:id="1992" w:name="_Ref358258090"/>
      <w:bookmarkStart w:id="1993" w:name="_Toc359236039"/>
      <w:bookmarkStart w:id="1994" w:name="_Toc498146082"/>
      <w:bookmarkStart w:id="1995" w:name="_Toc527864651"/>
      <w:bookmarkStart w:id="1996" w:name="_Toc527866123"/>
      <w:bookmarkStart w:id="1997" w:name="_Toc528481919"/>
      <w:bookmarkStart w:id="1998" w:name="_Toc528482424"/>
      <w:bookmarkStart w:id="1999" w:name="_Toc528482723"/>
      <w:bookmarkStart w:id="2000" w:name="_Toc528482848"/>
      <w:bookmarkStart w:id="2001" w:name="_Toc528486156"/>
      <w:bookmarkStart w:id="2002" w:name="_Toc536689796"/>
      <w:bookmarkStart w:id="2003" w:name="_Toc496541"/>
      <w:bookmarkStart w:id="2004" w:name="_Toc524888"/>
      <w:bookmarkStart w:id="2005" w:name="_Toc1802471"/>
      <w:bookmarkStart w:id="2006" w:name="_Toc22448466"/>
      <w:bookmarkStart w:id="2007" w:name="_Toc22697658"/>
      <w:bookmarkStart w:id="2008" w:name="_Toc24273693"/>
      <w:r>
        <w:t>XAD - extended address</w:t>
      </w:r>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p>
    <w:p w14:paraId="38B37159" w14:textId="77777777" w:rsidR="00980D3B" w:rsidRDefault="00980D3B">
      <w:pPr>
        <w:pStyle w:val="ComponentTableCaption"/>
      </w:pPr>
      <w:bookmarkStart w:id="2009" w:name="XAD"/>
      <w:r>
        <w:t>HL7 Component Table - XAD – Extended Address</w:t>
      </w:r>
      <w:r>
        <w:fldChar w:fldCharType="begin"/>
      </w:r>
      <w:r>
        <w:instrText xml:space="preserve"> XE "HL7 Component Table - XAD" </w:instrText>
      </w:r>
      <w:r>
        <w:fldChar w:fldCharType="end"/>
      </w:r>
      <w:bookmarkEnd w:id="2009"/>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02C630D4"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571044AA"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262705BA"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42136D7D"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7E5C21BC"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2F871485"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C2B0975"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4A16B0DC"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638BBC5D" w14:textId="77777777" w:rsidR="00980D3B" w:rsidRDefault="00980D3B">
            <w:pPr>
              <w:pStyle w:val="ComponentTableHeader"/>
              <w:jc w:val="left"/>
              <w:rPr>
                <w:b w:val="0"/>
                <w:lang w:val="fr-FR"/>
              </w:rPr>
            </w:pPr>
            <w:r>
              <w:rPr>
                <w:lang w:val="fr-FR"/>
              </w:rPr>
              <w:t>SEC.REF.</w:t>
            </w:r>
          </w:p>
        </w:tc>
      </w:tr>
      <w:tr w:rsidR="00980D3B" w14:paraId="139252B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84BDDDB" w14:textId="77777777" w:rsidR="00980D3B" w:rsidRDefault="00980D3B">
            <w:pPr>
              <w:pStyle w:val="ComponentTableBody"/>
            </w:pPr>
            <w:r>
              <w:t>1</w:t>
            </w:r>
          </w:p>
        </w:tc>
        <w:tc>
          <w:tcPr>
            <w:tcW w:w="576" w:type="dxa"/>
            <w:tcBorders>
              <w:top w:val="single" w:sz="4" w:space="0" w:color="auto"/>
              <w:bottom w:val="single" w:sz="4" w:space="0" w:color="auto"/>
            </w:tcBorders>
          </w:tcPr>
          <w:p w14:paraId="618ACDCF" w14:textId="77777777" w:rsidR="00980D3B" w:rsidRDefault="00980D3B">
            <w:pPr>
              <w:pStyle w:val="ComponentTableBody"/>
            </w:pPr>
            <w:r>
              <w:t>184</w:t>
            </w:r>
          </w:p>
        </w:tc>
        <w:tc>
          <w:tcPr>
            <w:tcW w:w="720" w:type="dxa"/>
            <w:tcBorders>
              <w:top w:val="single" w:sz="4" w:space="0" w:color="auto"/>
              <w:bottom w:val="single" w:sz="4" w:space="0" w:color="auto"/>
            </w:tcBorders>
          </w:tcPr>
          <w:p w14:paraId="25067853" w14:textId="77777777" w:rsidR="00980D3B" w:rsidRDefault="00980D3B">
            <w:pPr>
              <w:pStyle w:val="ComponentTableBody"/>
            </w:pPr>
            <w:r>
              <w:t>SAD</w:t>
            </w:r>
          </w:p>
        </w:tc>
        <w:tc>
          <w:tcPr>
            <w:tcW w:w="576" w:type="dxa"/>
            <w:tcBorders>
              <w:top w:val="single" w:sz="4" w:space="0" w:color="auto"/>
              <w:bottom w:val="single" w:sz="4" w:space="0" w:color="auto"/>
            </w:tcBorders>
          </w:tcPr>
          <w:p w14:paraId="0442D58F" w14:textId="77777777" w:rsidR="00980D3B" w:rsidRDefault="00980D3B">
            <w:pPr>
              <w:pStyle w:val="ComponentTableBody"/>
            </w:pPr>
            <w:r>
              <w:t>O</w:t>
            </w:r>
          </w:p>
        </w:tc>
        <w:tc>
          <w:tcPr>
            <w:tcW w:w="720" w:type="dxa"/>
            <w:tcBorders>
              <w:top w:val="single" w:sz="4" w:space="0" w:color="auto"/>
              <w:bottom w:val="single" w:sz="4" w:space="0" w:color="auto"/>
            </w:tcBorders>
          </w:tcPr>
          <w:p w14:paraId="1307746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009D975" w14:textId="77777777" w:rsidR="00980D3B" w:rsidRDefault="00980D3B">
            <w:pPr>
              <w:pStyle w:val="ComponentTableBody"/>
              <w:jc w:val="left"/>
            </w:pPr>
            <w:r>
              <w:t>Street Address</w:t>
            </w:r>
          </w:p>
        </w:tc>
        <w:tc>
          <w:tcPr>
            <w:tcW w:w="1440" w:type="dxa"/>
            <w:tcBorders>
              <w:top w:val="single" w:sz="4" w:space="0" w:color="auto"/>
              <w:bottom w:val="single" w:sz="4" w:space="0" w:color="auto"/>
            </w:tcBorders>
          </w:tcPr>
          <w:p w14:paraId="34E813E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65059D0" w14:textId="77777777" w:rsidR="00980D3B" w:rsidRDefault="00980D3B">
            <w:pPr>
              <w:pStyle w:val="ComponentTableBody"/>
              <w:rPr>
                <w:rStyle w:val="Hyperlink"/>
              </w:rPr>
            </w:pPr>
            <w:r>
              <w:rPr>
                <w:rStyle w:val="Hyperlink"/>
              </w:rPr>
              <w:fldChar w:fldCharType="begin"/>
            </w:r>
            <w:r>
              <w:rPr>
                <w:rStyle w:val="Hyperlink"/>
              </w:rPr>
              <w:instrText xml:space="preserve"> REF _Ref485716824 \r \h </w:instrText>
            </w:r>
            <w:r>
              <w:rPr>
                <w:rStyle w:val="Hyperlink"/>
              </w:rPr>
            </w:r>
            <w:r>
              <w:rPr>
                <w:rStyle w:val="Hyperlink"/>
              </w:rPr>
              <w:instrText xml:space="preserve"> \* MERGEFORMAT </w:instrText>
            </w:r>
            <w:r>
              <w:rPr>
                <w:rStyle w:val="Hyperlink"/>
              </w:rPr>
              <w:fldChar w:fldCharType="separate"/>
            </w:r>
            <w:r>
              <w:rPr>
                <w:rStyle w:val="Hyperlink"/>
              </w:rPr>
              <w:t>2.A.67</w:t>
            </w:r>
            <w:r>
              <w:rPr>
                <w:rStyle w:val="Hyperlink"/>
              </w:rPr>
              <w:fldChar w:fldCharType="end"/>
            </w:r>
          </w:p>
        </w:tc>
      </w:tr>
      <w:tr w:rsidR="00980D3B" w14:paraId="4CF52C8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F7AE068" w14:textId="77777777" w:rsidR="00980D3B" w:rsidRDefault="00980D3B">
            <w:pPr>
              <w:pStyle w:val="ComponentTableBody"/>
            </w:pPr>
            <w:r>
              <w:t>2</w:t>
            </w:r>
          </w:p>
        </w:tc>
        <w:tc>
          <w:tcPr>
            <w:tcW w:w="576" w:type="dxa"/>
            <w:tcBorders>
              <w:top w:val="single" w:sz="4" w:space="0" w:color="auto"/>
              <w:bottom w:val="single" w:sz="4" w:space="0" w:color="auto"/>
            </w:tcBorders>
          </w:tcPr>
          <w:p w14:paraId="57FFF801" w14:textId="77777777" w:rsidR="00980D3B" w:rsidRDefault="00980D3B">
            <w:pPr>
              <w:pStyle w:val="ComponentTableBody"/>
            </w:pPr>
            <w:r>
              <w:t>120</w:t>
            </w:r>
          </w:p>
        </w:tc>
        <w:tc>
          <w:tcPr>
            <w:tcW w:w="720" w:type="dxa"/>
            <w:tcBorders>
              <w:top w:val="single" w:sz="4" w:space="0" w:color="auto"/>
              <w:bottom w:val="single" w:sz="4" w:space="0" w:color="auto"/>
            </w:tcBorders>
          </w:tcPr>
          <w:p w14:paraId="11DA32E1" w14:textId="77777777" w:rsidR="00980D3B" w:rsidRDefault="00980D3B">
            <w:pPr>
              <w:pStyle w:val="ComponentTableBody"/>
            </w:pPr>
            <w:r>
              <w:t>ST</w:t>
            </w:r>
          </w:p>
        </w:tc>
        <w:tc>
          <w:tcPr>
            <w:tcW w:w="576" w:type="dxa"/>
            <w:tcBorders>
              <w:top w:val="single" w:sz="4" w:space="0" w:color="auto"/>
              <w:bottom w:val="single" w:sz="4" w:space="0" w:color="auto"/>
            </w:tcBorders>
          </w:tcPr>
          <w:p w14:paraId="7ADEA685" w14:textId="77777777" w:rsidR="00980D3B" w:rsidRDefault="00980D3B">
            <w:pPr>
              <w:pStyle w:val="ComponentTableBody"/>
            </w:pPr>
            <w:r>
              <w:t>O</w:t>
            </w:r>
          </w:p>
        </w:tc>
        <w:tc>
          <w:tcPr>
            <w:tcW w:w="720" w:type="dxa"/>
            <w:tcBorders>
              <w:top w:val="single" w:sz="4" w:space="0" w:color="auto"/>
              <w:bottom w:val="single" w:sz="4" w:space="0" w:color="auto"/>
            </w:tcBorders>
          </w:tcPr>
          <w:p w14:paraId="4AA732C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B53DCE1" w14:textId="77777777" w:rsidR="00980D3B" w:rsidRDefault="00980D3B">
            <w:pPr>
              <w:pStyle w:val="ComponentTableBody"/>
              <w:jc w:val="left"/>
            </w:pPr>
            <w:r>
              <w:t>Other Designation</w:t>
            </w:r>
          </w:p>
        </w:tc>
        <w:tc>
          <w:tcPr>
            <w:tcW w:w="1440" w:type="dxa"/>
            <w:tcBorders>
              <w:top w:val="single" w:sz="4" w:space="0" w:color="auto"/>
              <w:bottom w:val="single" w:sz="4" w:space="0" w:color="auto"/>
            </w:tcBorders>
          </w:tcPr>
          <w:p w14:paraId="2B4D5C6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1DE01BA"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271B63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4B985AA" w14:textId="77777777" w:rsidR="00980D3B" w:rsidRDefault="00980D3B">
            <w:pPr>
              <w:pStyle w:val="ComponentTableBody"/>
            </w:pPr>
            <w:r>
              <w:t>3</w:t>
            </w:r>
          </w:p>
        </w:tc>
        <w:tc>
          <w:tcPr>
            <w:tcW w:w="576" w:type="dxa"/>
            <w:tcBorders>
              <w:top w:val="single" w:sz="4" w:space="0" w:color="auto"/>
              <w:bottom w:val="single" w:sz="4" w:space="0" w:color="auto"/>
            </w:tcBorders>
          </w:tcPr>
          <w:p w14:paraId="0C49B010" w14:textId="77777777" w:rsidR="00980D3B" w:rsidRDefault="00980D3B">
            <w:pPr>
              <w:pStyle w:val="ComponentTableBody"/>
            </w:pPr>
            <w:r>
              <w:t>50</w:t>
            </w:r>
          </w:p>
        </w:tc>
        <w:tc>
          <w:tcPr>
            <w:tcW w:w="720" w:type="dxa"/>
            <w:tcBorders>
              <w:top w:val="single" w:sz="4" w:space="0" w:color="auto"/>
              <w:bottom w:val="single" w:sz="4" w:space="0" w:color="auto"/>
            </w:tcBorders>
          </w:tcPr>
          <w:p w14:paraId="01F41F79" w14:textId="77777777" w:rsidR="00980D3B" w:rsidRDefault="00980D3B">
            <w:pPr>
              <w:pStyle w:val="ComponentTableBody"/>
            </w:pPr>
            <w:r>
              <w:t>ST</w:t>
            </w:r>
          </w:p>
        </w:tc>
        <w:tc>
          <w:tcPr>
            <w:tcW w:w="576" w:type="dxa"/>
            <w:tcBorders>
              <w:top w:val="single" w:sz="4" w:space="0" w:color="auto"/>
              <w:bottom w:val="single" w:sz="4" w:space="0" w:color="auto"/>
            </w:tcBorders>
          </w:tcPr>
          <w:p w14:paraId="0D680747" w14:textId="77777777" w:rsidR="00980D3B" w:rsidRDefault="00980D3B">
            <w:pPr>
              <w:pStyle w:val="ComponentTableBody"/>
            </w:pPr>
            <w:r>
              <w:t>O</w:t>
            </w:r>
          </w:p>
        </w:tc>
        <w:tc>
          <w:tcPr>
            <w:tcW w:w="720" w:type="dxa"/>
            <w:tcBorders>
              <w:top w:val="single" w:sz="4" w:space="0" w:color="auto"/>
              <w:bottom w:val="single" w:sz="4" w:space="0" w:color="auto"/>
            </w:tcBorders>
          </w:tcPr>
          <w:p w14:paraId="6AEBE99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76E0D10" w14:textId="77777777" w:rsidR="00980D3B" w:rsidRDefault="00980D3B">
            <w:pPr>
              <w:pStyle w:val="ComponentTableBody"/>
              <w:jc w:val="left"/>
            </w:pPr>
            <w:r>
              <w:t>City</w:t>
            </w:r>
          </w:p>
        </w:tc>
        <w:tc>
          <w:tcPr>
            <w:tcW w:w="1440" w:type="dxa"/>
            <w:tcBorders>
              <w:top w:val="single" w:sz="4" w:space="0" w:color="auto"/>
              <w:bottom w:val="single" w:sz="4" w:space="0" w:color="auto"/>
            </w:tcBorders>
          </w:tcPr>
          <w:p w14:paraId="53F827B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2181F3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5F8D8A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F67B83C" w14:textId="77777777" w:rsidR="00980D3B" w:rsidRDefault="00980D3B">
            <w:pPr>
              <w:pStyle w:val="ComponentTableBody"/>
            </w:pPr>
            <w:r>
              <w:t>4</w:t>
            </w:r>
          </w:p>
        </w:tc>
        <w:tc>
          <w:tcPr>
            <w:tcW w:w="576" w:type="dxa"/>
            <w:tcBorders>
              <w:top w:val="single" w:sz="4" w:space="0" w:color="auto"/>
              <w:bottom w:val="single" w:sz="4" w:space="0" w:color="auto"/>
            </w:tcBorders>
          </w:tcPr>
          <w:p w14:paraId="4913E3B6" w14:textId="77777777" w:rsidR="00980D3B" w:rsidRDefault="00980D3B">
            <w:pPr>
              <w:pStyle w:val="ComponentTableBody"/>
            </w:pPr>
            <w:r>
              <w:t>50</w:t>
            </w:r>
          </w:p>
        </w:tc>
        <w:tc>
          <w:tcPr>
            <w:tcW w:w="720" w:type="dxa"/>
            <w:tcBorders>
              <w:top w:val="single" w:sz="4" w:space="0" w:color="auto"/>
              <w:bottom w:val="single" w:sz="4" w:space="0" w:color="auto"/>
            </w:tcBorders>
          </w:tcPr>
          <w:p w14:paraId="1B139828" w14:textId="77777777" w:rsidR="00980D3B" w:rsidRDefault="00980D3B">
            <w:pPr>
              <w:pStyle w:val="ComponentTableBody"/>
            </w:pPr>
            <w:r>
              <w:t>ST</w:t>
            </w:r>
          </w:p>
        </w:tc>
        <w:tc>
          <w:tcPr>
            <w:tcW w:w="576" w:type="dxa"/>
            <w:tcBorders>
              <w:top w:val="single" w:sz="4" w:space="0" w:color="auto"/>
              <w:bottom w:val="single" w:sz="4" w:space="0" w:color="auto"/>
            </w:tcBorders>
          </w:tcPr>
          <w:p w14:paraId="59C1049B" w14:textId="77777777" w:rsidR="00980D3B" w:rsidRDefault="00980D3B">
            <w:pPr>
              <w:pStyle w:val="ComponentTableBody"/>
            </w:pPr>
            <w:r>
              <w:t>O</w:t>
            </w:r>
          </w:p>
        </w:tc>
        <w:tc>
          <w:tcPr>
            <w:tcW w:w="720" w:type="dxa"/>
            <w:tcBorders>
              <w:top w:val="single" w:sz="4" w:space="0" w:color="auto"/>
              <w:bottom w:val="single" w:sz="4" w:space="0" w:color="auto"/>
            </w:tcBorders>
          </w:tcPr>
          <w:p w14:paraId="5CDA927C"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83299A1" w14:textId="77777777" w:rsidR="00980D3B" w:rsidRDefault="00980D3B">
            <w:pPr>
              <w:pStyle w:val="ComponentTableBody"/>
              <w:jc w:val="left"/>
            </w:pPr>
            <w:r>
              <w:t>State or Province</w:t>
            </w:r>
          </w:p>
        </w:tc>
        <w:tc>
          <w:tcPr>
            <w:tcW w:w="1440" w:type="dxa"/>
            <w:tcBorders>
              <w:top w:val="single" w:sz="4" w:space="0" w:color="auto"/>
              <w:bottom w:val="single" w:sz="4" w:space="0" w:color="auto"/>
            </w:tcBorders>
          </w:tcPr>
          <w:p w14:paraId="583C959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744D053"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0F05352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69BF947" w14:textId="77777777" w:rsidR="00980D3B" w:rsidRDefault="00980D3B">
            <w:pPr>
              <w:pStyle w:val="ComponentTableBody"/>
            </w:pPr>
            <w:r>
              <w:t>5</w:t>
            </w:r>
          </w:p>
        </w:tc>
        <w:tc>
          <w:tcPr>
            <w:tcW w:w="576" w:type="dxa"/>
            <w:tcBorders>
              <w:top w:val="single" w:sz="4" w:space="0" w:color="auto"/>
              <w:bottom w:val="single" w:sz="4" w:space="0" w:color="auto"/>
            </w:tcBorders>
          </w:tcPr>
          <w:p w14:paraId="28B6C946" w14:textId="77777777" w:rsidR="00980D3B" w:rsidRDefault="00980D3B">
            <w:pPr>
              <w:pStyle w:val="ComponentTableBody"/>
            </w:pPr>
            <w:r>
              <w:t>12</w:t>
            </w:r>
          </w:p>
        </w:tc>
        <w:tc>
          <w:tcPr>
            <w:tcW w:w="720" w:type="dxa"/>
            <w:tcBorders>
              <w:top w:val="single" w:sz="4" w:space="0" w:color="auto"/>
              <w:bottom w:val="single" w:sz="4" w:space="0" w:color="auto"/>
            </w:tcBorders>
          </w:tcPr>
          <w:p w14:paraId="075449EA" w14:textId="77777777" w:rsidR="00980D3B" w:rsidRDefault="00980D3B">
            <w:pPr>
              <w:pStyle w:val="ComponentTableBody"/>
            </w:pPr>
            <w:r>
              <w:t>ST</w:t>
            </w:r>
          </w:p>
        </w:tc>
        <w:tc>
          <w:tcPr>
            <w:tcW w:w="576" w:type="dxa"/>
            <w:tcBorders>
              <w:top w:val="single" w:sz="4" w:space="0" w:color="auto"/>
              <w:bottom w:val="single" w:sz="4" w:space="0" w:color="auto"/>
            </w:tcBorders>
          </w:tcPr>
          <w:p w14:paraId="47A4546C" w14:textId="77777777" w:rsidR="00980D3B" w:rsidRDefault="00980D3B">
            <w:pPr>
              <w:pStyle w:val="ComponentTableBody"/>
            </w:pPr>
            <w:r>
              <w:t>O</w:t>
            </w:r>
          </w:p>
        </w:tc>
        <w:tc>
          <w:tcPr>
            <w:tcW w:w="720" w:type="dxa"/>
            <w:tcBorders>
              <w:top w:val="single" w:sz="4" w:space="0" w:color="auto"/>
              <w:bottom w:val="single" w:sz="4" w:space="0" w:color="auto"/>
            </w:tcBorders>
          </w:tcPr>
          <w:p w14:paraId="064798D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3BF2F46" w14:textId="77777777" w:rsidR="00980D3B" w:rsidRDefault="00980D3B">
            <w:pPr>
              <w:pStyle w:val="ComponentTableBody"/>
              <w:jc w:val="left"/>
            </w:pPr>
            <w:r>
              <w:t>Zip or Postal Code</w:t>
            </w:r>
          </w:p>
        </w:tc>
        <w:tc>
          <w:tcPr>
            <w:tcW w:w="1440" w:type="dxa"/>
            <w:tcBorders>
              <w:top w:val="single" w:sz="4" w:space="0" w:color="auto"/>
              <w:bottom w:val="single" w:sz="4" w:space="0" w:color="auto"/>
            </w:tcBorders>
          </w:tcPr>
          <w:p w14:paraId="588548A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C4004C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5C601ED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5D48BE8" w14:textId="77777777" w:rsidR="00980D3B" w:rsidRDefault="00980D3B">
            <w:pPr>
              <w:pStyle w:val="ComponentTableBody"/>
              <w:rPr>
                <w:lang w:val="it-IT"/>
              </w:rPr>
            </w:pPr>
            <w:r>
              <w:rPr>
                <w:lang w:val="it-IT"/>
              </w:rPr>
              <w:t>6</w:t>
            </w:r>
          </w:p>
        </w:tc>
        <w:tc>
          <w:tcPr>
            <w:tcW w:w="576" w:type="dxa"/>
            <w:tcBorders>
              <w:top w:val="single" w:sz="4" w:space="0" w:color="auto"/>
              <w:bottom w:val="single" w:sz="4" w:space="0" w:color="auto"/>
            </w:tcBorders>
          </w:tcPr>
          <w:p w14:paraId="5608175A"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0F74A9E5"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09A673A3"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1AEE598" w14:textId="77777777" w:rsidR="00980D3B" w:rsidRDefault="00980D3B">
            <w:pPr>
              <w:pStyle w:val="ComponentTableBody"/>
            </w:pPr>
            <w:r>
              <w:t>0399</w:t>
            </w:r>
          </w:p>
        </w:tc>
        <w:tc>
          <w:tcPr>
            <w:tcW w:w="2880" w:type="dxa"/>
            <w:tcBorders>
              <w:top w:val="single" w:sz="4" w:space="0" w:color="auto"/>
              <w:bottom w:val="single" w:sz="4" w:space="0" w:color="auto"/>
            </w:tcBorders>
          </w:tcPr>
          <w:p w14:paraId="3DAAC698" w14:textId="77777777" w:rsidR="00980D3B" w:rsidRDefault="00980D3B">
            <w:pPr>
              <w:pStyle w:val="ComponentTableBody"/>
              <w:jc w:val="left"/>
            </w:pPr>
            <w:r>
              <w:t>Country</w:t>
            </w:r>
          </w:p>
        </w:tc>
        <w:tc>
          <w:tcPr>
            <w:tcW w:w="1440" w:type="dxa"/>
            <w:tcBorders>
              <w:top w:val="single" w:sz="4" w:space="0" w:color="auto"/>
              <w:bottom w:val="single" w:sz="4" w:space="0" w:color="auto"/>
            </w:tcBorders>
          </w:tcPr>
          <w:p w14:paraId="5B918EE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A244460"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44ACAB3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E8D1E8F" w14:textId="77777777" w:rsidR="00980D3B" w:rsidRDefault="00980D3B">
            <w:pPr>
              <w:pStyle w:val="ComponentTableBody"/>
            </w:pPr>
            <w:r>
              <w:t>7</w:t>
            </w:r>
          </w:p>
        </w:tc>
        <w:tc>
          <w:tcPr>
            <w:tcW w:w="576" w:type="dxa"/>
            <w:tcBorders>
              <w:top w:val="single" w:sz="4" w:space="0" w:color="auto"/>
              <w:bottom w:val="single" w:sz="4" w:space="0" w:color="auto"/>
            </w:tcBorders>
          </w:tcPr>
          <w:p w14:paraId="36DA5414" w14:textId="77777777" w:rsidR="00980D3B" w:rsidRDefault="00980D3B">
            <w:pPr>
              <w:pStyle w:val="ComponentTableBody"/>
            </w:pPr>
            <w:r>
              <w:t>3</w:t>
            </w:r>
          </w:p>
        </w:tc>
        <w:tc>
          <w:tcPr>
            <w:tcW w:w="720" w:type="dxa"/>
            <w:tcBorders>
              <w:top w:val="single" w:sz="4" w:space="0" w:color="auto"/>
              <w:bottom w:val="single" w:sz="4" w:space="0" w:color="auto"/>
            </w:tcBorders>
          </w:tcPr>
          <w:p w14:paraId="70D84E1E" w14:textId="77777777" w:rsidR="00980D3B" w:rsidRDefault="00980D3B">
            <w:pPr>
              <w:pStyle w:val="ComponentTableBody"/>
            </w:pPr>
            <w:r>
              <w:t>ID</w:t>
            </w:r>
          </w:p>
        </w:tc>
        <w:tc>
          <w:tcPr>
            <w:tcW w:w="576" w:type="dxa"/>
            <w:tcBorders>
              <w:top w:val="single" w:sz="4" w:space="0" w:color="auto"/>
              <w:bottom w:val="single" w:sz="4" w:space="0" w:color="auto"/>
            </w:tcBorders>
          </w:tcPr>
          <w:p w14:paraId="3539C059" w14:textId="77777777" w:rsidR="00980D3B" w:rsidRDefault="00980D3B">
            <w:pPr>
              <w:pStyle w:val="ComponentTableBody"/>
            </w:pPr>
            <w:r>
              <w:t>O</w:t>
            </w:r>
          </w:p>
        </w:tc>
        <w:tc>
          <w:tcPr>
            <w:tcW w:w="720" w:type="dxa"/>
            <w:tcBorders>
              <w:top w:val="single" w:sz="4" w:space="0" w:color="auto"/>
              <w:bottom w:val="single" w:sz="4" w:space="0" w:color="auto"/>
            </w:tcBorders>
          </w:tcPr>
          <w:p w14:paraId="0394DC18" w14:textId="77777777" w:rsidR="00980D3B" w:rsidRDefault="00980D3B">
            <w:pPr>
              <w:pStyle w:val="ComponentTableBody"/>
            </w:pPr>
            <w:r>
              <w:t>0190</w:t>
            </w:r>
          </w:p>
        </w:tc>
        <w:tc>
          <w:tcPr>
            <w:tcW w:w="2880" w:type="dxa"/>
            <w:tcBorders>
              <w:top w:val="single" w:sz="4" w:space="0" w:color="auto"/>
              <w:bottom w:val="single" w:sz="4" w:space="0" w:color="auto"/>
            </w:tcBorders>
          </w:tcPr>
          <w:p w14:paraId="00CC3C52" w14:textId="77777777" w:rsidR="00980D3B" w:rsidRDefault="00980D3B">
            <w:pPr>
              <w:pStyle w:val="ComponentTableBody"/>
              <w:jc w:val="left"/>
            </w:pPr>
            <w:r>
              <w:t>A</w:t>
            </w:r>
            <w:r>
              <w:t>d</w:t>
            </w:r>
            <w:r>
              <w:t>dress Type</w:t>
            </w:r>
          </w:p>
        </w:tc>
        <w:tc>
          <w:tcPr>
            <w:tcW w:w="1440" w:type="dxa"/>
            <w:tcBorders>
              <w:top w:val="single" w:sz="4" w:space="0" w:color="auto"/>
              <w:bottom w:val="single" w:sz="4" w:space="0" w:color="auto"/>
            </w:tcBorders>
          </w:tcPr>
          <w:p w14:paraId="3632C0B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418561E"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528E77B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F305F07" w14:textId="77777777" w:rsidR="00980D3B" w:rsidRDefault="00980D3B">
            <w:pPr>
              <w:pStyle w:val="ComponentTableBody"/>
            </w:pPr>
            <w:r>
              <w:t>8</w:t>
            </w:r>
          </w:p>
        </w:tc>
        <w:tc>
          <w:tcPr>
            <w:tcW w:w="576" w:type="dxa"/>
            <w:tcBorders>
              <w:top w:val="single" w:sz="4" w:space="0" w:color="auto"/>
              <w:bottom w:val="single" w:sz="4" w:space="0" w:color="auto"/>
            </w:tcBorders>
          </w:tcPr>
          <w:p w14:paraId="6DBA5C6B" w14:textId="77777777" w:rsidR="00980D3B" w:rsidRDefault="00980D3B">
            <w:pPr>
              <w:pStyle w:val="ComponentTableBody"/>
            </w:pPr>
            <w:r>
              <w:t>50</w:t>
            </w:r>
          </w:p>
        </w:tc>
        <w:tc>
          <w:tcPr>
            <w:tcW w:w="720" w:type="dxa"/>
            <w:tcBorders>
              <w:top w:val="single" w:sz="4" w:space="0" w:color="auto"/>
              <w:bottom w:val="single" w:sz="4" w:space="0" w:color="auto"/>
            </w:tcBorders>
          </w:tcPr>
          <w:p w14:paraId="21785CA6" w14:textId="77777777" w:rsidR="00980D3B" w:rsidRDefault="00980D3B">
            <w:pPr>
              <w:pStyle w:val="ComponentTableBody"/>
            </w:pPr>
            <w:r>
              <w:t>ST</w:t>
            </w:r>
          </w:p>
        </w:tc>
        <w:tc>
          <w:tcPr>
            <w:tcW w:w="576" w:type="dxa"/>
            <w:tcBorders>
              <w:top w:val="single" w:sz="4" w:space="0" w:color="auto"/>
              <w:bottom w:val="single" w:sz="4" w:space="0" w:color="auto"/>
            </w:tcBorders>
          </w:tcPr>
          <w:p w14:paraId="218715D0" w14:textId="77777777" w:rsidR="00980D3B" w:rsidRDefault="00980D3B">
            <w:pPr>
              <w:pStyle w:val="ComponentTableBody"/>
            </w:pPr>
            <w:r>
              <w:t>O</w:t>
            </w:r>
          </w:p>
        </w:tc>
        <w:tc>
          <w:tcPr>
            <w:tcW w:w="720" w:type="dxa"/>
            <w:tcBorders>
              <w:top w:val="single" w:sz="4" w:space="0" w:color="auto"/>
              <w:bottom w:val="single" w:sz="4" w:space="0" w:color="auto"/>
            </w:tcBorders>
          </w:tcPr>
          <w:p w14:paraId="565C874E"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6BFA4C3" w14:textId="77777777" w:rsidR="00980D3B" w:rsidRDefault="00980D3B">
            <w:pPr>
              <w:pStyle w:val="ComponentTableBody"/>
              <w:jc w:val="left"/>
            </w:pPr>
            <w:r>
              <w:t>Other Geographic Designation</w:t>
            </w:r>
          </w:p>
        </w:tc>
        <w:tc>
          <w:tcPr>
            <w:tcW w:w="1440" w:type="dxa"/>
            <w:tcBorders>
              <w:top w:val="single" w:sz="4" w:space="0" w:color="auto"/>
              <w:bottom w:val="single" w:sz="4" w:space="0" w:color="auto"/>
            </w:tcBorders>
          </w:tcPr>
          <w:p w14:paraId="7120961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A2BEF78"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CB84DD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E94100F" w14:textId="77777777" w:rsidR="00980D3B" w:rsidRDefault="00980D3B">
            <w:pPr>
              <w:pStyle w:val="ComponentTableBody"/>
            </w:pPr>
            <w:r>
              <w:t>9</w:t>
            </w:r>
          </w:p>
        </w:tc>
        <w:tc>
          <w:tcPr>
            <w:tcW w:w="576" w:type="dxa"/>
            <w:tcBorders>
              <w:top w:val="single" w:sz="4" w:space="0" w:color="auto"/>
              <w:bottom w:val="single" w:sz="4" w:space="0" w:color="auto"/>
            </w:tcBorders>
          </w:tcPr>
          <w:p w14:paraId="5138E218" w14:textId="77777777" w:rsidR="00980D3B" w:rsidRDefault="00980D3B">
            <w:pPr>
              <w:pStyle w:val="ComponentTableBody"/>
            </w:pPr>
            <w:r>
              <w:t>20</w:t>
            </w:r>
          </w:p>
        </w:tc>
        <w:tc>
          <w:tcPr>
            <w:tcW w:w="720" w:type="dxa"/>
            <w:tcBorders>
              <w:top w:val="single" w:sz="4" w:space="0" w:color="auto"/>
              <w:bottom w:val="single" w:sz="4" w:space="0" w:color="auto"/>
            </w:tcBorders>
          </w:tcPr>
          <w:p w14:paraId="0E4699F9" w14:textId="77777777" w:rsidR="00980D3B" w:rsidRDefault="00980D3B">
            <w:pPr>
              <w:pStyle w:val="ComponentTableBody"/>
            </w:pPr>
            <w:r>
              <w:t>IS</w:t>
            </w:r>
          </w:p>
        </w:tc>
        <w:tc>
          <w:tcPr>
            <w:tcW w:w="576" w:type="dxa"/>
            <w:tcBorders>
              <w:top w:val="single" w:sz="4" w:space="0" w:color="auto"/>
              <w:bottom w:val="single" w:sz="4" w:space="0" w:color="auto"/>
            </w:tcBorders>
          </w:tcPr>
          <w:p w14:paraId="458DA479" w14:textId="77777777" w:rsidR="00980D3B" w:rsidRDefault="00980D3B">
            <w:pPr>
              <w:pStyle w:val="ComponentTableBody"/>
            </w:pPr>
            <w:r>
              <w:t>O</w:t>
            </w:r>
          </w:p>
        </w:tc>
        <w:tc>
          <w:tcPr>
            <w:tcW w:w="720" w:type="dxa"/>
            <w:tcBorders>
              <w:top w:val="single" w:sz="4" w:space="0" w:color="auto"/>
              <w:bottom w:val="single" w:sz="4" w:space="0" w:color="auto"/>
            </w:tcBorders>
          </w:tcPr>
          <w:p w14:paraId="65EB8694" w14:textId="77777777" w:rsidR="00980D3B" w:rsidRDefault="00980D3B">
            <w:pPr>
              <w:pStyle w:val="ComponentTableBody"/>
            </w:pPr>
            <w:r>
              <w:t>289</w:t>
            </w:r>
          </w:p>
        </w:tc>
        <w:tc>
          <w:tcPr>
            <w:tcW w:w="2880" w:type="dxa"/>
            <w:tcBorders>
              <w:top w:val="single" w:sz="4" w:space="0" w:color="auto"/>
              <w:bottom w:val="single" w:sz="4" w:space="0" w:color="auto"/>
            </w:tcBorders>
          </w:tcPr>
          <w:p w14:paraId="1796C6B1" w14:textId="77777777" w:rsidR="00980D3B" w:rsidRDefault="00980D3B">
            <w:pPr>
              <w:pStyle w:val="ComponentTableBody"/>
              <w:jc w:val="left"/>
            </w:pPr>
            <w:r>
              <w:t>County/Parish Code</w:t>
            </w:r>
          </w:p>
        </w:tc>
        <w:tc>
          <w:tcPr>
            <w:tcW w:w="1440" w:type="dxa"/>
            <w:tcBorders>
              <w:top w:val="single" w:sz="4" w:space="0" w:color="auto"/>
              <w:bottom w:val="single" w:sz="4" w:space="0" w:color="auto"/>
            </w:tcBorders>
          </w:tcPr>
          <w:p w14:paraId="0E512F7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B97E1A5"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1A54CD0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58FBF5E" w14:textId="77777777" w:rsidR="00980D3B" w:rsidRDefault="00980D3B">
            <w:pPr>
              <w:pStyle w:val="ComponentTableBody"/>
            </w:pPr>
            <w:r>
              <w:t>10</w:t>
            </w:r>
          </w:p>
        </w:tc>
        <w:tc>
          <w:tcPr>
            <w:tcW w:w="576" w:type="dxa"/>
            <w:tcBorders>
              <w:top w:val="single" w:sz="4" w:space="0" w:color="auto"/>
              <w:bottom w:val="single" w:sz="4" w:space="0" w:color="auto"/>
            </w:tcBorders>
          </w:tcPr>
          <w:p w14:paraId="26AD803F" w14:textId="77777777" w:rsidR="00980D3B" w:rsidRDefault="00980D3B">
            <w:pPr>
              <w:pStyle w:val="ComponentTableBody"/>
            </w:pPr>
            <w:r>
              <w:t>20</w:t>
            </w:r>
          </w:p>
        </w:tc>
        <w:tc>
          <w:tcPr>
            <w:tcW w:w="720" w:type="dxa"/>
            <w:tcBorders>
              <w:top w:val="single" w:sz="4" w:space="0" w:color="auto"/>
              <w:bottom w:val="single" w:sz="4" w:space="0" w:color="auto"/>
            </w:tcBorders>
          </w:tcPr>
          <w:p w14:paraId="691DB78B" w14:textId="77777777" w:rsidR="00980D3B" w:rsidRDefault="00980D3B">
            <w:pPr>
              <w:pStyle w:val="ComponentTableBody"/>
            </w:pPr>
            <w:r>
              <w:t>IS</w:t>
            </w:r>
          </w:p>
        </w:tc>
        <w:tc>
          <w:tcPr>
            <w:tcW w:w="576" w:type="dxa"/>
            <w:tcBorders>
              <w:top w:val="single" w:sz="4" w:space="0" w:color="auto"/>
              <w:bottom w:val="single" w:sz="4" w:space="0" w:color="auto"/>
            </w:tcBorders>
          </w:tcPr>
          <w:p w14:paraId="3417345A" w14:textId="77777777" w:rsidR="00980D3B" w:rsidRDefault="00980D3B">
            <w:pPr>
              <w:pStyle w:val="ComponentTableBody"/>
            </w:pPr>
            <w:r>
              <w:t>O</w:t>
            </w:r>
          </w:p>
        </w:tc>
        <w:tc>
          <w:tcPr>
            <w:tcW w:w="720" w:type="dxa"/>
            <w:tcBorders>
              <w:top w:val="single" w:sz="4" w:space="0" w:color="auto"/>
              <w:bottom w:val="single" w:sz="4" w:space="0" w:color="auto"/>
            </w:tcBorders>
          </w:tcPr>
          <w:p w14:paraId="794026E6" w14:textId="77777777" w:rsidR="00980D3B" w:rsidRDefault="00980D3B">
            <w:pPr>
              <w:pStyle w:val="ComponentTableBody"/>
            </w:pPr>
            <w:r>
              <w:t>288</w:t>
            </w:r>
          </w:p>
        </w:tc>
        <w:tc>
          <w:tcPr>
            <w:tcW w:w="2880" w:type="dxa"/>
            <w:tcBorders>
              <w:top w:val="single" w:sz="4" w:space="0" w:color="auto"/>
              <w:bottom w:val="single" w:sz="4" w:space="0" w:color="auto"/>
            </w:tcBorders>
          </w:tcPr>
          <w:p w14:paraId="2D214D54" w14:textId="77777777" w:rsidR="00980D3B" w:rsidRDefault="00980D3B">
            <w:pPr>
              <w:pStyle w:val="ComponentTableBody"/>
              <w:jc w:val="left"/>
            </w:pPr>
            <w:r>
              <w:t>Census Tract</w:t>
            </w:r>
          </w:p>
        </w:tc>
        <w:tc>
          <w:tcPr>
            <w:tcW w:w="1440" w:type="dxa"/>
            <w:tcBorders>
              <w:top w:val="single" w:sz="4" w:space="0" w:color="auto"/>
              <w:bottom w:val="single" w:sz="4" w:space="0" w:color="auto"/>
            </w:tcBorders>
          </w:tcPr>
          <w:p w14:paraId="71A0481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CFA5327"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0E344EF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24A0817" w14:textId="77777777" w:rsidR="00980D3B" w:rsidRDefault="00980D3B">
            <w:pPr>
              <w:pStyle w:val="ComponentTableBody"/>
            </w:pPr>
            <w:r>
              <w:t>11</w:t>
            </w:r>
          </w:p>
        </w:tc>
        <w:tc>
          <w:tcPr>
            <w:tcW w:w="576" w:type="dxa"/>
            <w:tcBorders>
              <w:top w:val="single" w:sz="4" w:space="0" w:color="auto"/>
              <w:bottom w:val="single" w:sz="4" w:space="0" w:color="auto"/>
            </w:tcBorders>
          </w:tcPr>
          <w:p w14:paraId="2D253AF1" w14:textId="77777777" w:rsidR="00980D3B" w:rsidRDefault="00980D3B">
            <w:pPr>
              <w:pStyle w:val="ComponentTableBody"/>
            </w:pPr>
            <w:r>
              <w:t>1</w:t>
            </w:r>
          </w:p>
        </w:tc>
        <w:tc>
          <w:tcPr>
            <w:tcW w:w="720" w:type="dxa"/>
            <w:tcBorders>
              <w:top w:val="single" w:sz="4" w:space="0" w:color="auto"/>
              <w:bottom w:val="single" w:sz="4" w:space="0" w:color="auto"/>
            </w:tcBorders>
          </w:tcPr>
          <w:p w14:paraId="0852E833" w14:textId="77777777" w:rsidR="00980D3B" w:rsidRDefault="00980D3B">
            <w:pPr>
              <w:pStyle w:val="ComponentTableBody"/>
            </w:pPr>
            <w:r>
              <w:t>ID</w:t>
            </w:r>
          </w:p>
        </w:tc>
        <w:tc>
          <w:tcPr>
            <w:tcW w:w="576" w:type="dxa"/>
            <w:tcBorders>
              <w:top w:val="single" w:sz="4" w:space="0" w:color="auto"/>
              <w:bottom w:val="single" w:sz="4" w:space="0" w:color="auto"/>
            </w:tcBorders>
          </w:tcPr>
          <w:p w14:paraId="6FA2AC4A" w14:textId="77777777" w:rsidR="00980D3B" w:rsidRDefault="00980D3B">
            <w:pPr>
              <w:pStyle w:val="ComponentTableBody"/>
            </w:pPr>
            <w:r>
              <w:t>O</w:t>
            </w:r>
          </w:p>
        </w:tc>
        <w:tc>
          <w:tcPr>
            <w:tcW w:w="720" w:type="dxa"/>
            <w:tcBorders>
              <w:top w:val="single" w:sz="4" w:space="0" w:color="auto"/>
              <w:bottom w:val="single" w:sz="4" w:space="0" w:color="auto"/>
            </w:tcBorders>
          </w:tcPr>
          <w:p w14:paraId="4EB882D3" w14:textId="77777777" w:rsidR="00980D3B" w:rsidRDefault="00980D3B">
            <w:pPr>
              <w:pStyle w:val="ComponentTableBody"/>
            </w:pPr>
            <w:r>
              <w:t>465</w:t>
            </w:r>
          </w:p>
        </w:tc>
        <w:tc>
          <w:tcPr>
            <w:tcW w:w="2880" w:type="dxa"/>
            <w:tcBorders>
              <w:top w:val="single" w:sz="4" w:space="0" w:color="auto"/>
              <w:bottom w:val="single" w:sz="4" w:space="0" w:color="auto"/>
            </w:tcBorders>
          </w:tcPr>
          <w:p w14:paraId="177FC0E1" w14:textId="77777777" w:rsidR="00980D3B" w:rsidRDefault="00980D3B">
            <w:pPr>
              <w:pStyle w:val="ComponentTableBody"/>
              <w:jc w:val="left"/>
            </w:pPr>
            <w:r>
              <w:t>Address Representation Code</w:t>
            </w:r>
          </w:p>
        </w:tc>
        <w:tc>
          <w:tcPr>
            <w:tcW w:w="1440" w:type="dxa"/>
            <w:tcBorders>
              <w:top w:val="single" w:sz="4" w:space="0" w:color="auto"/>
              <w:bottom w:val="single" w:sz="4" w:space="0" w:color="auto"/>
            </w:tcBorders>
          </w:tcPr>
          <w:p w14:paraId="1B17449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6B022CF"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11DD6C2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7C7406A" w14:textId="77777777" w:rsidR="00980D3B" w:rsidRDefault="00980D3B">
            <w:pPr>
              <w:pStyle w:val="ComponentTableBody"/>
            </w:pPr>
            <w:r>
              <w:t>12</w:t>
            </w:r>
          </w:p>
        </w:tc>
        <w:tc>
          <w:tcPr>
            <w:tcW w:w="576" w:type="dxa"/>
            <w:tcBorders>
              <w:top w:val="single" w:sz="4" w:space="0" w:color="auto"/>
              <w:bottom w:val="single" w:sz="4" w:space="0" w:color="auto"/>
            </w:tcBorders>
          </w:tcPr>
          <w:p w14:paraId="01FEE9B2" w14:textId="77777777" w:rsidR="00980D3B" w:rsidRDefault="00980D3B">
            <w:pPr>
              <w:pStyle w:val="ComponentTableBody"/>
            </w:pPr>
            <w:r>
              <w:t>53</w:t>
            </w:r>
          </w:p>
        </w:tc>
        <w:tc>
          <w:tcPr>
            <w:tcW w:w="720" w:type="dxa"/>
            <w:tcBorders>
              <w:top w:val="single" w:sz="4" w:space="0" w:color="auto"/>
              <w:bottom w:val="single" w:sz="4" w:space="0" w:color="auto"/>
            </w:tcBorders>
          </w:tcPr>
          <w:p w14:paraId="2B57F435" w14:textId="77777777" w:rsidR="00980D3B" w:rsidRDefault="00980D3B">
            <w:pPr>
              <w:pStyle w:val="ComponentTableBody"/>
            </w:pPr>
            <w:r>
              <w:t>DR</w:t>
            </w:r>
          </w:p>
        </w:tc>
        <w:tc>
          <w:tcPr>
            <w:tcW w:w="576" w:type="dxa"/>
            <w:tcBorders>
              <w:top w:val="single" w:sz="4" w:space="0" w:color="auto"/>
              <w:bottom w:val="single" w:sz="4" w:space="0" w:color="auto"/>
            </w:tcBorders>
          </w:tcPr>
          <w:p w14:paraId="684064FA" w14:textId="77777777" w:rsidR="00980D3B" w:rsidRDefault="00980D3B">
            <w:pPr>
              <w:pStyle w:val="ComponentTableBody"/>
            </w:pPr>
            <w:r>
              <w:t>B</w:t>
            </w:r>
          </w:p>
        </w:tc>
        <w:tc>
          <w:tcPr>
            <w:tcW w:w="720" w:type="dxa"/>
            <w:tcBorders>
              <w:top w:val="single" w:sz="4" w:space="0" w:color="auto"/>
              <w:bottom w:val="single" w:sz="4" w:space="0" w:color="auto"/>
            </w:tcBorders>
          </w:tcPr>
          <w:p w14:paraId="096EC5D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9A91FC6" w14:textId="77777777" w:rsidR="00980D3B" w:rsidRDefault="00980D3B">
            <w:pPr>
              <w:pStyle w:val="ComponentTableBody"/>
              <w:jc w:val="left"/>
            </w:pPr>
            <w:r>
              <w:t>Address Validity Range</w:t>
            </w:r>
          </w:p>
        </w:tc>
        <w:tc>
          <w:tcPr>
            <w:tcW w:w="1440" w:type="dxa"/>
            <w:tcBorders>
              <w:top w:val="single" w:sz="4" w:space="0" w:color="auto"/>
              <w:bottom w:val="single" w:sz="4" w:space="0" w:color="auto"/>
            </w:tcBorders>
          </w:tcPr>
          <w:p w14:paraId="6834D820" w14:textId="77777777" w:rsidR="00980D3B" w:rsidRDefault="00980D3B">
            <w:pPr>
              <w:pStyle w:val="ComponentTableBody"/>
              <w:jc w:val="left"/>
            </w:pPr>
            <w:r>
              <w:t>deprecated as of v 2.5</w:t>
            </w:r>
          </w:p>
        </w:tc>
        <w:tc>
          <w:tcPr>
            <w:tcW w:w="1008" w:type="dxa"/>
            <w:tcBorders>
              <w:top w:val="single" w:sz="4" w:space="0" w:color="auto"/>
              <w:bottom w:val="single" w:sz="4" w:space="0" w:color="auto"/>
            </w:tcBorders>
          </w:tcPr>
          <w:p w14:paraId="4E5444BA"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_Ref485523694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2.A.20</w:t>
            </w:r>
            <w:r>
              <w:rPr>
                <w:rStyle w:val="Hyperlink"/>
              </w:rPr>
              <w:fldChar w:fldCharType="end"/>
            </w:r>
          </w:p>
        </w:tc>
      </w:tr>
      <w:tr w:rsidR="00980D3B" w14:paraId="21DD84D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68A4903" w14:textId="77777777" w:rsidR="00980D3B" w:rsidRDefault="00980D3B">
            <w:pPr>
              <w:pStyle w:val="ComponentTableBody"/>
              <w:rPr>
                <w:lang w:val="it-IT"/>
              </w:rPr>
            </w:pPr>
            <w:r>
              <w:rPr>
                <w:lang w:val="it-IT"/>
              </w:rPr>
              <w:t>13</w:t>
            </w:r>
          </w:p>
        </w:tc>
        <w:tc>
          <w:tcPr>
            <w:tcW w:w="576" w:type="dxa"/>
            <w:tcBorders>
              <w:top w:val="single" w:sz="4" w:space="0" w:color="auto"/>
              <w:bottom w:val="single" w:sz="4" w:space="0" w:color="auto"/>
            </w:tcBorders>
          </w:tcPr>
          <w:p w14:paraId="321FF12D" w14:textId="77777777" w:rsidR="00980D3B" w:rsidRDefault="00980D3B">
            <w:pPr>
              <w:pStyle w:val="ComponentTableBody"/>
              <w:rPr>
                <w:lang w:val="it-IT"/>
              </w:rPr>
            </w:pPr>
            <w:r>
              <w:rPr>
                <w:lang w:val="it-IT"/>
              </w:rPr>
              <w:t>26</w:t>
            </w:r>
          </w:p>
        </w:tc>
        <w:tc>
          <w:tcPr>
            <w:tcW w:w="720" w:type="dxa"/>
            <w:tcBorders>
              <w:top w:val="single" w:sz="4" w:space="0" w:color="auto"/>
              <w:bottom w:val="single" w:sz="4" w:space="0" w:color="auto"/>
            </w:tcBorders>
          </w:tcPr>
          <w:p w14:paraId="0E741335" w14:textId="77777777" w:rsidR="00980D3B" w:rsidRDefault="00980D3B">
            <w:pPr>
              <w:pStyle w:val="ComponentTableBody"/>
              <w:rPr>
                <w:lang w:val="it-IT"/>
              </w:rPr>
            </w:pPr>
            <w:r>
              <w:rPr>
                <w:lang w:val="it-IT"/>
              </w:rPr>
              <w:t>TS</w:t>
            </w:r>
          </w:p>
        </w:tc>
        <w:tc>
          <w:tcPr>
            <w:tcW w:w="576" w:type="dxa"/>
            <w:tcBorders>
              <w:top w:val="single" w:sz="4" w:space="0" w:color="auto"/>
              <w:bottom w:val="single" w:sz="4" w:space="0" w:color="auto"/>
            </w:tcBorders>
          </w:tcPr>
          <w:p w14:paraId="16119327"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B46E9CE"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2A8444E0" w14:textId="77777777" w:rsidR="00980D3B" w:rsidRDefault="00980D3B">
            <w:pPr>
              <w:pStyle w:val="ComponentTableBody"/>
              <w:jc w:val="left"/>
            </w:pPr>
            <w:r>
              <w:rPr>
                <w:snapToGrid w:val="0"/>
              </w:rPr>
              <w:t>Effective Date</w:t>
            </w:r>
          </w:p>
        </w:tc>
        <w:tc>
          <w:tcPr>
            <w:tcW w:w="1440" w:type="dxa"/>
            <w:tcBorders>
              <w:top w:val="single" w:sz="4" w:space="0" w:color="auto"/>
              <w:bottom w:val="single" w:sz="4" w:space="0" w:color="auto"/>
            </w:tcBorders>
          </w:tcPr>
          <w:p w14:paraId="2F53125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0F2E8E6"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1A08DE8C"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A3EECCC" w14:textId="77777777" w:rsidR="00980D3B" w:rsidRDefault="00980D3B">
            <w:pPr>
              <w:pStyle w:val="ComponentTableBody"/>
            </w:pPr>
            <w:r>
              <w:t>14</w:t>
            </w:r>
          </w:p>
        </w:tc>
        <w:tc>
          <w:tcPr>
            <w:tcW w:w="576" w:type="dxa"/>
            <w:tcBorders>
              <w:top w:val="single" w:sz="4" w:space="0" w:color="auto"/>
              <w:bottom w:val="double" w:sz="4" w:space="0" w:color="auto"/>
            </w:tcBorders>
          </w:tcPr>
          <w:p w14:paraId="6B0F3821" w14:textId="77777777" w:rsidR="00980D3B" w:rsidRDefault="00980D3B">
            <w:pPr>
              <w:pStyle w:val="ComponentTableBody"/>
            </w:pPr>
            <w:r>
              <w:t>26</w:t>
            </w:r>
          </w:p>
        </w:tc>
        <w:tc>
          <w:tcPr>
            <w:tcW w:w="720" w:type="dxa"/>
            <w:tcBorders>
              <w:top w:val="single" w:sz="4" w:space="0" w:color="auto"/>
              <w:bottom w:val="double" w:sz="4" w:space="0" w:color="auto"/>
            </w:tcBorders>
          </w:tcPr>
          <w:p w14:paraId="41E94B04" w14:textId="77777777" w:rsidR="00980D3B" w:rsidRDefault="00980D3B">
            <w:pPr>
              <w:pStyle w:val="ComponentTableBody"/>
            </w:pPr>
            <w:r>
              <w:t>TS</w:t>
            </w:r>
          </w:p>
        </w:tc>
        <w:tc>
          <w:tcPr>
            <w:tcW w:w="576" w:type="dxa"/>
            <w:tcBorders>
              <w:top w:val="single" w:sz="4" w:space="0" w:color="auto"/>
              <w:bottom w:val="double" w:sz="4" w:space="0" w:color="auto"/>
            </w:tcBorders>
          </w:tcPr>
          <w:p w14:paraId="2DEFAA34" w14:textId="77777777" w:rsidR="00980D3B" w:rsidRDefault="00980D3B">
            <w:pPr>
              <w:pStyle w:val="ComponentTableBody"/>
            </w:pPr>
            <w:r>
              <w:t>O</w:t>
            </w:r>
          </w:p>
        </w:tc>
        <w:tc>
          <w:tcPr>
            <w:tcW w:w="720" w:type="dxa"/>
            <w:tcBorders>
              <w:top w:val="single" w:sz="4" w:space="0" w:color="auto"/>
              <w:bottom w:val="double" w:sz="4" w:space="0" w:color="auto"/>
            </w:tcBorders>
          </w:tcPr>
          <w:p w14:paraId="5E6146E2" w14:textId="77777777" w:rsidR="00980D3B" w:rsidRDefault="00980D3B">
            <w:pPr>
              <w:pStyle w:val="ComponentTableBody"/>
              <w:rPr>
                <w:sz w:val="16"/>
              </w:rPr>
            </w:pPr>
          </w:p>
        </w:tc>
        <w:tc>
          <w:tcPr>
            <w:tcW w:w="2880" w:type="dxa"/>
            <w:tcBorders>
              <w:top w:val="single" w:sz="4" w:space="0" w:color="auto"/>
              <w:bottom w:val="double" w:sz="4" w:space="0" w:color="auto"/>
            </w:tcBorders>
          </w:tcPr>
          <w:p w14:paraId="54E93C91" w14:textId="77777777" w:rsidR="00980D3B" w:rsidRDefault="00980D3B">
            <w:pPr>
              <w:pStyle w:val="ComponentTableBody"/>
              <w:jc w:val="left"/>
            </w:pPr>
            <w:r>
              <w:rPr>
                <w:snapToGrid w:val="0"/>
              </w:rPr>
              <w:t>Expiration Date</w:t>
            </w:r>
          </w:p>
        </w:tc>
        <w:tc>
          <w:tcPr>
            <w:tcW w:w="1440" w:type="dxa"/>
            <w:tcBorders>
              <w:top w:val="single" w:sz="4" w:space="0" w:color="auto"/>
              <w:bottom w:val="double" w:sz="4" w:space="0" w:color="auto"/>
            </w:tcBorders>
          </w:tcPr>
          <w:p w14:paraId="12C5792B"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3CC62F14"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bl>
    <w:p w14:paraId="614E50E3" w14:textId="77777777" w:rsidR="00980D3B" w:rsidRDefault="00980D3B">
      <w:pPr>
        <w:pStyle w:val="NormalIndented"/>
      </w:pPr>
      <w:r>
        <w:t>Definition: This data type specifies the address of a person, place or organization plus associated inform</w:t>
      </w:r>
      <w:r>
        <w:t>a</w:t>
      </w:r>
      <w:r>
        <w:t>tion.</w:t>
      </w:r>
    </w:p>
    <w:p w14:paraId="1481FEDE" w14:textId="77777777" w:rsidR="00980D3B" w:rsidRDefault="00980D3B">
      <w:pPr>
        <w:pStyle w:val="Note"/>
      </w:pPr>
      <w:r>
        <w:rPr>
          <w:rStyle w:val="Strong"/>
        </w:rPr>
        <w:t>Maximum Length:</w:t>
      </w:r>
      <w:r>
        <w:t xml:space="preserve"> 631</w:t>
      </w:r>
    </w:p>
    <w:p w14:paraId="5A1B3B6D" w14:textId="77777777" w:rsidR="00980D3B" w:rsidRDefault="00980D3B"/>
    <w:p w14:paraId="61C3A7F3" w14:textId="77777777" w:rsidR="00980D3B" w:rsidRDefault="00980D3B">
      <w:pPr>
        <w:pStyle w:val="Note"/>
      </w:pPr>
      <w:r>
        <w:rPr>
          <w:rStyle w:val="Strong"/>
        </w:rPr>
        <w:t>Note:</w:t>
      </w:r>
      <w:r>
        <w:tab/>
        <w:t>Replaces the AD data type as of v 2.3.</w:t>
      </w:r>
    </w:p>
    <w:p w14:paraId="2A0F0FF0" w14:textId="77777777" w:rsidR="00980D3B" w:rsidRDefault="00980D3B">
      <w:pPr>
        <w:pStyle w:val="NormalIndented"/>
        <w:keepNext/>
      </w:pPr>
      <w:r>
        <w:t>Example of usage for US:</w:t>
      </w:r>
    </w:p>
    <w:p w14:paraId="1EE32AEE" w14:textId="77777777" w:rsidR="00980D3B" w:rsidRDefault="00980D3B">
      <w:pPr>
        <w:pStyle w:val="Example"/>
        <w:rPr>
          <w:noProof w:val="0"/>
        </w:rPr>
      </w:pPr>
      <w:r>
        <w:rPr>
          <w:noProof w:val="0"/>
        </w:rPr>
        <w:t>|1234 Easy St.^Ste. 123^San Fra</w:t>
      </w:r>
      <w:r>
        <w:rPr>
          <w:noProof w:val="0"/>
        </w:rPr>
        <w:t>n</w:t>
      </w:r>
      <w:r>
        <w:rPr>
          <w:noProof w:val="0"/>
        </w:rPr>
        <w:t>cisco^CA^95123^USA^B^^SF^|</w:t>
      </w:r>
    </w:p>
    <w:p w14:paraId="0BF29D8B" w14:textId="77777777" w:rsidR="00980D3B" w:rsidRDefault="00980D3B">
      <w:pPr>
        <w:pStyle w:val="Example"/>
        <w:keepNext/>
        <w:rPr>
          <w:rStyle w:val="NormalIndentedChar"/>
        </w:rPr>
      </w:pPr>
      <w:r>
        <w:rPr>
          <w:rFonts w:ascii="Times New Roman" w:hAnsi="Times New Roman"/>
          <w:noProof w:val="0"/>
          <w:sz w:val="20"/>
        </w:rPr>
        <w:t>This would be formatted for postal purposes as</w:t>
      </w:r>
      <w:r>
        <w:rPr>
          <w:rStyle w:val="NormalIndentedChar"/>
        </w:rPr>
        <w:t xml:space="preserve"> </w:t>
      </w:r>
    </w:p>
    <w:p w14:paraId="75928FFF" w14:textId="77777777" w:rsidR="00980D3B" w:rsidRDefault="00980D3B">
      <w:pPr>
        <w:pStyle w:val="Example"/>
        <w:ind w:left="2592"/>
        <w:rPr>
          <w:noProof w:val="0"/>
        </w:rPr>
      </w:pPr>
      <w:r>
        <w:rPr>
          <w:noProof w:val="0"/>
        </w:rPr>
        <w:tab/>
      </w:r>
      <w:r>
        <w:rPr>
          <w:noProof w:val="0"/>
        </w:rPr>
        <w:tab/>
        <w:t xml:space="preserve"> 1234 Easy St.</w:t>
      </w:r>
    </w:p>
    <w:p w14:paraId="12AB13D0" w14:textId="77777777" w:rsidR="00980D3B" w:rsidRDefault="00980D3B">
      <w:pPr>
        <w:pStyle w:val="Example"/>
        <w:ind w:firstLine="648"/>
        <w:rPr>
          <w:noProof w:val="0"/>
        </w:rPr>
      </w:pPr>
      <w:r>
        <w:rPr>
          <w:noProof w:val="0"/>
        </w:rPr>
        <w:t>Ste. 123</w:t>
      </w:r>
    </w:p>
    <w:p w14:paraId="4823D4E0" w14:textId="77777777" w:rsidR="00980D3B" w:rsidRDefault="00980D3B">
      <w:pPr>
        <w:pStyle w:val="Example"/>
        <w:ind w:firstLine="648"/>
        <w:rPr>
          <w:noProof w:val="0"/>
          <w:lang w:val="it-IT"/>
        </w:rPr>
      </w:pPr>
      <w:r>
        <w:rPr>
          <w:noProof w:val="0"/>
          <w:lang w:val="it-IT"/>
        </w:rPr>
        <w:t>San Francisco CA 95123</w:t>
      </w:r>
    </w:p>
    <w:p w14:paraId="21AA65B3" w14:textId="77777777" w:rsidR="00980D3B" w:rsidRDefault="00980D3B">
      <w:pPr>
        <w:pStyle w:val="NormalIndented"/>
        <w:keepNext/>
      </w:pPr>
      <w:r>
        <w:t>Example of usage for Australia:</w:t>
      </w:r>
    </w:p>
    <w:p w14:paraId="210C5314" w14:textId="77777777" w:rsidR="00980D3B" w:rsidRDefault="00980D3B">
      <w:pPr>
        <w:pStyle w:val="Example"/>
        <w:ind w:left="1440" w:firstLine="720"/>
        <w:rPr>
          <w:noProof w:val="0"/>
        </w:rPr>
      </w:pPr>
      <w:r>
        <w:rPr>
          <w:noProof w:val="0"/>
        </w:rPr>
        <w:t xml:space="preserve">|14th Floor^50 Paterson St^Coorparoo^QLD^4151| </w:t>
      </w:r>
    </w:p>
    <w:p w14:paraId="70DBF1F1" w14:textId="77777777" w:rsidR="00980D3B" w:rsidRDefault="00980D3B">
      <w:pPr>
        <w:pStyle w:val="Example"/>
        <w:keepNext/>
        <w:ind w:left="2160" w:firstLine="0"/>
        <w:rPr>
          <w:rFonts w:ascii="Times New Roman" w:hAnsi="Times New Roman"/>
          <w:noProof w:val="0"/>
          <w:sz w:val="20"/>
        </w:rPr>
      </w:pPr>
      <w:r>
        <w:rPr>
          <w:rFonts w:ascii="Times New Roman" w:hAnsi="Times New Roman"/>
          <w:noProof w:val="0"/>
          <w:sz w:val="20"/>
        </w:rPr>
        <w:t>This would be formatted for postal purposes using the same rules as for the American e</w:t>
      </w:r>
      <w:r>
        <w:rPr>
          <w:rFonts w:ascii="Times New Roman" w:hAnsi="Times New Roman"/>
          <w:noProof w:val="0"/>
          <w:sz w:val="20"/>
        </w:rPr>
        <w:t>x</w:t>
      </w:r>
      <w:r>
        <w:rPr>
          <w:rFonts w:ascii="Times New Roman" w:hAnsi="Times New Roman"/>
          <w:noProof w:val="0"/>
          <w:sz w:val="20"/>
        </w:rPr>
        <w:t xml:space="preserve">ample as </w:t>
      </w:r>
    </w:p>
    <w:p w14:paraId="40DD95EC" w14:textId="77777777" w:rsidR="00980D3B" w:rsidRDefault="00980D3B">
      <w:pPr>
        <w:pStyle w:val="Example"/>
        <w:ind w:left="2160" w:firstLine="720"/>
        <w:rPr>
          <w:noProof w:val="0"/>
        </w:rPr>
      </w:pPr>
      <w:r>
        <w:rPr>
          <w:noProof w:val="0"/>
        </w:rPr>
        <w:t>14th Floor</w:t>
      </w:r>
    </w:p>
    <w:p w14:paraId="0FCD63D1" w14:textId="77777777" w:rsidR="00980D3B" w:rsidRDefault="00980D3B">
      <w:pPr>
        <w:pStyle w:val="Example"/>
        <w:ind w:left="2160" w:firstLine="720"/>
        <w:rPr>
          <w:noProof w:val="0"/>
        </w:rPr>
      </w:pPr>
      <w:r>
        <w:rPr>
          <w:noProof w:val="0"/>
        </w:rPr>
        <w:t>50 Paterson St</w:t>
      </w:r>
    </w:p>
    <w:p w14:paraId="557AFDAD" w14:textId="77777777" w:rsidR="00980D3B" w:rsidRDefault="00980D3B">
      <w:pPr>
        <w:pStyle w:val="Example"/>
        <w:ind w:left="2160" w:firstLine="720"/>
        <w:rPr>
          <w:noProof w:val="0"/>
        </w:rPr>
      </w:pPr>
      <w:r>
        <w:rPr>
          <w:noProof w:val="0"/>
        </w:rPr>
        <w:lastRenderedPageBreak/>
        <w:t>Coorparoo QLD 4151</w:t>
      </w:r>
    </w:p>
    <w:p w14:paraId="6A62AAE4" w14:textId="77777777" w:rsidR="00980D3B" w:rsidRDefault="00980D3B">
      <w:pPr>
        <w:pStyle w:val="Note"/>
      </w:pPr>
      <w:r>
        <w:rPr>
          <w:rStyle w:val="Strong"/>
        </w:rPr>
        <w:t>International note:</w:t>
      </w:r>
      <w:r>
        <w:t xml:space="preserve"> Countries typically have a standard method of formatting addresses. This data type does not specify the formatting usages, only the components of a postal address.</w:t>
      </w:r>
    </w:p>
    <w:p w14:paraId="6642CCE2" w14:textId="77777777" w:rsidR="00980D3B" w:rsidRDefault="00980D3B">
      <w:pPr>
        <w:pStyle w:val="Heading4"/>
        <w:rPr>
          <w:vanish/>
        </w:rPr>
      </w:pPr>
      <w:r>
        <w:rPr>
          <w:vanish/>
        </w:rPr>
        <w:t>hiddentext</w:t>
      </w:r>
    </w:p>
    <w:p w14:paraId="2BBAF50F" w14:textId="77777777" w:rsidR="00980D3B" w:rsidRDefault="00980D3B">
      <w:pPr>
        <w:pStyle w:val="Heading4"/>
      </w:pPr>
      <w:bookmarkStart w:id="2010" w:name="_Toc498146083"/>
      <w:bookmarkStart w:id="2011" w:name="_Toc527864652"/>
      <w:bookmarkStart w:id="2012" w:name="_Toc527866124"/>
      <w:r>
        <w:t>Street Address (SAD)</w:t>
      </w:r>
      <w:bookmarkEnd w:id="2010"/>
      <w:bookmarkEnd w:id="2011"/>
      <w:bookmarkEnd w:id="2012"/>
    </w:p>
    <w:p w14:paraId="3E581D10" w14:textId="77777777" w:rsidR="00980D3B" w:rsidRDefault="00980D3B">
      <w:pPr>
        <w:pStyle w:val="NormalIndented"/>
      </w:pPr>
      <w:r>
        <w:t xml:space="preserve">See section </w:t>
      </w:r>
      <w:r>
        <w:rPr>
          <w:rStyle w:val="HyperlinkText"/>
        </w:rPr>
        <w:fldChar w:fldCharType="begin"/>
      </w:r>
      <w:r>
        <w:rPr>
          <w:rStyle w:val="HyperlinkText"/>
        </w:rPr>
        <w:instrText xml:space="preserve"> REF _Ref485716824 \w \h </w:instrText>
      </w:r>
      <w:r>
        <w:rPr>
          <w:rStyle w:val="HyperlinkText"/>
        </w:rPr>
      </w:r>
      <w:r>
        <w:rPr>
          <w:rStyle w:val="HyperlinkText"/>
        </w:rPr>
        <w:instrText xml:space="preserve"> \* MERGEFORMAT </w:instrText>
      </w:r>
      <w:r>
        <w:rPr>
          <w:rStyle w:val="HyperlinkText"/>
        </w:rPr>
        <w:fldChar w:fldCharType="separate"/>
      </w:r>
      <w:r>
        <w:rPr>
          <w:rStyle w:val="HyperlinkText"/>
        </w:rPr>
        <w:t>2.A.67</w:t>
      </w:r>
      <w:r>
        <w:rPr>
          <w:rStyle w:val="HyperlinkText"/>
        </w:rPr>
        <w:fldChar w:fldCharType="end"/>
      </w:r>
      <w:r>
        <w:t>, "</w:t>
      </w:r>
      <w:r>
        <w:rPr>
          <w:rStyle w:val="HyperlinkText"/>
        </w:rPr>
        <w:fldChar w:fldCharType="begin"/>
      </w:r>
      <w:r>
        <w:rPr>
          <w:rStyle w:val="HyperlinkText"/>
        </w:rPr>
        <w:instrText xml:space="preserve"> REF _Ref485716824 \h </w:instrText>
      </w:r>
      <w:r>
        <w:rPr>
          <w:rStyle w:val="HyperlinkText"/>
        </w:rPr>
      </w:r>
      <w:r>
        <w:rPr>
          <w:rStyle w:val="HyperlinkText"/>
        </w:rPr>
        <w:instrText xml:space="preserve"> \* MERGEFORMAT </w:instrText>
      </w:r>
      <w:r>
        <w:rPr>
          <w:rStyle w:val="HyperlinkText"/>
        </w:rPr>
        <w:fldChar w:fldCharType="separate"/>
      </w:r>
      <w:r>
        <w:rPr>
          <w:rStyle w:val="HyperlinkText"/>
        </w:rPr>
        <w:t>SAD – street address</w:t>
      </w:r>
      <w:r>
        <w:rPr>
          <w:rStyle w:val="HyperlinkText"/>
        </w:rPr>
        <w:fldChar w:fldCharType="end"/>
      </w:r>
      <w:r>
        <w:t>" for description of components.</w:t>
      </w:r>
    </w:p>
    <w:p w14:paraId="555FB5C5" w14:textId="77777777" w:rsidR="00980D3B" w:rsidRDefault="00980D3B">
      <w:pPr>
        <w:pStyle w:val="Heading4"/>
      </w:pPr>
      <w:bookmarkStart w:id="2013" w:name="_Toc498146084"/>
      <w:bookmarkStart w:id="2014" w:name="_Toc527864653"/>
      <w:bookmarkStart w:id="2015" w:name="_Toc527866125"/>
      <w:r>
        <w:t>Other Designation (ST)</w:t>
      </w:r>
      <w:bookmarkEnd w:id="2013"/>
      <w:bookmarkEnd w:id="2014"/>
      <w:bookmarkEnd w:id="2015"/>
    </w:p>
    <w:p w14:paraId="53CD20EE" w14:textId="77777777" w:rsidR="00980D3B" w:rsidRDefault="00980D3B">
      <w:pPr>
        <w:pStyle w:val="NormalIndented"/>
      </w:pPr>
      <w:r>
        <w:t>Second line of address. In US usage, it qualifies address. Examples: Suite 555 or Fourth Floor. When referencing an institution, this component specifies the street a</w:t>
      </w:r>
      <w:r>
        <w:t>d</w:t>
      </w:r>
      <w:r>
        <w:t>dress.</w:t>
      </w:r>
    </w:p>
    <w:p w14:paraId="7F75268B" w14:textId="77777777" w:rsidR="00980D3B" w:rsidRDefault="00980D3B">
      <w:pPr>
        <w:pStyle w:val="Heading4"/>
      </w:pPr>
      <w:bookmarkStart w:id="2016" w:name="_Toc498146085"/>
      <w:bookmarkStart w:id="2017" w:name="_Toc527864654"/>
      <w:bookmarkStart w:id="2018" w:name="_Toc527866126"/>
      <w:r>
        <w:t>City (ST)</w:t>
      </w:r>
      <w:bookmarkEnd w:id="2016"/>
      <w:bookmarkEnd w:id="2017"/>
      <w:bookmarkEnd w:id="2018"/>
    </w:p>
    <w:p w14:paraId="4C54ABC4" w14:textId="77777777" w:rsidR="00980D3B" w:rsidRDefault="00980D3B">
      <w:pPr>
        <w:pStyle w:val="NormalIndented"/>
      </w:pPr>
      <w:r>
        <w:t>Definition: This component specifies the city, or district or place where the addressee is located depending upon the national convention for formatting addresses for postal usage.</w:t>
      </w:r>
    </w:p>
    <w:p w14:paraId="674E4F0C" w14:textId="77777777" w:rsidR="00980D3B" w:rsidRDefault="00980D3B">
      <w:pPr>
        <w:pStyle w:val="Heading4"/>
      </w:pPr>
      <w:bookmarkStart w:id="2019" w:name="_Toc498146086"/>
      <w:bookmarkStart w:id="2020" w:name="_Toc527864655"/>
      <w:bookmarkStart w:id="2021" w:name="_Toc527866127"/>
      <w:r>
        <w:t>State or Province (ST)</w:t>
      </w:r>
      <w:bookmarkEnd w:id="2019"/>
      <w:bookmarkEnd w:id="2020"/>
      <w:bookmarkEnd w:id="2021"/>
    </w:p>
    <w:p w14:paraId="423B7F30" w14:textId="77777777" w:rsidR="00980D3B" w:rsidRDefault="00980D3B">
      <w:pPr>
        <w:pStyle w:val="NormalIndented"/>
      </w:pPr>
      <w:r>
        <w:t>Definition: This component specifies the state or province where the addressee is located. State or province should be represented by the official postal service codes for that country.</w:t>
      </w:r>
    </w:p>
    <w:p w14:paraId="7F8B29A1" w14:textId="77777777" w:rsidR="00980D3B" w:rsidRDefault="00980D3B">
      <w:pPr>
        <w:pStyle w:val="Heading4"/>
      </w:pPr>
      <w:bookmarkStart w:id="2022" w:name="_Toc498146087"/>
      <w:bookmarkStart w:id="2023" w:name="_Toc527864656"/>
      <w:bookmarkStart w:id="2024" w:name="_Toc527866128"/>
      <w:r>
        <w:t>Zip or Postal Code (ST)</w:t>
      </w:r>
      <w:bookmarkEnd w:id="2022"/>
      <w:bookmarkEnd w:id="2023"/>
      <w:bookmarkEnd w:id="2024"/>
    </w:p>
    <w:p w14:paraId="18C8F37C" w14:textId="77777777" w:rsidR="00980D3B" w:rsidRDefault="00980D3B">
      <w:pPr>
        <w:pStyle w:val="NormalIndented"/>
      </w:pPr>
      <w:r>
        <w:t>Definition: This component specifies the zip or postal code where the addressee is located. Zip or postal codes should be represented by the official codes for that country. In the US, the zip code takes the form 99999[-9999], while the Canadian postal code takes the form A9A9A9, and the Australian Postcode takes the form 9999.</w:t>
      </w:r>
    </w:p>
    <w:p w14:paraId="7031A865" w14:textId="77777777" w:rsidR="00980D3B" w:rsidRDefault="00980D3B">
      <w:pPr>
        <w:pStyle w:val="Heading4"/>
      </w:pPr>
      <w:bookmarkStart w:id="2025" w:name="_Toc498146088"/>
      <w:bookmarkStart w:id="2026" w:name="_Toc527864657"/>
      <w:bookmarkStart w:id="2027" w:name="_Toc527866129"/>
      <w:r>
        <w:t>Country (ID)</w:t>
      </w:r>
      <w:bookmarkEnd w:id="2025"/>
      <w:bookmarkEnd w:id="2026"/>
      <w:bookmarkEnd w:id="2027"/>
    </w:p>
    <w:p w14:paraId="3C162E6A" w14:textId="77777777" w:rsidR="00980D3B" w:rsidRDefault="00980D3B">
      <w:pPr>
        <w:pStyle w:val="NormalIndented"/>
      </w:pPr>
      <w:r>
        <w:t xml:space="preserve">Definition: This component specifies the country where the addressee is locatedHL7 specifies that the 3-character (alphabetic) form of ISO 3166 be used for the country code. Refer to HL7 Table </w:t>
      </w:r>
      <w:bookmarkStart w:id="2028" w:name="_Hlt478465780"/>
      <w:r>
        <w:t>0</w:t>
      </w:r>
      <w:bookmarkEnd w:id="2028"/>
      <w:r>
        <w:t>399 – Count</w:t>
      </w:r>
      <w:bookmarkStart w:id="2029" w:name="_Hlt478465843"/>
      <w:r>
        <w:t>r</w:t>
      </w:r>
      <w:bookmarkEnd w:id="2029"/>
      <w:r>
        <w:t>y code in section 2.15.9.17 for valid values.</w:t>
      </w:r>
    </w:p>
    <w:p w14:paraId="39FF7EEF" w14:textId="77777777" w:rsidR="00980D3B" w:rsidRDefault="00980D3B">
      <w:pPr>
        <w:pStyle w:val="Heading4"/>
      </w:pPr>
      <w:bookmarkStart w:id="2030" w:name="_Toc498146089"/>
      <w:bookmarkStart w:id="2031" w:name="_Toc527864658"/>
      <w:bookmarkStart w:id="2032" w:name="_Toc527866130"/>
      <w:r>
        <w:t>Address Type (ID)</w:t>
      </w:r>
      <w:bookmarkEnd w:id="2030"/>
      <w:bookmarkEnd w:id="2031"/>
      <w:bookmarkEnd w:id="2032"/>
    </w:p>
    <w:p w14:paraId="19B57C48" w14:textId="77777777" w:rsidR="00980D3B" w:rsidRDefault="00980D3B">
      <w:pPr>
        <w:pStyle w:val="NormalIndented"/>
      </w:pPr>
      <w:r>
        <w:t xml:space="preserve">Definition: This component specifies the kind or type of address. Refer to </w:t>
      </w:r>
      <w:hyperlink w:anchor="HL70190" w:history="1">
        <w:r>
          <w:rPr>
            <w:rStyle w:val="HyperlinkText"/>
          </w:rPr>
          <w:t>HL7 Ta</w:t>
        </w:r>
        <w:bookmarkStart w:id="2033" w:name="_Hlt531488366"/>
        <w:r>
          <w:rPr>
            <w:rStyle w:val="HyperlinkText"/>
          </w:rPr>
          <w:t>b</w:t>
        </w:r>
        <w:bookmarkEnd w:id="2033"/>
        <w:r>
          <w:rPr>
            <w:rStyle w:val="HyperlinkText"/>
          </w:rPr>
          <w:t>le 0190 - A</w:t>
        </w:r>
        <w:bookmarkStart w:id="2034" w:name="_Hlt478371446"/>
        <w:r>
          <w:rPr>
            <w:rStyle w:val="HyperlinkText"/>
          </w:rPr>
          <w:t>d</w:t>
        </w:r>
        <w:bookmarkEnd w:id="2034"/>
        <w:r>
          <w:rPr>
            <w:rStyle w:val="HyperlinkText"/>
          </w:rPr>
          <w:t>dress type</w:t>
        </w:r>
      </w:hyperlink>
      <w:r>
        <w:t xml:space="preserve"> for valid values.</w:t>
      </w:r>
    </w:p>
    <w:p w14:paraId="626D8762" w14:textId="77777777" w:rsidR="00980D3B" w:rsidRDefault="00980D3B">
      <w:pPr>
        <w:pStyle w:val="Heading4"/>
      </w:pPr>
      <w:bookmarkStart w:id="2035" w:name="_Toc498146090"/>
      <w:bookmarkStart w:id="2036" w:name="_Toc527864659"/>
      <w:bookmarkStart w:id="2037" w:name="_Toc527866131"/>
      <w:r>
        <w:t>Other Geographic Designation (ST)</w:t>
      </w:r>
      <w:bookmarkEnd w:id="2035"/>
      <w:bookmarkEnd w:id="2036"/>
      <w:bookmarkEnd w:id="2037"/>
    </w:p>
    <w:p w14:paraId="1EEFA168" w14:textId="77777777" w:rsidR="00980D3B" w:rsidRDefault="00980D3B">
      <w:pPr>
        <w:pStyle w:val="NormalIndented"/>
      </w:pPr>
      <w:r>
        <w:t>Definition: This component specifies any other geographic designation. It includes county, bioregion, SMSA, etc.</w:t>
      </w:r>
    </w:p>
    <w:p w14:paraId="6A0FCE59" w14:textId="77777777" w:rsidR="00980D3B" w:rsidRDefault="00980D3B">
      <w:pPr>
        <w:pStyle w:val="Heading4"/>
      </w:pPr>
      <w:bookmarkStart w:id="2038" w:name="_Toc498146091"/>
      <w:bookmarkStart w:id="2039" w:name="_Toc527864660"/>
      <w:bookmarkStart w:id="2040" w:name="_Toc527866132"/>
      <w:r>
        <w:t>County/Parish Code (IS)</w:t>
      </w:r>
      <w:bookmarkEnd w:id="2038"/>
      <w:bookmarkEnd w:id="2039"/>
      <w:bookmarkEnd w:id="2040"/>
    </w:p>
    <w:p w14:paraId="7B6C15AE" w14:textId="77777777" w:rsidR="00980D3B" w:rsidRDefault="00980D3B">
      <w:pPr>
        <w:pStyle w:val="NormalIndented"/>
      </w:pPr>
      <w:r>
        <w:t xml:space="preserve">A code that represents the county in which the specified address resides. </w:t>
      </w:r>
      <w:hyperlink w:anchor="HL70289" w:history="1">
        <w:r>
          <w:rPr>
            <w:rStyle w:val="HyperlinkText"/>
          </w:rPr>
          <w:t>User-defined Table 0289 - County/parish</w:t>
        </w:r>
      </w:hyperlink>
      <w:r>
        <w:t xml:space="preserve"> is used as the HL7 identifier for the user-defined table of values for this component. When this component is used to represent the county (or parish), component 8 &lt;other geographic designation&gt; should not duplicate it (i.e., the use of &lt;other geographic designation&gt; to represent the county is allowed only for the purpose of backward compatibility, and should be discouraged in this and future versions of HL7).</w:t>
      </w:r>
    </w:p>
    <w:p w14:paraId="7C889CE2" w14:textId="77777777" w:rsidR="00980D3B" w:rsidRDefault="00980D3B">
      <w:pPr>
        <w:pStyle w:val="NormalIndented"/>
      </w:pPr>
      <w:r>
        <w:t>Allowable values: codes defined by government.</w:t>
      </w:r>
    </w:p>
    <w:p w14:paraId="1FF780DD" w14:textId="77777777" w:rsidR="00980D3B" w:rsidRDefault="00980D3B">
      <w:pPr>
        <w:pStyle w:val="UserTableCaption"/>
      </w:pPr>
      <w:r>
        <w:lastRenderedPageBreak/>
        <w:t>User-defined Table 0289 – County/parish</w:t>
      </w:r>
      <w:bookmarkStart w:id="2041" w:name="HL70289"/>
      <w:r>
        <w:fldChar w:fldCharType="begin"/>
      </w:r>
      <w:r>
        <w:instrText xml:space="preserve"> XE "User-defined table 0289 – County/parish"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52F3EA16"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bookmarkEnd w:id="2041"/>
          <w:p w14:paraId="75177460"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1FD87BC4"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4F10CF77" w14:textId="77777777" w:rsidR="00980D3B" w:rsidRDefault="00980D3B">
            <w:pPr>
              <w:pStyle w:val="UserTableHeader"/>
              <w:rPr>
                <w:lang w:val="fr-FR"/>
              </w:rPr>
            </w:pPr>
            <w:r>
              <w:rPr>
                <w:lang w:val="fr-FR"/>
              </w:rPr>
              <w:t>Comment</w:t>
            </w:r>
          </w:p>
        </w:tc>
      </w:tr>
      <w:tr w:rsidR="00980D3B" w14:paraId="39DF21E0"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7268305F"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2214994F"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0B4A3BA7" w14:textId="77777777" w:rsidR="00980D3B" w:rsidRDefault="00980D3B">
            <w:pPr>
              <w:pStyle w:val="UserTableBody"/>
              <w:rPr>
                <w:sz w:val="16"/>
              </w:rPr>
            </w:pPr>
          </w:p>
        </w:tc>
      </w:tr>
    </w:tbl>
    <w:p w14:paraId="40236EA8" w14:textId="77777777" w:rsidR="00980D3B" w:rsidRDefault="00980D3B">
      <w:pPr>
        <w:pStyle w:val="Heading4"/>
      </w:pPr>
      <w:bookmarkStart w:id="2042" w:name="_Toc498146092"/>
      <w:bookmarkStart w:id="2043" w:name="_Toc527864661"/>
      <w:bookmarkStart w:id="2044" w:name="_Toc527866133"/>
      <w:r>
        <w:t>Census Tract (IS)</w:t>
      </w:r>
      <w:bookmarkEnd w:id="2042"/>
      <w:bookmarkEnd w:id="2043"/>
      <w:bookmarkEnd w:id="2044"/>
    </w:p>
    <w:p w14:paraId="2A590C88" w14:textId="77777777" w:rsidR="00980D3B" w:rsidRDefault="00980D3B">
      <w:pPr>
        <w:pStyle w:val="NormalIndented"/>
      </w:pPr>
      <w:r>
        <w:t xml:space="preserve">A code that represents the census tract in which the specified address resides. </w:t>
      </w:r>
      <w:hyperlink w:anchor="HL70288" w:history="1">
        <w:r>
          <w:rPr>
            <w:rStyle w:val="HyperlinkText"/>
          </w:rPr>
          <w:t>User-defined Table 0288 - Census tract</w:t>
        </w:r>
      </w:hyperlink>
      <w:r>
        <w:t xml:space="preserve"> is used as the HL7 identifier for the user-defined table of values for this component.</w:t>
      </w:r>
    </w:p>
    <w:p w14:paraId="35428DA8" w14:textId="77777777" w:rsidR="00980D3B" w:rsidRDefault="00980D3B">
      <w:pPr>
        <w:pStyle w:val="NormalIndented"/>
      </w:pPr>
      <w:r>
        <w:t>Allowable Values: codes defined by government.</w:t>
      </w:r>
    </w:p>
    <w:p w14:paraId="55412E1C" w14:textId="77777777" w:rsidR="00980D3B" w:rsidRDefault="00980D3B">
      <w:pPr>
        <w:pStyle w:val="UserTableCaption"/>
      </w:pPr>
      <w:bookmarkStart w:id="2045" w:name="_Hlt478371669"/>
      <w:bookmarkEnd w:id="2045"/>
      <w:r>
        <w:t>User-defined Table 0288 – Census tract</w:t>
      </w:r>
      <w:bookmarkStart w:id="2046" w:name="HL70288"/>
      <w:r>
        <w:fldChar w:fldCharType="begin"/>
      </w:r>
      <w:r>
        <w:instrText xml:space="preserve"> XE "User-defined table 0288 – Census tract"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2BC4CA4E"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bookmarkEnd w:id="2046"/>
          <w:p w14:paraId="4092DE56"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5D684DE0"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058072E7" w14:textId="77777777" w:rsidR="00980D3B" w:rsidRDefault="00980D3B">
            <w:pPr>
              <w:pStyle w:val="UserTableHeader"/>
              <w:rPr>
                <w:lang w:val="fr-FR"/>
              </w:rPr>
            </w:pPr>
            <w:r>
              <w:rPr>
                <w:lang w:val="fr-FR"/>
              </w:rPr>
              <w:t>Comment</w:t>
            </w:r>
          </w:p>
        </w:tc>
      </w:tr>
      <w:tr w:rsidR="00980D3B" w14:paraId="417E59A9"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3791E9A1" w14:textId="77777777" w:rsidR="00980D3B" w:rsidRDefault="00980D3B">
            <w:pPr>
              <w:pStyle w:val="UserTableBody"/>
              <w:jc w:val="center"/>
              <w:rPr>
                <w:sz w:val="16"/>
                <w:lang w:val="fr-FR"/>
              </w:rPr>
            </w:pPr>
          </w:p>
        </w:tc>
        <w:tc>
          <w:tcPr>
            <w:tcW w:w="3600" w:type="dxa"/>
            <w:tcBorders>
              <w:top w:val="single" w:sz="6" w:space="0" w:color="auto"/>
              <w:bottom w:val="single" w:sz="12" w:space="0" w:color="auto"/>
            </w:tcBorders>
          </w:tcPr>
          <w:p w14:paraId="73BC906A"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23FD24ED" w14:textId="77777777" w:rsidR="00980D3B" w:rsidRDefault="00980D3B">
            <w:pPr>
              <w:pStyle w:val="UserTableBody"/>
              <w:rPr>
                <w:sz w:val="16"/>
              </w:rPr>
            </w:pPr>
          </w:p>
        </w:tc>
      </w:tr>
    </w:tbl>
    <w:p w14:paraId="27427FC3" w14:textId="77777777" w:rsidR="00980D3B" w:rsidRDefault="00980D3B">
      <w:pPr>
        <w:pStyle w:val="Heading4"/>
      </w:pPr>
      <w:bookmarkStart w:id="2047" w:name="_Toc498146093"/>
      <w:bookmarkStart w:id="2048" w:name="_Toc527864662"/>
      <w:bookmarkStart w:id="2049" w:name="_Toc527866134"/>
      <w:r>
        <w:t>Address Representation Code (ID)</w:t>
      </w:r>
      <w:bookmarkEnd w:id="2047"/>
      <w:bookmarkEnd w:id="2048"/>
      <w:bookmarkEnd w:id="2049"/>
      <w:r>
        <w:t xml:space="preserve"> </w:t>
      </w:r>
    </w:p>
    <w:p w14:paraId="3D2C2DBD" w14:textId="77777777" w:rsidR="00980D3B" w:rsidRDefault="00980D3B">
      <w:pPr>
        <w:pStyle w:val="NormalIndented"/>
      </w:pPr>
      <w:r>
        <w:t>Different &lt;name/address types&gt; and representations of the same name/address should be described by r</w:t>
      </w:r>
      <w:r>
        <w:t>e</w:t>
      </w:r>
      <w:r>
        <w:t>peating of this field, with different values of the &lt;name/address type&gt; and/or &lt;name/address represent</w:t>
      </w:r>
      <w:r>
        <w:t>a</w:t>
      </w:r>
      <w:r>
        <w:t>tion&gt; co</w:t>
      </w:r>
      <w:r>
        <w:t>m</w:t>
      </w:r>
      <w:r>
        <w:t>ponent.</w:t>
      </w:r>
    </w:p>
    <w:p w14:paraId="62E37397" w14:textId="77777777" w:rsidR="00980D3B" w:rsidRDefault="00980D3B">
      <w:pPr>
        <w:pStyle w:val="Note"/>
      </w:pPr>
      <w:r>
        <w:rPr>
          <w:rStyle w:val="Strong"/>
        </w:rPr>
        <w:t>Note:</w:t>
      </w:r>
      <w:r>
        <w:t xml:space="preserve"> </w:t>
      </w:r>
      <w:r>
        <w:tab/>
        <w:t>Also note that this new component remains in "alphabetic" representation with each repetition of the fields using these data types. I.e. even though the address may be represented in an ideographic character set, this component will remain represented in an alphabetic character set.</w:t>
      </w:r>
    </w:p>
    <w:p w14:paraId="4AD65015" w14:textId="77777777" w:rsidR="00980D3B" w:rsidRDefault="00980D3B">
      <w:pPr>
        <w:pStyle w:val="NormalIndented"/>
      </w:pPr>
      <w:r>
        <w:t xml:space="preserve">Refer to </w:t>
      </w:r>
      <w:hyperlink w:anchor="HL70465" w:history="1">
        <w:r>
          <w:rPr>
            <w:rStyle w:val="HyperlinkText"/>
          </w:rPr>
          <w:t>HL7 table 0465 – Name/address representatio</w:t>
        </w:r>
        <w:bookmarkStart w:id="2050" w:name="_Hlt866499"/>
        <w:r>
          <w:rPr>
            <w:rStyle w:val="HyperlinkText"/>
          </w:rPr>
          <w:t>n</w:t>
        </w:r>
        <w:bookmarkEnd w:id="2050"/>
      </w:hyperlink>
      <w:r>
        <w:t xml:space="preserve"> for valid values.</w:t>
      </w:r>
    </w:p>
    <w:p w14:paraId="1ACB0282" w14:textId="77777777" w:rsidR="00980D3B" w:rsidRDefault="00980D3B">
      <w:pPr>
        <w:pStyle w:val="NormalIndented"/>
      </w:pPr>
      <w:r>
        <w:t>In general this component provides an indication of the representation provided by the data item. It does not necessarily specify the character sets used. Thus, even though the representation might provide an ind</w:t>
      </w:r>
      <w:r>
        <w:t>i</w:t>
      </w:r>
      <w:r>
        <w:t>cation of what to expect, the sender is still free to encode the contents using whatever character set is d</w:t>
      </w:r>
      <w:r>
        <w:t>e</w:t>
      </w:r>
      <w:r>
        <w:t>sired. This component provides only hints for the receiver, so it can make choices regarding what it has been sent and what it is capable of di</w:t>
      </w:r>
      <w:r>
        <w:t>s</w:t>
      </w:r>
      <w:r>
        <w:t>playing.</w:t>
      </w:r>
    </w:p>
    <w:p w14:paraId="792BF6A3" w14:textId="77777777" w:rsidR="00980D3B" w:rsidRDefault="00980D3B">
      <w:pPr>
        <w:pStyle w:val="Heading4"/>
      </w:pPr>
      <w:bookmarkStart w:id="2051" w:name="_Toc498146094"/>
      <w:bookmarkStart w:id="2052" w:name="_Toc527864663"/>
      <w:bookmarkStart w:id="2053" w:name="_Toc527866135"/>
      <w:r>
        <w:t>Address Validity Range (DR)</w:t>
      </w:r>
      <w:bookmarkEnd w:id="2051"/>
      <w:bookmarkEnd w:id="2052"/>
      <w:bookmarkEnd w:id="2053"/>
    </w:p>
    <w:p w14:paraId="26A1BB02" w14:textId="77777777" w:rsidR="00980D3B" w:rsidRDefault="00980D3B">
      <w:pPr>
        <w:pStyle w:val="NormalIndented"/>
      </w:pPr>
      <w:r>
        <w:t>This component cannot be fully expressed. Identified as v 2.4 erratum. Retained for backward compatibility only as of v 2.5. Refer to Effective Date and Expiration Date components.</w:t>
      </w:r>
    </w:p>
    <w:p w14:paraId="259015DE" w14:textId="77777777" w:rsidR="00980D3B" w:rsidRDefault="00980D3B">
      <w:pPr>
        <w:pStyle w:val="NormalIndented"/>
      </w:pPr>
      <w:r>
        <w:t>This component contains the start and end date/times, which define the period in which this address was valid.</w:t>
      </w:r>
    </w:p>
    <w:p w14:paraId="23A3ACD5" w14:textId="77777777" w:rsidR="00980D3B" w:rsidRDefault="00980D3B">
      <w:pPr>
        <w:pStyle w:val="Heading4"/>
      </w:pPr>
      <w:r>
        <w:t>Effective Date (TS)</w:t>
      </w:r>
    </w:p>
    <w:p w14:paraId="592A3048" w14:textId="77777777" w:rsidR="00980D3B" w:rsidRDefault="00980D3B">
      <w:pPr>
        <w:pStyle w:val="NormalIndented"/>
      </w:pPr>
      <w:r>
        <w:t>Definition: The first date, if known, on which the address is valid and a</w:t>
      </w:r>
      <w:r>
        <w:t>c</w:t>
      </w:r>
      <w:r>
        <w:t>tive.</w:t>
      </w:r>
    </w:p>
    <w:p w14:paraId="428B303E" w14:textId="77777777" w:rsidR="00980D3B" w:rsidRDefault="00980D3B">
      <w:pPr>
        <w:pStyle w:val="Heading4"/>
        <w:rPr>
          <w:lang w:val="fr-FR"/>
        </w:rPr>
      </w:pPr>
      <w:r>
        <w:rPr>
          <w:lang w:val="fr-FR"/>
        </w:rPr>
        <w:t>Expiration Date (TS)</w:t>
      </w:r>
    </w:p>
    <w:p w14:paraId="70C69E8D" w14:textId="77777777" w:rsidR="00980D3B" w:rsidRDefault="00980D3B">
      <w:pPr>
        <w:pStyle w:val="NormalIndented"/>
      </w:pPr>
      <w:r>
        <w:t>Definition: The last date, if known, on which the address is valid and active.</w:t>
      </w:r>
    </w:p>
    <w:p w14:paraId="0EBD73DF" w14:textId="77777777" w:rsidR="00980D3B" w:rsidRDefault="00980D3B">
      <w:pPr>
        <w:pStyle w:val="Heading3"/>
      </w:pPr>
      <w:r>
        <w:fldChar w:fldCharType="begin"/>
      </w:r>
      <w:r>
        <w:instrText xml:space="preserve"> XE "XCN" </w:instrText>
      </w:r>
      <w:r>
        <w:fldChar w:fldCharType="end"/>
      </w:r>
      <w:r>
        <w:fldChar w:fldCharType="begin"/>
      </w:r>
      <w:r>
        <w:instrText xml:space="preserve"> XE "Data types: XCN" </w:instrText>
      </w:r>
      <w:r>
        <w:fldChar w:fldCharType="end"/>
      </w:r>
      <w:bookmarkStart w:id="2054" w:name="_Ref358258026"/>
      <w:bookmarkStart w:id="2055" w:name="_Toc359236040"/>
      <w:bookmarkStart w:id="2056" w:name="_Toc498146095"/>
      <w:bookmarkStart w:id="2057" w:name="_Toc527864664"/>
      <w:bookmarkStart w:id="2058" w:name="_Toc527866136"/>
      <w:bookmarkStart w:id="2059" w:name="_Toc528481920"/>
      <w:bookmarkStart w:id="2060" w:name="_Toc528482425"/>
      <w:bookmarkStart w:id="2061" w:name="_Toc528482724"/>
      <w:bookmarkStart w:id="2062" w:name="_Toc528482849"/>
      <w:bookmarkStart w:id="2063" w:name="_Toc528486157"/>
      <w:bookmarkStart w:id="2064" w:name="_Toc536689797"/>
      <w:bookmarkStart w:id="2065" w:name="_Toc496542"/>
      <w:bookmarkStart w:id="2066" w:name="_Toc524889"/>
      <w:bookmarkStart w:id="2067" w:name="_Toc1802472"/>
      <w:bookmarkStart w:id="2068" w:name="_Toc22448467"/>
      <w:bookmarkStart w:id="2069" w:name="_Toc22697659"/>
      <w:bookmarkStart w:id="2070" w:name="_Toc24273694"/>
      <w:r>
        <w:t>XCN - extended composite ID number and name for persons</w:t>
      </w:r>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p>
    <w:p w14:paraId="1512F42D" w14:textId="77777777" w:rsidR="00980D3B" w:rsidRDefault="00980D3B">
      <w:pPr>
        <w:pStyle w:val="ComponentTableCaption"/>
      </w:pPr>
      <w:bookmarkStart w:id="2071" w:name="XCN"/>
      <w:r>
        <w:t xml:space="preserve">HL7 Component Table - XCN – Extended Composite ID Number and Name for Persons </w:t>
      </w:r>
      <w:r>
        <w:fldChar w:fldCharType="begin"/>
      </w:r>
      <w:r>
        <w:instrText xml:space="preserve"> XE "HL7 Component Table - XCN" </w:instrText>
      </w:r>
      <w:r>
        <w:fldChar w:fldCharType="end"/>
      </w:r>
      <w:bookmarkEnd w:id="2071"/>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740227E3"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32E24BD"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6C441796"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0B49C6CA"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85BD913"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66A36F6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26F51FBA"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24CEF897"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3323806A" w14:textId="77777777" w:rsidR="00980D3B" w:rsidRDefault="00980D3B">
            <w:pPr>
              <w:pStyle w:val="ComponentTableHeader"/>
              <w:rPr>
                <w:b w:val="0"/>
                <w:lang w:val="fr-FR"/>
              </w:rPr>
            </w:pPr>
            <w:r>
              <w:rPr>
                <w:lang w:val="fr-FR"/>
              </w:rPr>
              <w:t>SEC.REF.</w:t>
            </w:r>
          </w:p>
        </w:tc>
      </w:tr>
      <w:tr w:rsidR="00980D3B" w14:paraId="6048434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1C13750" w14:textId="77777777" w:rsidR="00980D3B" w:rsidRDefault="00980D3B">
            <w:pPr>
              <w:pStyle w:val="ComponentTableBody"/>
            </w:pPr>
            <w:r>
              <w:t>1</w:t>
            </w:r>
          </w:p>
        </w:tc>
        <w:tc>
          <w:tcPr>
            <w:tcW w:w="576" w:type="dxa"/>
            <w:tcBorders>
              <w:top w:val="single" w:sz="4" w:space="0" w:color="auto"/>
              <w:bottom w:val="single" w:sz="4" w:space="0" w:color="auto"/>
            </w:tcBorders>
          </w:tcPr>
          <w:p w14:paraId="3C73B7AD" w14:textId="77777777" w:rsidR="00980D3B" w:rsidRDefault="00980D3B">
            <w:pPr>
              <w:pStyle w:val="ComponentTableBody"/>
            </w:pPr>
            <w:r>
              <w:t>15</w:t>
            </w:r>
          </w:p>
        </w:tc>
        <w:tc>
          <w:tcPr>
            <w:tcW w:w="720" w:type="dxa"/>
            <w:tcBorders>
              <w:top w:val="single" w:sz="4" w:space="0" w:color="auto"/>
              <w:bottom w:val="single" w:sz="4" w:space="0" w:color="auto"/>
            </w:tcBorders>
          </w:tcPr>
          <w:p w14:paraId="3E5A49DB" w14:textId="77777777" w:rsidR="00980D3B" w:rsidRDefault="00980D3B">
            <w:pPr>
              <w:pStyle w:val="ComponentTableBody"/>
            </w:pPr>
            <w:r>
              <w:t>ST</w:t>
            </w:r>
          </w:p>
        </w:tc>
        <w:tc>
          <w:tcPr>
            <w:tcW w:w="576" w:type="dxa"/>
            <w:tcBorders>
              <w:top w:val="single" w:sz="4" w:space="0" w:color="auto"/>
              <w:bottom w:val="single" w:sz="4" w:space="0" w:color="auto"/>
            </w:tcBorders>
          </w:tcPr>
          <w:p w14:paraId="28D02084" w14:textId="77777777" w:rsidR="00980D3B" w:rsidRDefault="00980D3B">
            <w:pPr>
              <w:pStyle w:val="ComponentTableBody"/>
            </w:pPr>
            <w:r>
              <w:t>O</w:t>
            </w:r>
          </w:p>
        </w:tc>
        <w:tc>
          <w:tcPr>
            <w:tcW w:w="720" w:type="dxa"/>
            <w:tcBorders>
              <w:top w:val="single" w:sz="4" w:space="0" w:color="auto"/>
              <w:bottom w:val="single" w:sz="4" w:space="0" w:color="auto"/>
            </w:tcBorders>
          </w:tcPr>
          <w:p w14:paraId="537C2625"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CD02A23" w14:textId="77777777" w:rsidR="00980D3B" w:rsidRDefault="00980D3B">
            <w:pPr>
              <w:pStyle w:val="ComponentTableBody"/>
              <w:jc w:val="left"/>
            </w:pPr>
            <w:r>
              <w:t>ID Number</w:t>
            </w:r>
          </w:p>
        </w:tc>
        <w:tc>
          <w:tcPr>
            <w:tcW w:w="1440" w:type="dxa"/>
            <w:tcBorders>
              <w:top w:val="single" w:sz="4" w:space="0" w:color="auto"/>
              <w:bottom w:val="single" w:sz="4" w:space="0" w:color="auto"/>
            </w:tcBorders>
          </w:tcPr>
          <w:p w14:paraId="38ED729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85281B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7E67CAB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F498176"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51F86C13" w14:textId="77777777" w:rsidR="00980D3B" w:rsidRDefault="00980D3B">
            <w:pPr>
              <w:pStyle w:val="ComponentTableBody"/>
              <w:rPr>
                <w:lang w:val="it-IT"/>
              </w:rPr>
            </w:pPr>
            <w:r>
              <w:rPr>
                <w:lang w:val="it-IT"/>
              </w:rPr>
              <w:t>194</w:t>
            </w:r>
          </w:p>
        </w:tc>
        <w:tc>
          <w:tcPr>
            <w:tcW w:w="720" w:type="dxa"/>
            <w:tcBorders>
              <w:top w:val="single" w:sz="4" w:space="0" w:color="auto"/>
              <w:bottom w:val="single" w:sz="4" w:space="0" w:color="auto"/>
            </w:tcBorders>
          </w:tcPr>
          <w:p w14:paraId="4256F76F" w14:textId="77777777" w:rsidR="00980D3B" w:rsidRDefault="00980D3B">
            <w:pPr>
              <w:pStyle w:val="ComponentTableBody"/>
              <w:rPr>
                <w:lang w:val="it-IT"/>
              </w:rPr>
            </w:pPr>
            <w:r>
              <w:rPr>
                <w:lang w:val="it-IT"/>
              </w:rPr>
              <w:t>FN</w:t>
            </w:r>
          </w:p>
        </w:tc>
        <w:tc>
          <w:tcPr>
            <w:tcW w:w="576" w:type="dxa"/>
            <w:tcBorders>
              <w:top w:val="single" w:sz="4" w:space="0" w:color="auto"/>
              <w:bottom w:val="single" w:sz="4" w:space="0" w:color="auto"/>
            </w:tcBorders>
          </w:tcPr>
          <w:p w14:paraId="1D5F31B2"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802415E"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992ACD5" w14:textId="77777777" w:rsidR="00980D3B" w:rsidRDefault="00980D3B">
            <w:pPr>
              <w:pStyle w:val="ComponentTableBody"/>
              <w:jc w:val="left"/>
            </w:pPr>
            <w:r>
              <w:t>Family Name</w:t>
            </w:r>
          </w:p>
        </w:tc>
        <w:tc>
          <w:tcPr>
            <w:tcW w:w="1440" w:type="dxa"/>
            <w:tcBorders>
              <w:top w:val="single" w:sz="4" w:space="0" w:color="auto"/>
              <w:bottom w:val="single" w:sz="4" w:space="0" w:color="auto"/>
            </w:tcBorders>
          </w:tcPr>
          <w:p w14:paraId="4AFD409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0A4D40C" w14:textId="77777777" w:rsidR="00980D3B" w:rsidRDefault="00980D3B">
            <w:pPr>
              <w:pStyle w:val="ComponentTableBody"/>
              <w:rPr>
                <w:rStyle w:val="Hyperlink"/>
              </w:rPr>
            </w:pPr>
            <w:r>
              <w:rPr>
                <w:rStyle w:val="Hyperlink"/>
              </w:rPr>
              <w:fldChar w:fldCharType="begin"/>
            </w:r>
            <w:r>
              <w:rPr>
                <w:rStyle w:val="Hyperlink"/>
              </w:rPr>
              <w:instrText xml:space="preserve"> REF _Ref484942591 \r \h </w:instrText>
            </w:r>
            <w:r>
              <w:rPr>
                <w:rStyle w:val="Hyperlink"/>
              </w:rPr>
            </w:r>
            <w:r>
              <w:rPr>
                <w:rStyle w:val="Hyperlink"/>
              </w:rPr>
              <w:instrText xml:space="preserve"> \* MERGEFORMAT </w:instrText>
            </w:r>
            <w:r>
              <w:rPr>
                <w:rStyle w:val="Hyperlink"/>
              </w:rPr>
              <w:fldChar w:fldCharType="separate"/>
            </w:r>
            <w:r>
              <w:rPr>
                <w:rStyle w:val="Hyperlink"/>
              </w:rPr>
              <w:t>2.A.30</w:t>
            </w:r>
            <w:r>
              <w:rPr>
                <w:rStyle w:val="Hyperlink"/>
              </w:rPr>
              <w:fldChar w:fldCharType="end"/>
            </w:r>
          </w:p>
        </w:tc>
      </w:tr>
      <w:tr w:rsidR="00980D3B" w14:paraId="6E5DB0C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ED8C025" w14:textId="77777777" w:rsidR="00980D3B" w:rsidRDefault="00980D3B">
            <w:pPr>
              <w:pStyle w:val="ComponentTableBody"/>
            </w:pPr>
            <w:r>
              <w:t>3</w:t>
            </w:r>
          </w:p>
        </w:tc>
        <w:tc>
          <w:tcPr>
            <w:tcW w:w="576" w:type="dxa"/>
            <w:tcBorders>
              <w:top w:val="single" w:sz="4" w:space="0" w:color="auto"/>
              <w:bottom w:val="single" w:sz="4" w:space="0" w:color="auto"/>
            </w:tcBorders>
          </w:tcPr>
          <w:p w14:paraId="0C503A6A" w14:textId="77777777" w:rsidR="00980D3B" w:rsidRDefault="00980D3B">
            <w:pPr>
              <w:pStyle w:val="ComponentTableBody"/>
            </w:pPr>
            <w:r>
              <w:t>30</w:t>
            </w:r>
          </w:p>
        </w:tc>
        <w:tc>
          <w:tcPr>
            <w:tcW w:w="720" w:type="dxa"/>
            <w:tcBorders>
              <w:top w:val="single" w:sz="4" w:space="0" w:color="auto"/>
              <w:bottom w:val="single" w:sz="4" w:space="0" w:color="auto"/>
            </w:tcBorders>
          </w:tcPr>
          <w:p w14:paraId="7CDDA86E" w14:textId="77777777" w:rsidR="00980D3B" w:rsidRDefault="00980D3B">
            <w:pPr>
              <w:pStyle w:val="ComponentTableBody"/>
            </w:pPr>
            <w:r>
              <w:t>ST</w:t>
            </w:r>
          </w:p>
        </w:tc>
        <w:tc>
          <w:tcPr>
            <w:tcW w:w="576" w:type="dxa"/>
            <w:tcBorders>
              <w:top w:val="single" w:sz="4" w:space="0" w:color="auto"/>
              <w:bottom w:val="single" w:sz="4" w:space="0" w:color="auto"/>
            </w:tcBorders>
          </w:tcPr>
          <w:p w14:paraId="5E937F71" w14:textId="77777777" w:rsidR="00980D3B" w:rsidRDefault="00980D3B">
            <w:pPr>
              <w:pStyle w:val="ComponentTableBody"/>
            </w:pPr>
            <w:r>
              <w:t>O</w:t>
            </w:r>
          </w:p>
        </w:tc>
        <w:tc>
          <w:tcPr>
            <w:tcW w:w="720" w:type="dxa"/>
            <w:tcBorders>
              <w:top w:val="single" w:sz="4" w:space="0" w:color="auto"/>
              <w:bottom w:val="single" w:sz="4" w:space="0" w:color="auto"/>
            </w:tcBorders>
          </w:tcPr>
          <w:p w14:paraId="5B8CF91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A3C44BD" w14:textId="77777777" w:rsidR="00980D3B" w:rsidRDefault="00980D3B">
            <w:pPr>
              <w:pStyle w:val="ComponentTableBody"/>
              <w:jc w:val="left"/>
            </w:pPr>
            <w:r>
              <w:t>Given Name</w:t>
            </w:r>
          </w:p>
        </w:tc>
        <w:tc>
          <w:tcPr>
            <w:tcW w:w="1440" w:type="dxa"/>
            <w:tcBorders>
              <w:top w:val="single" w:sz="4" w:space="0" w:color="auto"/>
              <w:bottom w:val="single" w:sz="4" w:space="0" w:color="auto"/>
            </w:tcBorders>
          </w:tcPr>
          <w:p w14:paraId="0525E3A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99B1ABE"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BDB7CD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B53C69E" w14:textId="77777777" w:rsidR="00980D3B" w:rsidRDefault="00980D3B">
            <w:pPr>
              <w:pStyle w:val="ComponentTableBody"/>
            </w:pPr>
            <w:r>
              <w:lastRenderedPageBreak/>
              <w:t>4</w:t>
            </w:r>
          </w:p>
        </w:tc>
        <w:tc>
          <w:tcPr>
            <w:tcW w:w="576" w:type="dxa"/>
            <w:tcBorders>
              <w:top w:val="single" w:sz="4" w:space="0" w:color="auto"/>
              <w:bottom w:val="single" w:sz="4" w:space="0" w:color="auto"/>
            </w:tcBorders>
          </w:tcPr>
          <w:p w14:paraId="77F76CD8" w14:textId="77777777" w:rsidR="00980D3B" w:rsidRDefault="00980D3B">
            <w:pPr>
              <w:pStyle w:val="ComponentTableBody"/>
            </w:pPr>
            <w:r>
              <w:t>30</w:t>
            </w:r>
          </w:p>
        </w:tc>
        <w:tc>
          <w:tcPr>
            <w:tcW w:w="720" w:type="dxa"/>
            <w:tcBorders>
              <w:top w:val="single" w:sz="4" w:space="0" w:color="auto"/>
              <w:bottom w:val="single" w:sz="4" w:space="0" w:color="auto"/>
            </w:tcBorders>
          </w:tcPr>
          <w:p w14:paraId="6A178550" w14:textId="77777777" w:rsidR="00980D3B" w:rsidRDefault="00980D3B">
            <w:pPr>
              <w:pStyle w:val="ComponentTableBody"/>
            </w:pPr>
            <w:r>
              <w:t>ST</w:t>
            </w:r>
          </w:p>
        </w:tc>
        <w:tc>
          <w:tcPr>
            <w:tcW w:w="576" w:type="dxa"/>
            <w:tcBorders>
              <w:top w:val="single" w:sz="4" w:space="0" w:color="auto"/>
              <w:bottom w:val="single" w:sz="4" w:space="0" w:color="auto"/>
            </w:tcBorders>
          </w:tcPr>
          <w:p w14:paraId="23624F2A" w14:textId="77777777" w:rsidR="00980D3B" w:rsidRDefault="00980D3B">
            <w:pPr>
              <w:pStyle w:val="ComponentTableBody"/>
            </w:pPr>
            <w:r>
              <w:t>O</w:t>
            </w:r>
          </w:p>
        </w:tc>
        <w:tc>
          <w:tcPr>
            <w:tcW w:w="720" w:type="dxa"/>
            <w:tcBorders>
              <w:top w:val="single" w:sz="4" w:space="0" w:color="auto"/>
              <w:bottom w:val="single" w:sz="4" w:space="0" w:color="auto"/>
            </w:tcBorders>
          </w:tcPr>
          <w:p w14:paraId="0D83D6D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5D52AF5" w14:textId="77777777" w:rsidR="00980D3B" w:rsidRDefault="00980D3B">
            <w:pPr>
              <w:pStyle w:val="ComponentTableBody"/>
              <w:jc w:val="left"/>
            </w:pPr>
            <w:r>
              <w:t>Second and Further Given Names or Initials Thereof</w:t>
            </w:r>
          </w:p>
        </w:tc>
        <w:tc>
          <w:tcPr>
            <w:tcW w:w="1440" w:type="dxa"/>
            <w:tcBorders>
              <w:top w:val="single" w:sz="4" w:space="0" w:color="auto"/>
              <w:bottom w:val="single" w:sz="4" w:space="0" w:color="auto"/>
            </w:tcBorders>
          </w:tcPr>
          <w:p w14:paraId="2DDDA55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B1DA8A5"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2D744F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E50EEBE" w14:textId="77777777" w:rsidR="00980D3B" w:rsidRDefault="00980D3B">
            <w:pPr>
              <w:pStyle w:val="ComponentTableBody"/>
            </w:pPr>
            <w:r>
              <w:t>5</w:t>
            </w:r>
          </w:p>
        </w:tc>
        <w:tc>
          <w:tcPr>
            <w:tcW w:w="576" w:type="dxa"/>
            <w:tcBorders>
              <w:top w:val="single" w:sz="4" w:space="0" w:color="auto"/>
              <w:bottom w:val="single" w:sz="4" w:space="0" w:color="auto"/>
            </w:tcBorders>
          </w:tcPr>
          <w:p w14:paraId="21E3B010" w14:textId="77777777" w:rsidR="00980D3B" w:rsidRDefault="00980D3B">
            <w:pPr>
              <w:pStyle w:val="ComponentTableBody"/>
            </w:pPr>
            <w:r>
              <w:t>20</w:t>
            </w:r>
          </w:p>
        </w:tc>
        <w:tc>
          <w:tcPr>
            <w:tcW w:w="720" w:type="dxa"/>
            <w:tcBorders>
              <w:top w:val="single" w:sz="4" w:space="0" w:color="auto"/>
              <w:bottom w:val="single" w:sz="4" w:space="0" w:color="auto"/>
            </w:tcBorders>
          </w:tcPr>
          <w:p w14:paraId="36E622C4" w14:textId="77777777" w:rsidR="00980D3B" w:rsidRDefault="00980D3B">
            <w:pPr>
              <w:pStyle w:val="ComponentTableBody"/>
            </w:pPr>
            <w:r>
              <w:t>ST</w:t>
            </w:r>
          </w:p>
        </w:tc>
        <w:tc>
          <w:tcPr>
            <w:tcW w:w="576" w:type="dxa"/>
            <w:tcBorders>
              <w:top w:val="single" w:sz="4" w:space="0" w:color="auto"/>
              <w:bottom w:val="single" w:sz="4" w:space="0" w:color="auto"/>
            </w:tcBorders>
          </w:tcPr>
          <w:p w14:paraId="35D08196" w14:textId="77777777" w:rsidR="00980D3B" w:rsidRDefault="00980D3B">
            <w:pPr>
              <w:pStyle w:val="ComponentTableBody"/>
            </w:pPr>
            <w:r>
              <w:t>O</w:t>
            </w:r>
          </w:p>
        </w:tc>
        <w:tc>
          <w:tcPr>
            <w:tcW w:w="720" w:type="dxa"/>
            <w:tcBorders>
              <w:top w:val="single" w:sz="4" w:space="0" w:color="auto"/>
              <w:bottom w:val="single" w:sz="4" w:space="0" w:color="auto"/>
            </w:tcBorders>
          </w:tcPr>
          <w:p w14:paraId="1B081CCE"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145BEFD" w14:textId="77777777" w:rsidR="00980D3B" w:rsidRDefault="00980D3B">
            <w:pPr>
              <w:pStyle w:val="ComponentTableBody"/>
              <w:jc w:val="left"/>
            </w:pPr>
            <w:r>
              <w:t>Suffix (e.g., JR or III)</w:t>
            </w:r>
          </w:p>
        </w:tc>
        <w:tc>
          <w:tcPr>
            <w:tcW w:w="1440" w:type="dxa"/>
            <w:tcBorders>
              <w:top w:val="single" w:sz="4" w:space="0" w:color="auto"/>
              <w:bottom w:val="single" w:sz="4" w:space="0" w:color="auto"/>
            </w:tcBorders>
          </w:tcPr>
          <w:p w14:paraId="0BBCB39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141C2B3"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F71363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77E7056" w14:textId="77777777" w:rsidR="00980D3B" w:rsidRDefault="00980D3B">
            <w:pPr>
              <w:pStyle w:val="ComponentTableBody"/>
            </w:pPr>
            <w:r>
              <w:t>6</w:t>
            </w:r>
          </w:p>
        </w:tc>
        <w:tc>
          <w:tcPr>
            <w:tcW w:w="576" w:type="dxa"/>
            <w:tcBorders>
              <w:top w:val="single" w:sz="4" w:space="0" w:color="auto"/>
              <w:bottom w:val="single" w:sz="4" w:space="0" w:color="auto"/>
            </w:tcBorders>
          </w:tcPr>
          <w:p w14:paraId="18A83F3A" w14:textId="77777777" w:rsidR="00980D3B" w:rsidRDefault="00980D3B">
            <w:pPr>
              <w:pStyle w:val="ComponentTableBody"/>
            </w:pPr>
            <w:r>
              <w:t>20</w:t>
            </w:r>
          </w:p>
        </w:tc>
        <w:tc>
          <w:tcPr>
            <w:tcW w:w="720" w:type="dxa"/>
            <w:tcBorders>
              <w:top w:val="single" w:sz="4" w:space="0" w:color="auto"/>
              <w:bottom w:val="single" w:sz="4" w:space="0" w:color="auto"/>
            </w:tcBorders>
          </w:tcPr>
          <w:p w14:paraId="098E5F74" w14:textId="77777777" w:rsidR="00980D3B" w:rsidRDefault="00980D3B">
            <w:pPr>
              <w:pStyle w:val="ComponentTableBody"/>
            </w:pPr>
            <w:r>
              <w:t>ST</w:t>
            </w:r>
          </w:p>
        </w:tc>
        <w:tc>
          <w:tcPr>
            <w:tcW w:w="576" w:type="dxa"/>
            <w:tcBorders>
              <w:top w:val="single" w:sz="4" w:space="0" w:color="auto"/>
              <w:bottom w:val="single" w:sz="4" w:space="0" w:color="auto"/>
            </w:tcBorders>
          </w:tcPr>
          <w:p w14:paraId="35F08E47" w14:textId="77777777" w:rsidR="00980D3B" w:rsidRDefault="00980D3B">
            <w:pPr>
              <w:pStyle w:val="ComponentTableBody"/>
            </w:pPr>
            <w:r>
              <w:t>O</w:t>
            </w:r>
          </w:p>
        </w:tc>
        <w:tc>
          <w:tcPr>
            <w:tcW w:w="720" w:type="dxa"/>
            <w:tcBorders>
              <w:top w:val="single" w:sz="4" w:space="0" w:color="auto"/>
              <w:bottom w:val="single" w:sz="4" w:space="0" w:color="auto"/>
            </w:tcBorders>
          </w:tcPr>
          <w:p w14:paraId="688F08E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255F204" w14:textId="77777777" w:rsidR="00980D3B" w:rsidRDefault="00980D3B">
            <w:pPr>
              <w:pStyle w:val="ComponentTableBody"/>
              <w:jc w:val="left"/>
            </w:pPr>
            <w:r>
              <w:t>Prefix (e.g., DR)</w:t>
            </w:r>
          </w:p>
        </w:tc>
        <w:tc>
          <w:tcPr>
            <w:tcW w:w="1440" w:type="dxa"/>
            <w:tcBorders>
              <w:top w:val="single" w:sz="4" w:space="0" w:color="auto"/>
              <w:bottom w:val="single" w:sz="4" w:space="0" w:color="auto"/>
            </w:tcBorders>
          </w:tcPr>
          <w:p w14:paraId="46326AB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73460C5"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AECCBF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538BA5C" w14:textId="77777777" w:rsidR="00980D3B" w:rsidRDefault="00980D3B">
            <w:pPr>
              <w:pStyle w:val="ComponentTableBody"/>
            </w:pPr>
            <w:r>
              <w:t>7</w:t>
            </w:r>
          </w:p>
        </w:tc>
        <w:tc>
          <w:tcPr>
            <w:tcW w:w="576" w:type="dxa"/>
            <w:tcBorders>
              <w:top w:val="single" w:sz="4" w:space="0" w:color="auto"/>
              <w:bottom w:val="single" w:sz="4" w:space="0" w:color="auto"/>
            </w:tcBorders>
          </w:tcPr>
          <w:p w14:paraId="2C523CFB" w14:textId="77777777" w:rsidR="00980D3B" w:rsidRDefault="00980D3B">
            <w:pPr>
              <w:pStyle w:val="ComponentTableBody"/>
            </w:pPr>
            <w:r>
              <w:t>5</w:t>
            </w:r>
          </w:p>
        </w:tc>
        <w:tc>
          <w:tcPr>
            <w:tcW w:w="720" w:type="dxa"/>
            <w:tcBorders>
              <w:top w:val="single" w:sz="4" w:space="0" w:color="auto"/>
              <w:bottom w:val="single" w:sz="4" w:space="0" w:color="auto"/>
            </w:tcBorders>
          </w:tcPr>
          <w:p w14:paraId="69FA2FB0" w14:textId="77777777" w:rsidR="00980D3B" w:rsidRDefault="00980D3B">
            <w:pPr>
              <w:pStyle w:val="ComponentTableBody"/>
            </w:pPr>
            <w:r>
              <w:t>IS</w:t>
            </w:r>
          </w:p>
        </w:tc>
        <w:tc>
          <w:tcPr>
            <w:tcW w:w="576" w:type="dxa"/>
            <w:tcBorders>
              <w:top w:val="single" w:sz="4" w:space="0" w:color="auto"/>
              <w:bottom w:val="single" w:sz="4" w:space="0" w:color="auto"/>
            </w:tcBorders>
          </w:tcPr>
          <w:p w14:paraId="3E047038" w14:textId="77777777" w:rsidR="00980D3B" w:rsidRDefault="00980D3B">
            <w:pPr>
              <w:pStyle w:val="ComponentTableBody"/>
            </w:pPr>
            <w:r>
              <w:t>B</w:t>
            </w:r>
          </w:p>
        </w:tc>
        <w:tc>
          <w:tcPr>
            <w:tcW w:w="720" w:type="dxa"/>
            <w:tcBorders>
              <w:top w:val="single" w:sz="4" w:space="0" w:color="auto"/>
              <w:bottom w:val="single" w:sz="4" w:space="0" w:color="auto"/>
            </w:tcBorders>
          </w:tcPr>
          <w:p w14:paraId="4B51E2CB" w14:textId="77777777" w:rsidR="00980D3B" w:rsidRDefault="00980D3B">
            <w:pPr>
              <w:pStyle w:val="ComponentTableBody"/>
            </w:pPr>
            <w:r>
              <w:t>0360</w:t>
            </w:r>
          </w:p>
        </w:tc>
        <w:tc>
          <w:tcPr>
            <w:tcW w:w="2880" w:type="dxa"/>
            <w:tcBorders>
              <w:top w:val="single" w:sz="4" w:space="0" w:color="auto"/>
              <w:bottom w:val="single" w:sz="4" w:space="0" w:color="auto"/>
            </w:tcBorders>
          </w:tcPr>
          <w:p w14:paraId="1F766668" w14:textId="77777777" w:rsidR="00980D3B" w:rsidRDefault="00980D3B">
            <w:pPr>
              <w:pStyle w:val="ComponentTableBody"/>
              <w:jc w:val="left"/>
            </w:pPr>
            <w:r>
              <w:t>Degree (e.g., MD)</w:t>
            </w:r>
          </w:p>
        </w:tc>
        <w:tc>
          <w:tcPr>
            <w:tcW w:w="1440" w:type="dxa"/>
            <w:tcBorders>
              <w:top w:val="single" w:sz="4" w:space="0" w:color="auto"/>
              <w:bottom w:val="single" w:sz="4" w:space="0" w:color="auto"/>
            </w:tcBorders>
          </w:tcPr>
          <w:p w14:paraId="1C436366" w14:textId="77777777" w:rsidR="00980D3B" w:rsidRDefault="00980D3B">
            <w:pPr>
              <w:pStyle w:val="ComponentTableBody"/>
              <w:jc w:val="left"/>
            </w:pPr>
            <w:r>
              <w:t>deprecated as of v 2.5</w:t>
            </w:r>
          </w:p>
        </w:tc>
        <w:tc>
          <w:tcPr>
            <w:tcW w:w="1008" w:type="dxa"/>
            <w:tcBorders>
              <w:top w:val="single" w:sz="4" w:space="0" w:color="auto"/>
              <w:bottom w:val="single" w:sz="4" w:space="0" w:color="auto"/>
            </w:tcBorders>
          </w:tcPr>
          <w:p w14:paraId="6048FBB2"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3175852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95A40BD" w14:textId="77777777" w:rsidR="00980D3B" w:rsidRDefault="00980D3B">
            <w:pPr>
              <w:pStyle w:val="ComponentTableBody"/>
            </w:pPr>
            <w:r>
              <w:t>8</w:t>
            </w:r>
          </w:p>
        </w:tc>
        <w:tc>
          <w:tcPr>
            <w:tcW w:w="576" w:type="dxa"/>
            <w:tcBorders>
              <w:top w:val="single" w:sz="4" w:space="0" w:color="auto"/>
              <w:bottom w:val="single" w:sz="4" w:space="0" w:color="auto"/>
            </w:tcBorders>
          </w:tcPr>
          <w:p w14:paraId="36726382" w14:textId="77777777" w:rsidR="00980D3B" w:rsidRDefault="00980D3B">
            <w:pPr>
              <w:pStyle w:val="ComponentTableBody"/>
            </w:pPr>
            <w:r>
              <w:t>4</w:t>
            </w:r>
          </w:p>
        </w:tc>
        <w:tc>
          <w:tcPr>
            <w:tcW w:w="720" w:type="dxa"/>
            <w:tcBorders>
              <w:top w:val="single" w:sz="4" w:space="0" w:color="auto"/>
              <w:bottom w:val="single" w:sz="4" w:space="0" w:color="auto"/>
            </w:tcBorders>
          </w:tcPr>
          <w:p w14:paraId="5D604BB1" w14:textId="77777777" w:rsidR="00980D3B" w:rsidRDefault="00980D3B">
            <w:pPr>
              <w:pStyle w:val="ComponentTableBody"/>
            </w:pPr>
            <w:r>
              <w:t>IS</w:t>
            </w:r>
          </w:p>
        </w:tc>
        <w:tc>
          <w:tcPr>
            <w:tcW w:w="576" w:type="dxa"/>
            <w:tcBorders>
              <w:top w:val="single" w:sz="4" w:space="0" w:color="auto"/>
              <w:bottom w:val="single" w:sz="4" w:space="0" w:color="auto"/>
            </w:tcBorders>
          </w:tcPr>
          <w:p w14:paraId="52449A7E" w14:textId="77777777" w:rsidR="00980D3B" w:rsidRDefault="00980D3B">
            <w:pPr>
              <w:pStyle w:val="ComponentTableBody"/>
            </w:pPr>
            <w:r>
              <w:t>C</w:t>
            </w:r>
          </w:p>
        </w:tc>
        <w:tc>
          <w:tcPr>
            <w:tcW w:w="720" w:type="dxa"/>
            <w:tcBorders>
              <w:top w:val="single" w:sz="4" w:space="0" w:color="auto"/>
              <w:bottom w:val="single" w:sz="4" w:space="0" w:color="auto"/>
            </w:tcBorders>
          </w:tcPr>
          <w:p w14:paraId="2CE7C1C5" w14:textId="77777777" w:rsidR="00980D3B" w:rsidRDefault="00980D3B">
            <w:pPr>
              <w:pStyle w:val="ComponentTableBody"/>
            </w:pPr>
            <w:r>
              <w:t>0297</w:t>
            </w:r>
          </w:p>
        </w:tc>
        <w:tc>
          <w:tcPr>
            <w:tcW w:w="2880" w:type="dxa"/>
            <w:tcBorders>
              <w:top w:val="single" w:sz="4" w:space="0" w:color="auto"/>
              <w:bottom w:val="single" w:sz="4" w:space="0" w:color="auto"/>
            </w:tcBorders>
          </w:tcPr>
          <w:p w14:paraId="52016EEB" w14:textId="77777777" w:rsidR="00980D3B" w:rsidRDefault="00980D3B">
            <w:pPr>
              <w:pStyle w:val="ComponentTableBody"/>
              <w:jc w:val="left"/>
            </w:pPr>
            <w:r>
              <w:t>Source Table</w:t>
            </w:r>
          </w:p>
        </w:tc>
        <w:tc>
          <w:tcPr>
            <w:tcW w:w="1440" w:type="dxa"/>
            <w:tcBorders>
              <w:top w:val="single" w:sz="4" w:space="0" w:color="auto"/>
              <w:bottom w:val="single" w:sz="4" w:space="0" w:color="auto"/>
            </w:tcBorders>
          </w:tcPr>
          <w:p w14:paraId="1C090AB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1ED8E36"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72C4DAD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4814930" w14:textId="77777777" w:rsidR="00980D3B" w:rsidRDefault="00980D3B">
            <w:pPr>
              <w:pStyle w:val="ComponentTableBody"/>
            </w:pPr>
            <w:r>
              <w:t>9</w:t>
            </w:r>
          </w:p>
        </w:tc>
        <w:tc>
          <w:tcPr>
            <w:tcW w:w="576" w:type="dxa"/>
            <w:tcBorders>
              <w:top w:val="single" w:sz="4" w:space="0" w:color="auto"/>
              <w:bottom w:val="single" w:sz="4" w:space="0" w:color="auto"/>
            </w:tcBorders>
          </w:tcPr>
          <w:p w14:paraId="6EE17620" w14:textId="77777777" w:rsidR="00980D3B" w:rsidRDefault="00980D3B">
            <w:pPr>
              <w:pStyle w:val="ComponentTableBody"/>
            </w:pPr>
            <w:r>
              <w:t>227</w:t>
            </w:r>
          </w:p>
        </w:tc>
        <w:tc>
          <w:tcPr>
            <w:tcW w:w="720" w:type="dxa"/>
            <w:tcBorders>
              <w:top w:val="single" w:sz="4" w:space="0" w:color="auto"/>
              <w:bottom w:val="single" w:sz="4" w:space="0" w:color="auto"/>
            </w:tcBorders>
          </w:tcPr>
          <w:p w14:paraId="5A7D9299" w14:textId="77777777" w:rsidR="00980D3B" w:rsidRDefault="00980D3B">
            <w:pPr>
              <w:pStyle w:val="ComponentTableBody"/>
            </w:pPr>
            <w:r>
              <w:t>HD</w:t>
            </w:r>
          </w:p>
        </w:tc>
        <w:tc>
          <w:tcPr>
            <w:tcW w:w="576" w:type="dxa"/>
            <w:tcBorders>
              <w:top w:val="single" w:sz="4" w:space="0" w:color="auto"/>
              <w:bottom w:val="single" w:sz="4" w:space="0" w:color="auto"/>
            </w:tcBorders>
          </w:tcPr>
          <w:p w14:paraId="1E6DE3DB" w14:textId="77777777" w:rsidR="00980D3B" w:rsidRDefault="00980D3B">
            <w:pPr>
              <w:pStyle w:val="ComponentTableBody"/>
            </w:pPr>
            <w:r>
              <w:t>O</w:t>
            </w:r>
          </w:p>
        </w:tc>
        <w:tc>
          <w:tcPr>
            <w:tcW w:w="720" w:type="dxa"/>
            <w:tcBorders>
              <w:top w:val="single" w:sz="4" w:space="0" w:color="auto"/>
              <w:bottom w:val="single" w:sz="4" w:space="0" w:color="auto"/>
            </w:tcBorders>
          </w:tcPr>
          <w:p w14:paraId="78CB0E17" w14:textId="77777777" w:rsidR="00980D3B" w:rsidRDefault="00980D3B">
            <w:pPr>
              <w:pStyle w:val="ComponentTableBody"/>
            </w:pPr>
            <w:r>
              <w:t>0363</w:t>
            </w:r>
          </w:p>
        </w:tc>
        <w:tc>
          <w:tcPr>
            <w:tcW w:w="2880" w:type="dxa"/>
            <w:tcBorders>
              <w:top w:val="single" w:sz="4" w:space="0" w:color="auto"/>
              <w:bottom w:val="single" w:sz="4" w:space="0" w:color="auto"/>
            </w:tcBorders>
          </w:tcPr>
          <w:p w14:paraId="20E877C7" w14:textId="77777777" w:rsidR="00980D3B" w:rsidRDefault="00980D3B">
            <w:pPr>
              <w:pStyle w:val="ComponentTableBody"/>
              <w:jc w:val="left"/>
            </w:pPr>
            <w:r>
              <w:t>A</w:t>
            </w:r>
            <w:r>
              <w:t>s</w:t>
            </w:r>
            <w:r>
              <w:t>signing Authority</w:t>
            </w:r>
          </w:p>
        </w:tc>
        <w:tc>
          <w:tcPr>
            <w:tcW w:w="1440" w:type="dxa"/>
            <w:tcBorders>
              <w:top w:val="single" w:sz="4" w:space="0" w:color="auto"/>
              <w:bottom w:val="single" w:sz="4" w:space="0" w:color="auto"/>
            </w:tcBorders>
          </w:tcPr>
          <w:p w14:paraId="1147C4A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9509084"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_Ref358257805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2.A.33</w:t>
            </w:r>
            <w:r>
              <w:rPr>
                <w:rStyle w:val="Hyperlink"/>
              </w:rPr>
              <w:fldChar w:fldCharType="end"/>
            </w:r>
          </w:p>
        </w:tc>
      </w:tr>
      <w:tr w:rsidR="00980D3B" w14:paraId="3A17835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50D31FF" w14:textId="77777777" w:rsidR="00980D3B" w:rsidRDefault="00980D3B">
            <w:pPr>
              <w:pStyle w:val="ComponentTableBody"/>
              <w:rPr>
                <w:lang w:val="it-IT"/>
              </w:rPr>
            </w:pPr>
            <w:r>
              <w:rPr>
                <w:lang w:val="it-IT"/>
              </w:rPr>
              <w:t>10</w:t>
            </w:r>
          </w:p>
        </w:tc>
        <w:tc>
          <w:tcPr>
            <w:tcW w:w="576" w:type="dxa"/>
            <w:tcBorders>
              <w:top w:val="single" w:sz="4" w:space="0" w:color="auto"/>
              <w:bottom w:val="single" w:sz="4" w:space="0" w:color="auto"/>
            </w:tcBorders>
          </w:tcPr>
          <w:p w14:paraId="6643B1B7"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4E05AE85"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4B04F384"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7FEE892" w14:textId="77777777" w:rsidR="00980D3B" w:rsidRDefault="00980D3B">
            <w:pPr>
              <w:pStyle w:val="ComponentTableBody"/>
            </w:pPr>
            <w:r>
              <w:t>0200</w:t>
            </w:r>
          </w:p>
        </w:tc>
        <w:tc>
          <w:tcPr>
            <w:tcW w:w="2880" w:type="dxa"/>
            <w:tcBorders>
              <w:top w:val="single" w:sz="4" w:space="0" w:color="auto"/>
              <w:bottom w:val="single" w:sz="4" w:space="0" w:color="auto"/>
            </w:tcBorders>
          </w:tcPr>
          <w:p w14:paraId="292CE5CF" w14:textId="77777777" w:rsidR="00980D3B" w:rsidRDefault="00980D3B">
            <w:pPr>
              <w:pStyle w:val="ComponentTableBody"/>
              <w:jc w:val="left"/>
            </w:pPr>
            <w:r>
              <w:t>Name Type Code</w:t>
            </w:r>
          </w:p>
        </w:tc>
        <w:tc>
          <w:tcPr>
            <w:tcW w:w="1440" w:type="dxa"/>
            <w:tcBorders>
              <w:top w:val="single" w:sz="4" w:space="0" w:color="auto"/>
              <w:bottom w:val="single" w:sz="4" w:space="0" w:color="auto"/>
            </w:tcBorders>
          </w:tcPr>
          <w:p w14:paraId="3A78F59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D726EF5"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681D100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315C438" w14:textId="77777777" w:rsidR="00980D3B" w:rsidRDefault="00980D3B">
            <w:pPr>
              <w:pStyle w:val="ComponentTableBody"/>
            </w:pPr>
            <w:r>
              <w:t>11</w:t>
            </w:r>
          </w:p>
        </w:tc>
        <w:tc>
          <w:tcPr>
            <w:tcW w:w="576" w:type="dxa"/>
            <w:tcBorders>
              <w:top w:val="single" w:sz="4" w:space="0" w:color="auto"/>
              <w:bottom w:val="single" w:sz="4" w:space="0" w:color="auto"/>
            </w:tcBorders>
          </w:tcPr>
          <w:p w14:paraId="6515739B" w14:textId="77777777" w:rsidR="00980D3B" w:rsidRDefault="00980D3B">
            <w:pPr>
              <w:pStyle w:val="ComponentTableBody"/>
            </w:pPr>
            <w:r>
              <w:t>1</w:t>
            </w:r>
          </w:p>
        </w:tc>
        <w:tc>
          <w:tcPr>
            <w:tcW w:w="720" w:type="dxa"/>
            <w:tcBorders>
              <w:top w:val="single" w:sz="4" w:space="0" w:color="auto"/>
              <w:bottom w:val="single" w:sz="4" w:space="0" w:color="auto"/>
            </w:tcBorders>
          </w:tcPr>
          <w:p w14:paraId="0300E44B" w14:textId="77777777" w:rsidR="00980D3B" w:rsidRDefault="00980D3B">
            <w:pPr>
              <w:pStyle w:val="ComponentTableBody"/>
            </w:pPr>
            <w:r>
              <w:t>ST</w:t>
            </w:r>
          </w:p>
        </w:tc>
        <w:tc>
          <w:tcPr>
            <w:tcW w:w="576" w:type="dxa"/>
            <w:tcBorders>
              <w:top w:val="single" w:sz="4" w:space="0" w:color="auto"/>
              <w:bottom w:val="single" w:sz="4" w:space="0" w:color="auto"/>
            </w:tcBorders>
          </w:tcPr>
          <w:p w14:paraId="5442C2B3" w14:textId="77777777" w:rsidR="00980D3B" w:rsidRDefault="00980D3B">
            <w:pPr>
              <w:pStyle w:val="ComponentTableBody"/>
            </w:pPr>
            <w:r>
              <w:t>O</w:t>
            </w:r>
          </w:p>
        </w:tc>
        <w:tc>
          <w:tcPr>
            <w:tcW w:w="720" w:type="dxa"/>
            <w:tcBorders>
              <w:top w:val="single" w:sz="4" w:space="0" w:color="auto"/>
              <w:bottom w:val="single" w:sz="4" w:space="0" w:color="auto"/>
            </w:tcBorders>
          </w:tcPr>
          <w:p w14:paraId="20342260"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B178316" w14:textId="77777777" w:rsidR="00980D3B" w:rsidRDefault="00980D3B">
            <w:pPr>
              <w:pStyle w:val="ComponentTableBody"/>
              <w:jc w:val="left"/>
            </w:pPr>
            <w:r>
              <w:t>Identifier Check Digit</w:t>
            </w:r>
          </w:p>
        </w:tc>
        <w:tc>
          <w:tcPr>
            <w:tcW w:w="1440" w:type="dxa"/>
            <w:tcBorders>
              <w:top w:val="single" w:sz="4" w:space="0" w:color="auto"/>
              <w:bottom w:val="single" w:sz="4" w:space="0" w:color="auto"/>
            </w:tcBorders>
          </w:tcPr>
          <w:p w14:paraId="200C9E0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F179E35"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59EA4FE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DFD906C" w14:textId="77777777" w:rsidR="00980D3B" w:rsidRDefault="00980D3B">
            <w:pPr>
              <w:pStyle w:val="ComponentTableBody"/>
            </w:pPr>
            <w:r>
              <w:t>12</w:t>
            </w:r>
          </w:p>
        </w:tc>
        <w:tc>
          <w:tcPr>
            <w:tcW w:w="576" w:type="dxa"/>
            <w:tcBorders>
              <w:top w:val="single" w:sz="4" w:space="0" w:color="auto"/>
              <w:bottom w:val="single" w:sz="4" w:space="0" w:color="auto"/>
            </w:tcBorders>
          </w:tcPr>
          <w:p w14:paraId="439A66EF" w14:textId="77777777" w:rsidR="00980D3B" w:rsidRDefault="00980D3B">
            <w:pPr>
              <w:pStyle w:val="ComponentTableBody"/>
            </w:pPr>
            <w:r>
              <w:t>3</w:t>
            </w:r>
          </w:p>
        </w:tc>
        <w:tc>
          <w:tcPr>
            <w:tcW w:w="720" w:type="dxa"/>
            <w:tcBorders>
              <w:top w:val="single" w:sz="4" w:space="0" w:color="auto"/>
              <w:bottom w:val="single" w:sz="4" w:space="0" w:color="auto"/>
            </w:tcBorders>
          </w:tcPr>
          <w:p w14:paraId="156BC7A7" w14:textId="77777777" w:rsidR="00980D3B" w:rsidRDefault="00980D3B">
            <w:pPr>
              <w:pStyle w:val="ComponentTableBody"/>
            </w:pPr>
            <w:r>
              <w:t>ID</w:t>
            </w:r>
          </w:p>
        </w:tc>
        <w:tc>
          <w:tcPr>
            <w:tcW w:w="576" w:type="dxa"/>
            <w:tcBorders>
              <w:top w:val="single" w:sz="4" w:space="0" w:color="auto"/>
              <w:bottom w:val="single" w:sz="4" w:space="0" w:color="auto"/>
            </w:tcBorders>
          </w:tcPr>
          <w:p w14:paraId="62D70990" w14:textId="77777777" w:rsidR="00980D3B" w:rsidRDefault="00980D3B">
            <w:pPr>
              <w:pStyle w:val="ComponentTableBody"/>
            </w:pPr>
            <w:r>
              <w:t>C</w:t>
            </w:r>
          </w:p>
        </w:tc>
        <w:tc>
          <w:tcPr>
            <w:tcW w:w="720" w:type="dxa"/>
            <w:tcBorders>
              <w:top w:val="single" w:sz="4" w:space="0" w:color="auto"/>
              <w:bottom w:val="single" w:sz="4" w:space="0" w:color="auto"/>
            </w:tcBorders>
          </w:tcPr>
          <w:p w14:paraId="6E96C67B" w14:textId="77777777" w:rsidR="00980D3B" w:rsidRDefault="00980D3B">
            <w:pPr>
              <w:pStyle w:val="ComponentTableBody"/>
            </w:pPr>
            <w:r>
              <w:t>0061</w:t>
            </w:r>
          </w:p>
        </w:tc>
        <w:tc>
          <w:tcPr>
            <w:tcW w:w="2880" w:type="dxa"/>
            <w:tcBorders>
              <w:top w:val="single" w:sz="4" w:space="0" w:color="auto"/>
              <w:bottom w:val="single" w:sz="4" w:space="0" w:color="auto"/>
            </w:tcBorders>
          </w:tcPr>
          <w:p w14:paraId="29494F7A" w14:textId="77777777" w:rsidR="00980D3B" w:rsidRDefault="00980D3B">
            <w:pPr>
              <w:pStyle w:val="ComponentTableBody"/>
              <w:jc w:val="left"/>
            </w:pPr>
            <w:r>
              <w:t>Check Digit Scheme</w:t>
            </w:r>
          </w:p>
        </w:tc>
        <w:tc>
          <w:tcPr>
            <w:tcW w:w="1440" w:type="dxa"/>
            <w:tcBorders>
              <w:top w:val="single" w:sz="4" w:space="0" w:color="auto"/>
              <w:bottom w:val="single" w:sz="4" w:space="0" w:color="auto"/>
            </w:tcBorders>
          </w:tcPr>
          <w:p w14:paraId="7C7AB94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B2307AE"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56A1438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D07A1B7" w14:textId="77777777" w:rsidR="00980D3B" w:rsidRDefault="00980D3B">
            <w:pPr>
              <w:pStyle w:val="ComponentTableBody"/>
              <w:rPr>
                <w:lang w:val="fr-FR"/>
              </w:rPr>
            </w:pPr>
            <w:r>
              <w:rPr>
                <w:lang w:val="fr-FR"/>
              </w:rPr>
              <w:t>13</w:t>
            </w:r>
          </w:p>
        </w:tc>
        <w:tc>
          <w:tcPr>
            <w:tcW w:w="576" w:type="dxa"/>
            <w:tcBorders>
              <w:top w:val="single" w:sz="4" w:space="0" w:color="auto"/>
              <w:bottom w:val="single" w:sz="4" w:space="0" w:color="auto"/>
            </w:tcBorders>
          </w:tcPr>
          <w:p w14:paraId="78D3B2AF" w14:textId="77777777" w:rsidR="00980D3B" w:rsidRDefault="00980D3B">
            <w:pPr>
              <w:pStyle w:val="ComponentTableBody"/>
              <w:rPr>
                <w:lang w:val="fr-FR"/>
              </w:rPr>
            </w:pPr>
            <w:r>
              <w:rPr>
                <w:lang w:val="fr-FR"/>
              </w:rPr>
              <w:t>5</w:t>
            </w:r>
          </w:p>
        </w:tc>
        <w:tc>
          <w:tcPr>
            <w:tcW w:w="720" w:type="dxa"/>
            <w:tcBorders>
              <w:top w:val="single" w:sz="4" w:space="0" w:color="auto"/>
              <w:bottom w:val="single" w:sz="4" w:space="0" w:color="auto"/>
            </w:tcBorders>
          </w:tcPr>
          <w:p w14:paraId="6C7ACF2B" w14:textId="77777777" w:rsidR="00980D3B" w:rsidRDefault="00980D3B">
            <w:pPr>
              <w:pStyle w:val="ComponentTableBody"/>
              <w:rPr>
                <w:lang w:val="fr-FR"/>
              </w:rPr>
            </w:pPr>
            <w:r>
              <w:rPr>
                <w:lang w:val="fr-FR"/>
              </w:rPr>
              <w:t>ID</w:t>
            </w:r>
          </w:p>
        </w:tc>
        <w:tc>
          <w:tcPr>
            <w:tcW w:w="576" w:type="dxa"/>
            <w:tcBorders>
              <w:top w:val="single" w:sz="4" w:space="0" w:color="auto"/>
              <w:bottom w:val="single" w:sz="4" w:space="0" w:color="auto"/>
            </w:tcBorders>
          </w:tcPr>
          <w:p w14:paraId="3E6A9E88"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1B508F44" w14:textId="77777777" w:rsidR="00980D3B" w:rsidRDefault="00980D3B">
            <w:pPr>
              <w:pStyle w:val="ComponentTableBody"/>
              <w:rPr>
                <w:lang w:val="fr-FR"/>
              </w:rPr>
            </w:pPr>
            <w:r>
              <w:rPr>
                <w:lang w:val="fr-FR"/>
              </w:rPr>
              <w:t>0203</w:t>
            </w:r>
          </w:p>
        </w:tc>
        <w:tc>
          <w:tcPr>
            <w:tcW w:w="2880" w:type="dxa"/>
            <w:tcBorders>
              <w:top w:val="single" w:sz="4" w:space="0" w:color="auto"/>
              <w:bottom w:val="single" w:sz="4" w:space="0" w:color="auto"/>
            </w:tcBorders>
          </w:tcPr>
          <w:p w14:paraId="7C94DE98" w14:textId="77777777" w:rsidR="00980D3B" w:rsidRDefault="00980D3B">
            <w:pPr>
              <w:pStyle w:val="ComponentTableBody"/>
              <w:jc w:val="left"/>
              <w:rPr>
                <w:lang w:val="fr-FR"/>
              </w:rPr>
            </w:pPr>
            <w:r>
              <w:rPr>
                <w:lang w:val="fr-FR"/>
              </w:rPr>
              <w:t>Ident</w:t>
            </w:r>
            <w:r>
              <w:rPr>
                <w:lang w:val="fr-FR"/>
              </w:rPr>
              <w:t>i</w:t>
            </w:r>
            <w:r>
              <w:rPr>
                <w:lang w:val="fr-FR"/>
              </w:rPr>
              <w:t>fier Type Code</w:t>
            </w:r>
          </w:p>
        </w:tc>
        <w:tc>
          <w:tcPr>
            <w:tcW w:w="1440" w:type="dxa"/>
            <w:tcBorders>
              <w:top w:val="single" w:sz="4" w:space="0" w:color="auto"/>
              <w:bottom w:val="single" w:sz="4" w:space="0" w:color="auto"/>
            </w:tcBorders>
          </w:tcPr>
          <w:p w14:paraId="762C6494"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201B693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217B7C0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3A8108C" w14:textId="77777777" w:rsidR="00980D3B" w:rsidRDefault="00980D3B">
            <w:pPr>
              <w:pStyle w:val="ComponentTableBody"/>
              <w:rPr>
                <w:lang w:val="it-IT"/>
              </w:rPr>
            </w:pPr>
            <w:r>
              <w:rPr>
                <w:lang w:val="it-IT"/>
              </w:rPr>
              <w:t>14</w:t>
            </w:r>
          </w:p>
        </w:tc>
        <w:tc>
          <w:tcPr>
            <w:tcW w:w="576" w:type="dxa"/>
            <w:tcBorders>
              <w:top w:val="single" w:sz="4" w:space="0" w:color="auto"/>
              <w:bottom w:val="single" w:sz="4" w:space="0" w:color="auto"/>
            </w:tcBorders>
          </w:tcPr>
          <w:p w14:paraId="618F8C6B"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5B0AE299"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4BA3FFD7"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D9AC966"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662D3647" w14:textId="77777777" w:rsidR="00980D3B" w:rsidRDefault="00980D3B">
            <w:pPr>
              <w:pStyle w:val="ComponentTableBody"/>
              <w:jc w:val="left"/>
            </w:pPr>
            <w:r>
              <w:t>Assigning Facility</w:t>
            </w:r>
          </w:p>
        </w:tc>
        <w:tc>
          <w:tcPr>
            <w:tcW w:w="1440" w:type="dxa"/>
            <w:tcBorders>
              <w:top w:val="single" w:sz="4" w:space="0" w:color="auto"/>
              <w:bottom w:val="single" w:sz="4" w:space="0" w:color="auto"/>
            </w:tcBorders>
          </w:tcPr>
          <w:p w14:paraId="6F88351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76A3B8D"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171A509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9529A73" w14:textId="77777777" w:rsidR="00980D3B" w:rsidRDefault="00980D3B">
            <w:pPr>
              <w:pStyle w:val="ComponentTableBody"/>
            </w:pPr>
            <w:r>
              <w:t>15</w:t>
            </w:r>
          </w:p>
        </w:tc>
        <w:tc>
          <w:tcPr>
            <w:tcW w:w="576" w:type="dxa"/>
            <w:tcBorders>
              <w:top w:val="single" w:sz="4" w:space="0" w:color="auto"/>
              <w:bottom w:val="single" w:sz="4" w:space="0" w:color="auto"/>
            </w:tcBorders>
          </w:tcPr>
          <w:p w14:paraId="10FBE933" w14:textId="77777777" w:rsidR="00980D3B" w:rsidRDefault="00980D3B">
            <w:pPr>
              <w:pStyle w:val="ComponentTableBody"/>
            </w:pPr>
            <w:r>
              <w:t>1</w:t>
            </w:r>
          </w:p>
        </w:tc>
        <w:tc>
          <w:tcPr>
            <w:tcW w:w="720" w:type="dxa"/>
            <w:tcBorders>
              <w:top w:val="single" w:sz="4" w:space="0" w:color="auto"/>
              <w:bottom w:val="single" w:sz="4" w:space="0" w:color="auto"/>
            </w:tcBorders>
          </w:tcPr>
          <w:p w14:paraId="2B2DFE94" w14:textId="77777777" w:rsidR="00980D3B" w:rsidRDefault="00980D3B">
            <w:pPr>
              <w:pStyle w:val="ComponentTableBody"/>
            </w:pPr>
            <w:r>
              <w:t>ID</w:t>
            </w:r>
          </w:p>
        </w:tc>
        <w:tc>
          <w:tcPr>
            <w:tcW w:w="576" w:type="dxa"/>
            <w:tcBorders>
              <w:top w:val="single" w:sz="4" w:space="0" w:color="auto"/>
              <w:bottom w:val="single" w:sz="4" w:space="0" w:color="auto"/>
            </w:tcBorders>
          </w:tcPr>
          <w:p w14:paraId="1E8C3E52" w14:textId="77777777" w:rsidR="00980D3B" w:rsidRDefault="00980D3B">
            <w:pPr>
              <w:pStyle w:val="ComponentTableBody"/>
            </w:pPr>
            <w:r>
              <w:t>O</w:t>
            </w:r>
          </w:p>
        </w:tc>
        <w:tc>
          <w:tcPr>
            <w:tcW w:w="720" w:type="dxa"/>
            <w:tcBorders>
              <w:top w:val="single" w:sz="4" w:space="0" w:color="auto"/>
              <w:bottom w:val="single" w:sz="4" w:space="0" w:color="auto"/>
            </w:tcBorders>
          </w:tcPr>
          <w:p w14:paraId="053F9F5E" w14:textId="77777777" w:rsidR="00980D3B" w:rsidRDefault="00980D3B">
            <w:pPr>
              <w:pStyle w:val="ComponentTableBody"/>
            </w:pPr>
            <w:r>
              <w:t>0465</w:t>
            </w:r>
          </w:p>
        </w:tc>
        <w:tc>
          <w:tcPr>
            <w:tcW w:w="2880" w:type="dxa"/>
            <w:tcBorders>
              <w:top w:val="single" w:sz="4" w:space="0" w:color="auto"/>
              <w:bottom w:val="single" w:sz="4" w:space="0" w:color="auto"/>
            </w:tcBorders>
          </w:tcPr>
          <w:p w14:paraId="74D188E0" w14:textId="77777777" w:rsidR="00980D3B" w:rsidRDefault="00980D3B">
            <w:pPr>
              <w:pStyle w:val="ComponentTableBody"/>
              <w:jc w:val="left"/>
            </w:pPr>
            <w:r>
              <w:t>Name Representation Code</w:t>
            </w:r>
          </w:p>
        </w:tc>
        <w:tc>
          <w:tcPr>
            <w:tcW w:w="1440" w:type="dxa"/>
            <w:tcBorders>
              <w:top w:val="single" w:sz="4" w:space="0" w:color="auto"/>
              <w:bottom w:val="single" w:sz="4" w:space="0" w:color="auto"/>
            </w:tcBorders>
          </w:tcPr>
          <w:p w14:paraId="257CEE4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4CD67F7"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64152DB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7926CDF" w14:textId="77777777" w:rsidR="00980D3B" w:rsidRDefault="00980D3B">
            <w:pPr>
              <w:pStyle w:val="ComponentTableBody"/>
            </w:pPr>
            <w:r>
              <w:t>16</w:t>
            </w:r>
          </w:p>
        </w:tc>
        <w:tc>
          <w:tcPr>
            <w:tcW w:w="576" w:type="dxa"/>
            <w:tcBorders>
              <w:top w:val="single" w:sz="4" w:space="0" w:color="auto"/>
              <w:bottom w:val="single" w:sz="4" w:space="0" w:color="auto"/>
            </w:tcBorders>
          </w:tcPr>
          <w:p w14:paraId="776793CE" w14:textId="77777777" w:rsidR="00980D3B" w:rsidRDefault="00980D3B">
            <w:pPr>
              <w:pStyle w:val="ComponentTableBody"/>
            </w:pPr>
            <w:r>
              <w:t>483</w:t>
            </w:r>
          </w:p>
        </w:tc>
        <w:tc>
          <w:tcPr>
            <w:tcW w:w="720" w:type="dxa"/>
            <w:tcBorders>
              <w:top w:val="single" w:sz="4" w:space="0" w:color="auto"/>
              <w:bottom w:val="single" w:sz="4" w:space="0" w:color="auto"/>
            </w:tcBorders>
          </w:tcPr>
          <w:p w14:paraId="5B9E3C25" w14:textId="77777777" w:rsidR="00980D3B" w:rsidRDefault="00980D3B">
            <w:pPr>
              <w:pStyle w:val="ComponentTableBody"/>
            </w:pPr>
            <w:r>
              <w:t>CE</w:t>
            </w:r>
          </w:p>
        </w:tc>
        <w:tc>
          <w:tcPr>
            <w:tcW w:w="576" w:type="dxa"/>
            <w:tcBorders>
              <w:top w:val="single" w:sz="4" w:space="0" w:color="auto"/>
              <w:bottom w:val="single" w:sz="4" w:space="0" w:color="auto"/>
            </w:tcBorders>
          </w:tcPr>
          <w:p w14:paraId="60765073" w14:textId="77777777" w:rsidR="00980D3B" w:rsidRDefault="00980D3B">
            <w:pPr>
              <w:pStyle w:val="ComponentTableBody"/>
            </w:pPr>
            <w:r>
              <w:t>O</w:t>
            </w:r>
          </w:p>
        </w:tc>
        <w:tc>
          <w:tcPr>
            <w:tcW w:w="720" w:type="dxa"/>
            <w:tcBorders>
              <w:top w:val="single" w:sz="4" w:space="0" w:color="auto"/>
              <w:bottom w:val="single" w:sz="4" w:space="0" w:color="auto"/>
            </w:tcBorders>
          </w:tcPr>
          <w:p w14:paraId="35F93308" w14:textId="77777777" w:rsidR="00980D3B" w:rsidRDefault="00980D3B">
            <w:pPr>
              <w:pStyle w:val="ComponentTableBody"/>
            </w:pPr>
            <w:r>
              <w:t>0448</w:t>
            </w:r>
          </w:p>
        </w:tc>
        <w:tc>
          <w:tcPr>
            <w:tcW w:w="2880" w:type="dxa"/>
            <w:tcBorders>
              <w:top w:val="single" w:sz="4" w:space="0" w:color="auto"/>
              <w:bottom w:val="single" w:sz="4" w:space="0" w:color="auto"/>
            </w:tcBorders>
          </w:tcPr>
          <w:p w14:paraId="342778EC" w14:textId="77777777" w:rsidR="00980D3B" w:rsidRDefault="00980D3B">
            <w:pPr>
              <w:pStyle w:val="ComponentTableBody"/>
              <w:jc w:val="left"/>
            </w:pPr>
            <w:r>
              <w:t>Name Context</w:t>
            </w:r>
          </w:p>
        </w:tc>
        <w:tc>
          <w:tcPr>
            <w:tcW w:w="1440" w:type="dxa"/>
            <w:tcBorders>
              <w:top w:val="single" w:sz="4" w:space="0" w:color="auto"/>
              <w:bottom w:val="single" w:sz="4" w:space="0" w:color="auto"/>
            </w:tcBorders>
          </w:tcPr>
          <w:p w14:paraId="6956C65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1047BFB"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r w:rsidR="00980D3B" w14:paraId="0536BA9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B889889" w14:textId="77777777" w:rsidR="00980D3B" w:rsidRDefault="00980D3B">
            <w:pPr>
              <w:pStyle w:val="ComponentTableBody"/>
            </w:pPr>
            <w:r>
              <w:t>17</w:t>
            </w:r>
          </w:p>
        </w:tc>
        <w:tc>
          <w:tcPr>
            <w:tcW w:w="576" w:type="dxa"/>
            <w:tcBorders>
              <w:top w:val="single" w:sz="4" w:space="0" w:color="auto"/>
              <w:bottom w:val="single" w:sz="4" w:space="0" w:color="auto"/>
            </w:tcBorders>
          </w:tcPr>
          <w:p w14:paraId="62507052" w14:textId="77777777" w:rsidR="00980D3B" w:rsidRDefault="00980D3B">
            <w:pPr>
              <w:pStyle w:val="ComponentTableBody"/>
            </w:pPr>
            <w:r>
              <w:t>53</w:t>
            </w:r>
          </w:p>
        </w:tc>
        <w:tc>
          <w:tcPr>
            <w:tcW w:w="720" w:type="dxa"/>
            <w:tcBorders>
              <w:top w:val="single" w:sz="4" w:space="0" w:color="auto"/>
              <w:bottom w:val="single" w:sz="4" w:space="0" w:color="auto"/>
            </w:tcBorders>
          </w:tcPr>
          <w:p w14:paraId="42F1EE9A" w14:textId="77777777" w:rsidR="00980D3B" w:rsidRDefault="00980D3B">
            <w:pPr>
              <w:pStyle w:val="ComponentTableBody"/>
            </w:pPr>
            <w:r>
              <w:t>DR</w:t>
            </w:r>
          </w:p>
        </w:tc>
        <w:tc>
          <w:tcPr>
            <w:tcW w:w="576" w:type="dxa"/>
            <w:tcBorders>
              <w:top w:val="single" w:sz="4" w:space="0" w:color="auto"/>
              <w:bottom w:val="single" w:sz="4" w:space="0" w:color="auto"/>
            </w:tcBorders>
          </w:tcPr>
          <w:p w14:paraId="565B6A9A" w14:textId="77777777" w:rsidR="00980D3B" w:rsidRDefault="00980D3B">
            <w:pPr>
              <w:pStyle w:val="ComponentTableBody"/>
            </w:pPr>
            <w:r>
              <w:t>B</w:t>
            </w:r>
          </w:p>
        </w:tc>
        <w:tc>
          <w:tcPr>
            <w:tcW w:w="720" w:type="dxa"/>
            <w:tcBorders>
              <w:top w:val="single" w:sz="4" w:space="0" w:color="auto"/>
              <w:bottom w:val="single" w:sz="4" w:space="0" w:color="auto"/>
            </w:tcBorders>
          </w:tcPr>
          <w:p w14:paraId="0C157BE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F3FEEBE" w14:textId="77777777" w:rsidR="00980D3B" w:rsidRDefault="00980D3B">
            <w:pPr>
              <w:pStyle w:val="ComponentTableBody"/>
              <w:jc w:val="left"/>
            </w:pPr>
            <w:r>
              <w:t>Name Validity Range</w:t>
            </w:r>
          </w:p>
        </w:tc>
        <w:tc>
          <w:tcPr>
            <w:tcW w:w="1440" w:type="dxa"/>
            <w:tcBorders>
              <w:top w:val="single" w:sz="4" w:space="0" w:color="auto"/>
              <w:bottom w:val="single" w:sz="4" w:space="0" w:color="auto"/>
            </w:tcBorders>
          </w:tcPr>
          <w:p w14:paraId="42B6B8F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6E3335F"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_Ref485523694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2.A.20</w:t>
            </w:r>
            <w:r>
              <w:rPr>
                <w:rStyle w:val="Hyperlink"/>
              </w:rPr>
              <w:fldChar w:fldCharType="end"/>
            </w:r>
          </w:p>
        </w:tc>
      </w:tr>
      <w:tr w:rsidR="00980D3B" w14:paraId="1A99835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FA06502" w14:textId="77777777" w:rsidR="00980D3B" w:rsidRDefault="00980D3B">
            <w:pPr>
              <w:pStyle w:val="ComponentTableBody"/>
              <w:rPr>
                <w:lang w:val="it-IT"/>
              </w:rPr>
            </w:pPr>
            <w:r>
              <w:rPr>
                <w:lang w:val="it-IT"/>
              </w:rPr>
              <w:t>18</w:t>
            </w:r>
          </w:p>
        </w:tc>
        <w:tc>
          <w:tcPr>
            <w:tcW w:w="576" w:type="dxa"/>
            <w:tcBorders>
              <w:top w:val="single" w:sz="4" w:space="0" w:color="auto"/>
              <w:bottom w:val="single" w:sz="4" w:space="0" w:color="auto"/>
            </w:tcBorders>
          </w:tcPr>
          <w:p w14:paraId="674FBBC4"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78E33753"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3FCE6549"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C107E5A" w14:textId="77777777" w:rsidR="00980D3B" w:rsidRDefault="00980D3B">
            <w:pPr>
              <w:pStyle w:val="ComponentTableBody"/>
            </w:pPr>
            <w:r>
              <w:t>0444</w:t>
            </w:r>
          </w:p>
        </w:tc>
        <w:tc>
          <w:tcPr>
            <w:tcW w:w="2880" w:type="dxa"/>
            <w:tcBorders>
              <w:top w:val="single" w:sz="4" w:space="0" w:color="auto"/>
              <w:bottom w:val="single" w:sz="4" w:space="0" w:color="auto"/>
            </w:tcBorders>
          </w:tcPr>
          <w:p w14:paraId="4FCC44EC" w14:textId="77777777" w:rsidR="00980D3B" w:rsidRDefault="00980D3B">
            <w:pPr>
              <w:pStyle w:val="ComponentTableBody"/>
              <w:jc w:val="left"/>
            </w:pPr>
            <w:r>
              <w:t>Name Assembly Order</w:t>
            </w:r>
          </w:p>
        </w:tc>
        <w:tc>
          <w:tcPr>
            <w:tcW w:w="1440" w:type="dxa"/>
            <w:tcBorders>
              <w:top w:val="single" w:sz="4" w:space="0" w:color="auto"/>
              <w:bottom w:val="single" w:sz="4" w:space="0" w:color="auto"/>
            </w:tcBorders>
          </w:tcPr>
          <w:p w14:paraId="6A7CDFE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3A5CC40"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1601395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E50CDD8" w14:textId="77777777" w:rsidR="00980D3B" w:rsidRDefault="00980D3B">
            <w:pPr>
              <w:pStyle w:val="ComponentTableBody"/>
              <w:rPr>
                <w:lang w:val="it-IT"/>
              </w:rPr>
            </w:pPr>
            <w:r>
              <w:rPr>
                <w:lang w:val="it-IT"/>
              </w:rPr>
              <w:t>19</w:t>
            </w:r>
          </w:p>
        </w:tc>
        <w:tc>
          <w:tcPr>
            <w:tcW w:w="576" w:type="dxa"/>
            <w:tcBorders>
              <w:top w:val="single" w:sz="4" w:space="0" w:color="auto"/>
              <w:bottom w:val="single" w:sz="4" w:space="0" w:color="auto"/>
            </w:tcBorders>
          </w:tcPr>
          <w:p w14:paraId="4CF58925" w14:textId="77777777" w:rsidR="00980D3B" w:rsidRDefault="00980D3B">
            <w:pPr>
              <w:pStyle w:val="ComponentTableBody"/>
              <w:rPr>
                <w:lang w:val="it-IT"/>
              </w:rPr>
            </w:pPr>
            <w:r>
              <w:rPr>
                <w:lang w:val="it-IT"/>
              </w:rPr>
              <w:t>26</w:t>
            </w:r>
          </w:p>
        </w:tc>
        <w:tc>
          <w:tcPr>
            <w:tcW w:w="720" w:type="dxa"/>
            <w:tcBorders>
              <w:top w:val="single" w:sz="4" w:space="0" w:color="auto"/>
              <w:bottom w:val="single" w:sz="4" w:space="0" w:color="auto"/>
            </w:tcBorders>
          </w:tcPr>
          <w:p w14:paraId="029B3AB2" w14:textId="77777777" w:rsidR="00980D3B" w:rsidRDefault="00980D3B">
            <w:pPr>
              <w:pStyle w:val="ComponentTableBody"/>
              <w:rPr>
                <w:lang w:val="it-IT"/>
              </w:rPr>
            </w:pPr>
            <w:r>
              <w:rPr>
                <w:lang w:val="it-IT"/>
              </w:rPr>
              <w:t>TS</w:t>
            </w:r>
          </w:p>
        </w:tc>
        <w:tc>
          <w:tcPr>
            <w:tcW w:w="576" w:type="dxa"/>
            <w:tcBorders>
              <w:top w:val="single" w:sz="4" w:space="0" w:color="auto"/>
              <w:bottom w:val="single" w:sz="4" w:space="0" w:color="auto"/>
            </w:tcBorders>
          </w:tcPr>
          <w:p w14:paraId="18276182"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9D47D77"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27DE026B" w14:textId="77777777" w:rsidR="00980D3B" w:rsidRDefault="00980D3B">
            <w:pPr>
              <w:pStyle w:val="ComponentTableBody"/>
              <w:jc w:val="left"/>
            </w:pPr>
            <w:r>
              <w:rPr>
                <w:snapToGrid w:val="0"/>
              </w:rPr>
              <w:t>Effective Date</w:t>
            </w:r>
          </w:p>
        </w:tc>
        <w:tc>
          <w:tcPr>
            <w:tcW w:w="1440" w:type="dxa"/>
            <w:tcBorders>
              <w:top w:val="single" w:sz="4" w:space="0" w:color="auto"/>
              <w:bottom w:val="single" w:sz="4" w:space="0" w:color="auto"/>
            </w:tcBorders>
          </w:tcPr>
          <w:p w14:paraId="0B0F819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CEB329A"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65B8D86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80211D4" w14:textId="77777777" w:rsidR="00980D3B" w:rsidRDefault="00980D3B">
            <w:pPr>
              <w:pStyle w:val="ComponentTableBody"/>
            </w:pPr>
            <w:r>
              <w:t>20</w:t>
            </w:r>
          </w:p>
        </w:tc>
        <w:tc>
          <w:tcPr>
            <w:tcW w:w="576" w:type="dxa"/>
            <w:tcBorders>
              <w:top w:val="single" w:sz="4" w:space="0" w:color="auto"/>
              <w:bottom w:val="single" w:sz="4" w:space="0" w:color="auto"/>
            </w:tcBorders>
          </w:tcPr>
          <w:p w14:paraId="1272CD95" w14:textId="77777777" w:rsidR="00980D3B" w:rsidRDefault="00980D3B">
            <w:pPr>
              <w:pStyle w:val="ComponentTableBody"/>
            </w:pPr>
            <w:r>
              <w:t>26</w:t>
            </w:r>
          </w:p>
        </w:tc>
        <w:tc>
          <w:tcPr>
            <w:tcW w:w="720" w:type="dxa"/>
            <w:tcBorders>
              <w:top w:val="single" w:sz="4" w:space="0" w:color="auto"/>
              <w:bottom w:val="single" w:sz="4" w:space="0" w:color="auto"/>
            </w:tcBorders>
          </w:tcPr>
          <w:p w14:paraId="59457F41" w14:textId="77777777" w:rsidR="00980D3B" w:rsidRDefault="00980D3B">
            <w:pPr>
              <w:pStyle w:val="ComponentTableBody"/>
            </w:pPr>
            <w:r>
              <w:t>TS</w:t>
            </w:r>
          </w:p>
        </w:tc>
        <w:tc>
          <w:tcPr>
            <w:tcW w:w="576" w:type="dxa"/>
            <w:tcBorders>
              <w:top w:val="single" w:sz="4" w:space="0" w:color="auto"/>
              <w:bottom w:val="single" w:sz="4" w:space="0" w:color="auto"/>
            </w:tcBorders>
          </w:tcPr>
          <w:p w14:paraId="5A2FCE4F" w14:textId="77777777" w:rsidR="00980D3B" w:rsidRDefault="00980D3B">
            <w:pPr>
              <w:pStyle w:val="ComponentTableBody"/>
            </w:pPr>
            <w:r>
              <w:t>O</w:t>
            </w:r>
          </w:p>
        </w:tc>
        <w:tc>
          <w:tcPr>
            <w:tcW w:w="720" w:type="dxa"/>
            <w:tcBorders>
              <w:top w:val="single" w:sz="4" w:space="0" w:color="auto"/>
              <w:bottom w:val="single" w:sz="4" w:space="0" w:color="auto"/>
            </w:tcBorders>
          </w:tcPr>
          <w:p w14:paraId="770A838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96532FA" w14:textId="77777777" w:rsidR="00980D3B" w:rsidRDefault="00980D3B">
            <w:pPr>
              <w:pStyle w:val="ComponentTableBody"/>
              <w:jc w:val="left"/>
            </w:pPr>
            <w:r>
              <w:rPr>
                <w:snapToGrid w:val="0"/>
              </w:rPr>
              <w:t>Expiration Date</w:t>
            </w:r>
          </w:p>
        </w:tc>
        <w:tc>
          <w:tcPr>
            <w:tcW w:w="1440" w:type="dxa"/>
            <w:tcBorders>
              <w:top w:val="single" w:sz="4" w:space="0" w:color="auto"/>
              <w:bottom w:val="single" w:sz="4" w:space="0" w:color="auto"/>
            </w:tcBorders>
          </w:tcPr>
          <w:p w14:paraId="6A6185B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A54E3ED"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4EB04BE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F5206E8" w14:textId="77777777" w:rsidR="00980D3B" w:rsidRDefault="00980D3B">
            <w:pPr>
              <w:pStyle w:val="ComponentTableBody"/>
            </w:pPr>
            <w:r>
              <w:t>21</w:t>
            </w:r>
          </w:p>
        </w:tc>
        <w:tc>
          <w:tcPr>
            <w:tcW w:w="576" w:type="dxa"/>
            <w:tcBorders>
              <w:top w:val="single" w:sz="4" w:space="0" w:color="auto"/>
              <w:bottom w:val="single" w:sz="4" w:space="0" w:color="auto"/>
            </w:tcBorders>
          </w:tcPr>
          <w:p w14:paraId="08DFF449" w14:textId="77777777" w:rsidR="00980D3B" w:rsidRDefault="00980D3B">
            <w:pPr>
              <w:pStyle w:val="ComponentTableBody"/>
            </w:pPr>
            <w:r>
              <w:t>199</w:t>
            </w:r>
          </w:p>
        </w:tc>
        <w:tc>
          <w:tcPr>
            <w:tcW w:w="720" w:type="dxa"/>
            <w:tcBorders>
              <w:top w:val="single" w:sz="4" w:space="0" w:color="auto"/>
              <w:bottom w:val="single" w:sz="4" w:space="0" w:color="auto"/>
            </w:tcBorders>
          </w:tcPr>
          <w:p w14:paraId="12AB4DB1" w14:textId="77777777" w:rsidR="00980D3B" w:rsidRDefault="00980D3B">
            <w:pPr>
              <w:pStyle w:val="ComponentTableBody"/>
            </w:pPr>
            <w:r>
              <w:t>ST</w:t>
            </w:r>
          </w:p>
        </w:tc>
        <w:tc>
          <w:tcPr>
            <w:tcW w:w="576" w:type="dxa"/>
            <w:tcBorders>
              <w:top w:val="single" w:sz="4" w:space="0" w:color="auto"/>
              <w:bottom w:val="single" w:sz="4" w:space="0" w:color="auto"/>
            </w:tcBorders>
          </w:tcPr>
          <w:p w14:paraId="50D0497B"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19FC6C7"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4999AAFE" w14:textId="77777777" w:rsidR="00980D3B" w:rsidRDefault="00980D3B">
            <w:pPr>
              <w:pStyle w:val="ComponentTableBody"/>
              <w:jc w:val="left"/>
              <w:rPr>
                <w:snapToGrid w:val="0"/>
                <w:lang w:val="it-IT"/>
              </w:rPr>
            </w:pPr>
            <w:r>
              <w:rPr>
                <w:snapToGrid w:val="0"/>
                <w:lang w:val="it-IT"/>
              </w:rPr>
              <w:t>Professional Suffix</w:t>
            </w:r>
          </w:p>
        </w:tc>
        <w:tc>
          <w:tcPr>
            <w:tcW w:w="1440" w:type="dxa"/>
            <w:tcBorders>
              <w:top w:val="single" w:sz="4" w:space="0" w:color="auto"/>
              <w:bottom w:val="single" w:sz="4" w:space="0" w:color="auto"/>
            </w:tcBorders>
          </w:tcPr>
          <w:p w14:paraId="27419EED" w14:textId="77777777" w:rsidR="00980D3B" w:rsidRDefault="00980D3B">
            <w:pPr>
              <w:pStyle w:val="ComponentTableBody"/>
              <w:jc w:val="left"/>
              <w:rPr>
                <w:sz w:val="16"/>
                <w:lang w:val="it-IT"/>
              </w:rPr>
            </w:pPr>
          </w:p>
        </w:tc>
        <w:tc>
          <w:tcPr>
            <w:tcW w:w="1008" w:type="dxa"/>
            <w:tcBorders>
              <w:top w:val="single" w:sz="4" w:space="0" w:color="auto"/>
              <w:bottom w:val="single" w:sz="4" w:space="0" w:color="auto"/>
            </w:tcBorders>
          </w:tcPr>
          <w:p w14:paraId="1B7ABCF9"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23E424B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C5C1C7A" w14:textId="77777777" w:rsidR="00980D3B" w:rsidRDefault="00980D3B">
            <w:pPr>
              <w:pStyle w:val="ComponentTableBody"/>
              <w:rPr>
                <w:lang w:val="it-IT"/>
              </w:rPr>
            </w:pPr>
            <w:r>
              <w:rPr>
                <w:lang w:val="it-IT"/>
              </w:rPr>
              <w:t>22</w:t>
            </w:r>
          </w:p>
        </w:tc>
        <w:tc>
          <w:tcPr>
            <w:tcW w:w="576" w:type="dxa"/>
            <w:tcBorders>
              <w:top w:val="single" w:sz="4" w:space="0" w:color="auto"/>
              <w:bottom w:val="single" w:sz="4" w:space="0" w:color="auto"/>
            </w:tcBorders>
          </w:tcPr>
          <w:p w14:paraId="54BD6C6E" w14:textId="77777777" w:rsidR="00980D3B" w:rsidRDefault="00980D3B">
            <w:pPr>
              <w:pStyle w:val="ComponentTableBody"/>
              <w:rPr>
                <w:lang w:val="it-IT"/>
              </w:rPr>
            </w:pPr>
            <w:r>
              <w:rPr>
                <w:lang w:val="it-IT"/>
              </w:rPr>
              <w:t>705</w:t>
            </w:r>
          </w:p>
        </w:tc>
        <w:tc>
          <w:tcPr>
            <w:tcW w:w="720" w:type="dxa"/>
            <w:tcBorders>
              <w:top w:val="single" w:sz="4" w:space="0" w:color="auto"/>
              <w:bottom w:val="single" w:sz="4" w:space="0" w:color="auto"/>
            </w:tcBorders>
          </w:tcPr>
          <w:p w14:paraId="01F59853" w14:textId="77777777" w:rsidR="00980D3B" w:rsidRDefault="00980D3B">
            <w:pPr>
              <w:pStyle w:val="ComponentTableBody"/>
              <w:rPr>
                <w:lang w:val="it-IT"/>
              </w:rPr>
            </w:pPr>
            <w:r>
              <w:rPr>
                <w:lang w:val="it-IT"/>
              </w:rPr>
              <w:t>CWE</w:t>
            </w:r>
          </w:p>
        </w:tc>
        <w:tc>
          <w:tcPr>
            <w:tcW w:w="576" w:type="dxa"/>
            <w:tcBorders>
              <w:top w:val="single" w:sz="4" w:space="0" w:color="auto"/>
              <w:bottom w:val="single" w:sz="4" w:space="0" w:color="auto"/>
            </w:tcBorders>
          </w:tcPr>
          <w:p w14:paraId="45E14BE5"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F295C51"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20C79540" w14:textId="77777777" w:rsidR="00980D3B" w:rsidRDefault="00980D3B">
            <w:pPr>
              <w:pStyle w:val="ComponentTableBody"/>
              <w:jc w:val="left"/>
            </w:pPr>
            <w:r>
              <w:t>Assigning Juri</w:t>
            </w:r>
            <w:r>
              <w:t>s</w:t>
            </w:r>
            <w:r>
              <w:t>diction</w:t>
            </w:r>
          </w:p>
        </w:tc>
        <w:tc>
          <w:tcPr>
            <w:tcW w:w="1440" w:type="dxa"/>
            <w:tcBorders>
              <w:top w:val="single" w:sz="4" w:space="0" w:color="auto"/>
              <w:bottom w:val="single" w:sz="4" w:space="0" w:color="auto"/>
            </w:tcBorders>
          </w:tcPr>
          <w:p w14:paraId="23B57B9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453F4D4"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r w:rsidR="00980D3B" w14:paraId="3E2F096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02621139" w14:textId="77777777" w:rsidR="00980D3B" w:rsidRDefault="00980D3B">
            <w:pPr>
              <w:pStyle w:val="ComponentTableBody"/>
            </w:pPr>
            <w:r>
              <w:t>23</w:t>
            </w:r>
          </w:p>
        </w:tc>
        <w:tc>
          <w:tcPr>
            <w:tcW w:w="576" w:type="dxa"/>
            <w:tcBorders>
              <w:top w:val="single" w:sz="4" w:space="0" w:color="auto"/>
              <w:bottom w:val="double" w:sz="4" w:space="0" w:color="auto"/>
            </w:tcBorders>
          </w:tcPr>
          <w:p w14:paraId="073B71C8" w14:textId="77777777" w:rsidR="00980D3B" w:rsidRDefault="00980D3B">
            <w:pPr>
              <w:pStyle w:val="ComponentTableBody"/>
            </w:pPr>
            <w:r>
              <w:t>705</w:t>
            </w:r>
          </w:p>
        </w:tc>
        <w:tc>
          <w:tcPr>
            <w:tcW w:w="720" w:type="dxa"/>
            <w:tcBorders>
              <w:top w:val="single" w:sz="4" w:space="0" w:color="auto"/>
              <w:bottom w:val="double" w:sz="4" w:space="0" w:color="auto"/>
            </w:tcBorders>
          </w:tcPr>
          <w:p w14:paraId="0E88B05F" w14:textId="77777777" w:rsidR="00980D3B" w:rsidRDefault="00980D3B">
            <w:pPr>
              <w:pStyle w:val="ComponentTableBody"/>
            </w:pPr>
            <w:r>
              <w:t>CWE</w:t>
            </w:r>
          </w:p>
        </w:tc>
        <w:tc>
          <w:tcPr>
            <w:tcW w:w="576" w:type="dxa"/>
            <w:tcBorders>
              <w:top w:val="single" w:sz="4" w:space="0" w:color="auto"/>
              <w:bottom w:val="double" w:sz="4" w:space="0" w:color="auto"/>
            </w:tcBorders>
          </w:tcPr>
          <w:p w14:paraId="2CE2E526" w14:textId="77777777" w:rsidR="00980D3B" w:rsidRDefault="00980D3B">
            <w:pPr>
              <w:pStyle w:val="ComponentTableBody"/>
            </w:pPr>
            <w:r>
              <w:t>O</w:t>
            </w:r>
          </w:p>
        </w:tc>
        <w:tc>
          <w:tcPr>
            <w:tcW w:w="720" w:type="dxa"/>
            <w:tcBorders>
              <w:top w:val="single" w:sz="4" w:space="0" w:color="auto"/>
              <w:bottom w:val="double" w:sz="4" w:space="0" w:color="auto"/>
            </w:tcBorders>
          </w:tcPr>
          <w:p w14:paraId="177DB9B0" w14:textId="77777777" w:rsidR="00980D3B" w:rsidRDefault="00980D3B">
            <w:pPr>
              <w:pStyle w:val="ComponentTableBody"/>
              <w:rPr>
                <w:sz w:val="16"/>
              </w:rPr>
            </w:pPr>
          </w:p>
        </w:tc>
        <w:tc>
          <w:tcPr>
            <w:tcW w:w="2880" w:type="dxa"/>
            <w:tcBorders>
              <w:top w:val="single" w:sz="4" w:space="0" w:color="auto"/>
              <w:bottom w:val="double" w:sz="4" w:space="0" w:color="auto"/>
            </w:tcBorders>
          </w:tcPr>
          <w:p w14:paraId="4D494CB9" w14:textId="77777777" w:rsidR="00980D3B" w:rsidRDefault="00980D3B">
            <w:pPr>
              <w:pStyle w:val="ComponentTableBody"/>
              <w:jc w:val="left"/>
            </w:pPr>
            <w:r>
              <w:t>Assigning Agency or Department</w:t>
            </w:r>
          </w:p>
        </w:tc>
        <w:tc>
          <w:tcPr>
            <w:tcW w:w="1440" w:type="dxa"/>
            <w:tcBorders>
              <w:top w:val="single" w:sz="4" w:space="0" w:color="auto"/>
              <w:bottom w:val="double" w:sz="4" w:space="0" w:color="auto"/>
            </w:tcBorders>
          </w:tcPr>
          <w:p w14:paraId="101124BF"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7CBB72C6" w14:textId="77777777" w:rsidR="00980D3B" w:rsidRDefault="00980D3B">
            <w:pPr>
              <w:pStyle w:val="ComponentTableBody"/>
              <w:rPr>
                <w:rStyle w:val="Hyperlink"/>
              </w:rPr>
            </w:pPr>
            <w:r>
              <w:rPr>
                <w:rStyle w:val="Hyperlink"/>
              </w:rPr>
              <w:fldChar w:fldCharType="begin"/>
            </w:r>
            <w:r>
              <w:rPr>
                <w:rStyle w:val="Hyperlink"/>
              </w:rPr>
              <w:instrText xml:space="preserve"> REF _Ref485523616 \r \h </w:instrText>
            </w:r>
            <w:r>
              <w:rPr>
                <w:rStyle w:val="Hyperlink"/>
              </w:rPr>
            </w:r>
            <w:r>
              <w:rPr>
                <w:rStyle w:val="Hyperlink"/>
              </w:rPr>
              <w:instrText xml:space="preserve"> \* MERGEFORMAT </w:instrText>
            </w:r>
            <w:r>
              <w:rPr>
                <w:rStyle w:val="Hyperlink"/>
              </w:rPr>
              <w:fldChar w:fldCharType="separate"/>
            </w:r>
            <w:r>
              <w:rPr>
                <w:rStyle w:val="Hyperlink"/>
              </w:rPr>
              <w:t>2.A.13</w:t>
            </w:r>
            <w:r>
              <w:rPr>
                <w:rStyle w:val="Hyperlink"/>
              </w:rPr>
              <w:fldChar w:fldCharType="end"/>
            </w:r>
          </w:p>
        </w:tc>
      </w:tr>
    </w:tbl>
    <w:p w14:paraId="2D883E16" w14:textId="77777777" w:rsidR="00980D3B" w:rsidRDefault="00980D3B">
      <w:pPr>
        <w:pStyle w:val="Note"/>
      </w:pPr>
      <w:r>
        <w:rPr>
          <w:rStyle w:val="Strong"/>
        </w:rPr>
        <w:t>Maximum Length:</w:t>
      </w:r>
      <w:r>
        <w:t xml:space="preserve"> 3002</w:t>
      </w:r>
    </w:p>
    <w:p w14:paraId="5EC29607" w14:textId="77777777" w:rsidR="00980D3B" w:rsidRDefault="00980D3B"/>
    <w:p w14:paraId="6A0261AF" w14:textId="77777777" w:rsidR="00980D3B" w:rsidRDefault="00980D3B">
      <w:pPr>
        <w:pStyle w:val="Note"/>
      </w:pPr>
      <w:r>
        <w:rPr>
          <w:rStyle w:val="Strong"/>
        </w:rPr>
        <w:t>Note:</w:t>
      </w:r>
      <w:r>
        <w:tab/>
        <w:t>Replaces CN data type as of v 2.3.</w:t>
      </w:r>
    </w:p>
    <w:p w14:paraId="786A59ED" w14:textId="77777777" w:rsidR="00980D3B" w:rsidRDefault="00980D3B">
      <w:pPr>
        <w:pStyle w:val="NormalIndented"/>
      </w:pPr>
      <w:r>
        <w:t>This data type is used extensively appearing in the PV1, ORC, RXO, RXE, OBR and SCH segments, as well as others, where there is a need to specify the ID number and name of a person.</w:t>
      </w:r>
    </w:p>
    <w:p w14:paraId="2308D3C2" w14:textId="77777777" w:rsidR="00980D3B" w:rsidRDefault="00980D3B">
      <w:pPr>
        <w:pStyle w:val="NormalIndented"/>
        <w:keepNext/>
      </w:pPr>
      <w:r>
        <w:t>Example without assigning authority and assigning facility:</w:t>
      </w:r>
    </w:p>
    <w:p w14:paraId="24B07A4B" w14:textId="77777777" w:rsidR="00980D3B" w:rsidRDefault="00980D3B">
      <w:pPr>
        <w:pStyle w:val="Example"/>
        <w:rPr>
          <w:noProof w:val="0"/>
        </w:rPr>
      </w:pPr>
      <w:r>
        <w:rPr>
          <w:noProof w:val="0"/>
        </w:rPr>
        <w:t>|1234567^Smith^John^J^III^DR^PHD^ADT01^^L^4^M11^MR|</w:t>
      </w:r>
    </w:p>
    <w:p w14:paraId="2150474B" w14:textId="77777777" w:rsidR="00980D3B" w:rsidRDefault="00980D3B">
      <w:pPr>
        <w:pStyle w:val="NormalIndented"/>
        <w:keepNext/>
        <w:rPr>
          <w:snapToGrid w:val="0"/>
        </w:rPr>
      </w:pPr>
      <w:r>
        <w:rPr>
          <w:snapToGrid w:val="0"/>
        </w:rPr>
        <w:t>Exa</w:t>
      </w:r>
      <w:r>
        <w:t>m</w:t>
      </w:r>
      <w:r>
        <w:rPr>
          <w:snapToGrid w:val="0"/>
        </w:rPr>
        <w:t>ples with assigning authority and assigning facility:</w:t>
      </w:r>
    </w:p>
    <w:p w14:paraId="1FCBDCFE" w14:textId="77777777" w:rsidR="00980D3B" w:rsidRDefault="00980D3B">
      <w:pPr>
        <w:pStyle w:val="NormalIndented"/>
        <w:keepNext/>
        <w:rPr>
          <w:snapToGrid w:val="0"/>
        </w:rPr>
      </w:pPr>
      <w:r>
        <w:rPr>
          <w:snapToGrid w:val="0"/>
        </w:rPr>
        <w:t>Dr. Samuel Semmelweiss's provider ID was assigned by the Provider Master and was first issued at Fairview Hospital within the University Hospitals System. Since IS table values (first component of the HD) were not used for assigning authority and assigning facility, components 2 and 3 of the HD data type are populated and demoted to sub-components as follows:</w:t>
      </w:r>
    </w:p>
    <w:p w14:paraId="6AE9C075" w14:textId="77777777" w:rsidR="00980D3B" w:rsidRDefault="00980D3B">
      <w:pPr>
        <w:pStyle w:val="Example"/>
        <w:rPr>
          <w:noProof w:val="0"/>
        </w:rPr>
      </w:pPr>
      <w:r>
        <w:rPr>
          <w:noProof w:val="0"/>
        </w:rPr>
        <w:t>12188^Semmelweiss^Samuel^S^IV^Dr^MD^^&amp;Provider Master.University Hosp</w:t>
      </w:r>
      <w:r>
        <w:rPr>
          <w:noProof w:val="0"/>
        </w:rPr>
        <w:t>i</w:t>
      </w:r>
      <w:r>
        <w:rPr>
          <w:noProof w:val="0"/>
        </w:rPr>
        <w:t>tals&amp;L^L^9^M10^DN^&amp;Fairview Hosp</w:t>
      </w:r>
      <w:r>
        <w:rPr>
          <w:noProof w:val="0"/>
        </w:rPr>
        <w:t>i</w:t>
      </w:r>
      <w:r>
        <w:rPr>
          <w:noProof w:val="0"/>
        </w:rPr>
        <w:t>tal.University Hospitals&amp;L^A</w:t>
      </w:r>
    </w:p>
    <w:p w14:paraId="24892D96" w14:textId="77777777" w:rsidR="00980D3B" w:rsidRDefault="00980D3B">
      <w:pPr>
        <w:pStyle w:val="NormalIndented"/>
        <w:keepNext/>
        <w:rPr>
          <w:snapToGrid w:val="0"/>
        </w:rPr>
      </w:pPr>
      <w:r>
        <w:rPr>
          <w:snapToGrid w:val="0"/>
        </w:rPr>
        <w:t>Ludwig van Beethoven's medical record number was assigned by the Master Patient Index and was first i</w:t>
      </w:r>
      <w:r>
        <w:rPr>
          <w:snapToGrid w:val="0"/>
        </w:rPr>
        <w:t>s</w:t>
      </w:r>
      <w:r>
        <w:rPr>
          <w:snapToGrid w:val="0"/>
        </w:rPr>
        <w:t>sued at Fairview Hospital within the University Hosp</w:t>
      </w:r>
      <w:r>
        <w:rPr>
          <w:snapToGrid w:val="0"/>
        </w:rPr>
        <w:t>i</w:t>
      </w:r>
      <w:r>
        <w:rPr>
          <w:snapToGrid w:val="0"/>
        </w:rPr>
        <w:t>tals System.</w:t>
      </w:r>
    </w:p>
    <w:p w14:paraId="3DA68851" w14:textId="77777777" w:rsidR="00980D3B" w:rsidRDefault="00980D3B">
      <w:pPr>
        <w:pStyle w:val="Example"/>
        <w:rPr>
          <w:noProof w:val="0"/>
        </w:rPr>
      </w:pPr>
      <w:r>
        <w:rPr>
          <w:noProof w:val="0"/>
        </w:rPr>
        <w:t>10535^van Beethoven&amp;van^Ludwig^A^III^Dr^PHD^^&amp;MPI.University Hosp</w:t>
      </w:r>
      <w:r>
        <w:rPr>
          <w:noProof w:val="0"/>
        </w:rPr>
        <w:t>i</w:t>
      </w:r>
      <w:r>
        <w:rPr>
          <w:noProof w:val="0"/>
        </w:rPr>
        <w:t>tals&amp;L^L^3^M10^MR^&amp;Fairview Hosp</w:t>
      </w:r>
      <w:r>
        <w:rPr>
          <w:noProof w:val="0"/>
        </w:rPr>
        <w:t>i</w:t>
      </w:r>
      <w:r>
        <w:rPr>
          <w:noProof w:val="0"/>
        </w:rPr>
        <w:t>tal.University Hospitals&amp;L^A</w:t>
      </w:r>
    </w:p>
    <w:p w14:paraId="38C86770" w14:textId="77777777" w:rsidR="00980D3B" w:rsidRDefault="00980D3B">
      <w:pPr>
        <w:pStyle w:val="Heading4"/>
        <w:rPr>
          <w:vanish/>
        </w:rPr>
      </w:pPr>
      <w:r>
        <w:rPr>
          <w:vanish/>
        </w:rPr>
        <w:t>hiddentext</w:t>
      </w:r>
    </w:p>
    <w:p w14:paraId="7B350F9F" w14:textId="77777777" w:rsidR="00980D3B" w:rsidRDefault="00980D3B">
      <w:pPr>
        <w:pStyle w:val="Heading4"/>
      </w:pPr>
      <w:bookmarkStart w:id="2072" w:name="_Toc498146096"/>
      <w:bookmarkStart w:id="2073" w:name="_Toc527864665"/>
      <w:bookmarkStart w:id="2074" w:name="_Toc527866137"/>
      <w:r>
        <w:t>ID number (ST)</w:t>
      </w:r>
      <w:bookmarkEnd w:id="2072"/>
      <w:bookmarkEnd w:id="2073"/>
      <w:bookmarkEnd w:id="2074"/>
    </w:p>
    <w:p w14:paraId="3DA54218" w14:textId="77777777" w:rsidR="00980D3B" w:rsidRDefault="00980D3B">
      <w:pPr>
        <w:pStyle w:val="NormalIndented"/>
      </w:pPr>
      <w:r>
        <w:t>This string refers to the coded ID according to a user-defined table, defined by the 9</w:t>
      </w:r>
      <w:r>
        <w:rPr>
          <w:vertAlign w:val="superscript"/>
        </w:rPr>
        <w:t>th</w:t>
      </w:r>
      <w:r>
        <w:t xml:space="preserve"> component. If the first component is present, either the source table or the assigning authority must be valued.</w:t>
      </w:r>
    </w:p>
    <w:p w14:paraId="07E56BF6" w14:textId="77777777" w:rsidR="00980D3B" w:rsidRDefault="00980D3B">
      <w:pPr>
        <w:pStyle w:val="Heading4"/>
      </w:pPr>
      <w:bookmarkStart w:id="2075" w:name="_Toc498146097"/>
      <w:bookmarkStart w:id="2076" w:name="_Toc527864666"/>
      <w:bookmarkStart w:id="2077" w:name="_Toc527866138"/>
      <w:r>
        <w:lastRenderedPageBreak/>
        <w:t>Family Name (FN)</w:t>
      </w:r>
      <w:bookmarkEnd w:id="2075"/>
      <w:bookmarkEnd w:id="2076"/>
      <w:bookmarkEnd w:id="2077"/>
      <w:r>
        <w:t xml:space="preserve"> </w:t>
      </w:r>
    </w:p>
    <w:p w14:paraId="076B7CA9" w14:textId="77777777" w:rsidR="00980D3B" w:rsidRDefault="00980D3B">
      <w:pPr>
        <w:pStyle w:val="NormalIndented"/>
      </w:pPr>
      <w:r>
        <w:t xml:space="preserve">This component allows full specification of the surname of a person. Where appropriate, it differentiates the person's own surname from that of the person's partner or spouse, in cases where the person's name may contain elements from either name. It also permits messages to distinguish the surname prefix (such as "van" or "de") from the surname root. See section </w:t>
      </w:r>
      <w:r>
        <w:rPr>
          <w:rStyle w:val="HyperlinkText"/>
        </w:rPr>
        <w:fldChar w:fldCharType="begin"/>
      </w:r>
      <w:r>
        <w:rPr>
          <w:rStyle w:val="HyperlinkText"/>
        </w:rPr>
        <w:instrText xml:space="preserve"> REF _Ref484942591 \r \h </w:instrText>
      </w:r>
      <w:r>
        <w:rPr>
          <w:rStyle w:val="HyperlinkText"/>
        </w:rPr>
      </w:r>
      <w:r>
        <w:rPr>
          <w:rStyle w:val="HyperlinkText"/>
        </w:rPr>
        <w:instrText xml:space="preserve"> \* MERGEFORMAT </w:instrText>
      </w:r>
      <w:r>
        <w:rPr>
          <w:rStyle w:val="HyperlinkText"/>
        </w:rPr>
        <w:fldChar w:fldCharType="separate"/>
      </w:r>
      <w:r>
        <w:rPr>
          <w:rStyle w:val="HyperlinkText"/>
        </w:rPr>
        <w:t>2.A.30</w:t>
      </w:r>
      <w:r>
        <w:rPr>
          <w:rStyle w:val="HyperlinkText"/>
        </w:rPr>
        <w:fldChar w:fldCharType="end"/>
      </w:r>
      <w:r>
        <w:t xml:space="preserve">, " </w:t>
      </w:r>
      <w:r>
        <w:rPr>
          <w:rStyle w:val="HyperlinkText"/>
        </w:rPr>
        <w:fldChar w:fldCharType="begin"/>
      </w:r>
      <w:r>
        <w:rPr>
          <w:rStyle w:val="HyperlinkText"/>
        </w:rPr>
        <w:instrText xml:space="preserve"> REF _Ref484942591 \h </w:instrText>
      </w:r>
      <w:r>
        <w:rPr>
          <w:rStyle w:val="HyperlinkText"/>
        </w:rPr>
      </w:r>
      <w:r>
        <w:rPr>
          <w:rStyle w:val="HyperlinkText"/>
        </w:rPr>
        <w:instrText xml:space="preserve"> \* MERGEFORMAT </w:instrText>
      </w:r>
      <w:r>
        <w:rPr>
          <w:rStyle w:val="HyperlinkText"/>
        </w:rPr>
        <w:fldChar w:fldCharType="separate"/>
      </w:r>
      <w:r>
        <w:rPr>
          <w:rStyle w:val="HyperlinkText"/>
        </w:rPr>
        <w:t>FN - family name</w:t>
      </w:r>
      <w:r>
        <w:rPr>
          <w:rStyle w:val="HyperlinkText"/>
        </w:rPr>
        <w:fldChar w:fldCharType="end"/>
      </w:r>
      <w:r>
        <w:t>".</w:t>
      </w:r>
    </w:p>
    <w:p w14:paraId="419A0D07" w14:textId="77777777" w:rsidR="00980D3B" w:rsidRDefault="00980D3B">
      <w:pPr>
        <w:pStyle w:val="Heading4"/>
      </w:pPr>
      <w:bookmarkStart w:id="2078" w:name="_Toc498146098"/>
      <w:bookmarkStart w:id="2079" w:name="_Toc527864667"/>
      <w:bookmarkStart w:id="2080" w:name="_Toc527866139"/>
      <w:r>
        <w:t>Given Name (ST)</w:t>
      </w:r>
      <w:bookmarkEnd w:id="2078"/>
      <w:bookmarkEnd w:id="2079"/>
      <w:bookmarkEnd w:id="2080"/>
    </w:p>
    <w:p w14:paraId="4DF290C5" w14:textId="77777777" w:rsidR="00980D3B" w:rsidRDefault="00980D3B">
      <w:pPr>
        <w:pStyle w:val="NormalIndented"/>
      </w:pPr>
      <w:r>
        <w:t>First name.</w:t>
      </w:r>
    </w:p>
    <w:p w14:paraId="6DA8BD7D" w14:textId="77777777" w:rsidR="00980D3B" w:rsidRDefault="00980D3B">
      <w:pPr>
        <w:pStyle w:val="Heading4"/>
      </w:pPr>
      <w:bookmarkStart w:id="2081" w:name="_Toc498146099"/>
      <w:bookmarkStart w:id="2082" w:name="_Toc527864668"/>
      <w:bookmarkStart w:id="2083" w:name="_Toc527866140"/>
      <w:r>
        <w:t>Second and Further Given Names or Initials Thereof  (ST)</w:t>
      </w:r>
      <w:bookmarkEnd w:id="2081"/>
      <w:bookmarkEnd w:id="2082"/>
      <w:bookmarkEnd w:id="2083"/>
      <w:r>
        <w:t xml:space="preserve"> </w:t>
      </w:r>
    </w:p>
    <w:p w14:paraId="7D7A6223" w14:textId="77777777" w:rsidR="00980D3B" w:rsidRDefault="00980D3B">
      <w:pPr>
        <w:pStyle w:val="NormalIndented"/>
      </w:pPr>
      <w:r>
        <w:t>Multiple middle names may be included by separating them with spaces.</w:t>
      </w:r>
    </w:p>
    <w:p w14:paraId="5B13D120" w14:textId="77777777" w:rsidR="00980D3B" w:rsidRDefault="00980D3B">
      <w:pPr>
        <w:pStyle w:val="Heading4"/>
      </w:pPr>
      <w:bookmarkStart w:id="2084" w:name="_Toc498146100"/>
      <w:bookmarkStart w:id="2085" w:name="_Toc527864669"/>
      <w:bookmarkStart w:id="2086" w:name="_Toc527866141"/>
      <w:r>
        <w:t>Suffix (ST)</w:t>
      </w:r>
      <w:bookmarkEnd w:id="2084"/>
      <w:bookmarkEnd w:id="2085"/>
      <w:bookmarkEnd w:id="2086"/>
    </w:p>
    <w:p w14:paraId="224A8E92" w14:textId="77777777" w:rsidR="00980D3B" w:rsidRDefault="00980D3B">
      <w:pPr>
        <w:pStyle w:val="NormalIndented"/>
      </w:pPr>
      <w:r>
        <w:t>Used to specify a name suffix (e.g., Jr. or III).</w:t>
      </w:r>
    </w:p>
    <w:p w14:paraId="214C37A1" w14:textId="77777777" w:rsidR="00980D3B" w:rsidRDefault="00980D3B">
      <w:pPr>
        <w:pStyle w:val="Heading4"/>
      </w:pPr>
      <w:bookmarkStart w:id="2087" w:name="_Toc498146101"/>
      <w:bookmarkStart w:id="2088" w:name="_Toc527864670"/>
      <w:bookmarkStart w:id="2089" w:name="_Toc527866142"/>
      <w:r>
        <w:t>Prefix (ST)</w:t>
      </w:r>
      <w:bookmarkEnd w:id="2087"/>
      <w:bookmarkEnd w:id="2088"/>
      <w:bookmarkEnd w:id="2089"/>
      <w:r>
        <w:t xml:space="preserve"> </w:t>
      </w:r>
    </w:p>
    <w:p w14:paraId="03FEE4FF" w14:textId="77777777" w:rsidR="00980D3B" w:rsidRDefault="00980D3B">
      <w:pPr>
        <w:pStyle w:val="NormalIndented"/>
      </w:pPr>
      <w:r>
        <w:t>Used to specify a name prefix (e.g., Dr.).</w:t>
      </w:r>
    </w:p>
    <w:p w14:paraId="64A3C561" w14:textId="77777777" w:rsidR="00980D3B" w:rsidRDefault="00980D3B">
      <w:pPr>
        <w:pStyle w:val="Heading4"/>
      </w:pPr>
      <w:bookmarkStart w:id="2090" w:name="_Toc498146102"/>
      <w:bookmarkStart w:id="2091" w:name="_Toc527864671"/>
      <w:bookmarkStart w:id="2092" w:name="_Toc527866143"/>
      <w:r>
        <w:t>Degree (IS)</w:t>
      </w:r>
      <w:bookmarkEnd w:id="2090"/>
      <w:bookmarkEnd w:id="2091"/>
      <w:bookmarkEnd w:id="2092"/>
      <w:r>
        <w:t xml:space="preserve"> </w:t>
      </w:r>
    </w:p>
    <w:p w14:paraId="79D803A9" w14:textId="77777777" w:rsidR="00980D3B" w:rsidRDefault="00980D3B">
      <w:pPr>
        <w:pStyle w:val="NormalIndented"/>
      </w:pPr>
      <w:r>
        <w:t>Retained for backward compatibility only as of v 2.5. See Professional Suffix comp</w:t>
      </w:r>
      <w:r>
        <w:t>o</w:t>
      </w:r>
      <w:r>
        <w:t xml:space="preserve">nent. </w:t>
      </w:r>
    </w:p>
    <w:p w14:paraId="6F115A09" w14:textId="77777777" w:rsidR="00980D3B" w:rsidRDefault="00980D3B">
      <w:pPr>
        <w:pStyle w:val="NormalIndented"/>
      </w:pPr>
      <w:r>
        <w:t xml:space="preserve">Used to specify an educational degree (e.g., MD). Refer to </w:t>
      </w:r>
      <w:hyperlink w:anchor="HL70360" w:history="1">
        <w:r>
          <w:rPr>
            <w:rStyle w:val="HyperlinkText"/>
          </w:rPr>
          <w:t>User-defined Table 0</w:t>
        </w:r>
        <w:bookmarkStart w:id="2093" w:name="_Hlt478371707"/>
        <w:r>
          <w:rPr>
            <w:rStyle w:val="HyperlinkText"/>
          </w:rPr>
          <w:t>3</w:t>
        </w:r>
        <w:bookmarkEnd w:id="2093"/>
        <w:r>
          <w:rPr>
            <w:rStyle w:val="HyperlinkText"/>
          </w:rPr>
          <w:t>60 – Degree</w:t>
        </w:r>
      </w:hyperlink>
      <w:r>
        <w:t xml:space="preserve"> for su</w:t>
      </w:r>
      <w:r>
        <w:t>g</w:t>
      </w:r>
      <w:r>
        <w:t>gested values.</w:t>
      </w:r>
    </w:p>
    <w:p w14:paraId="07B7FDFD" w14:textId="77777777" w:rsidR="00980D3B" w:rsidRDefault="00980D3B">
      <w:pPr>
        <w:pStyle w:val="Heading4"/>
      </w:pPr>
      <w:bookmarkStart w:id="2094" w:name="_Toc498146103"/>
      <w:bookmarkStart w:id="2095" w:name="_Toc527864672"/>
      <w:bookmarkStart w:id="2096" w:name="_Toc527866144"/>
      <w:r>
        <w:t>Source Table (IS)</w:t>
      </w:r>
      <w:bookmarkEnd w:id="2094"/>
      <w:bookmarkEnd w:id="2095"/>
      <w:bookmarkEnd w:id="2096"/>
    </w:p>
    <w:p w14:paraId="389789FC" w14:textId="77777777" w:rsidR="00980D3B" w:rsidRDefault="00980D3B">
      <w:pPr>
        <w:pStyle w:val="NormalIndented"/>
      </w:pPr>
      <w:hyperlink w:anchor="HL70297" w:history="1">
        <w:r>
          <w:rPr>
            <w:rStyle w:val="HyperlinkText"/>
          </w:rPr>
          <w:t>User-de</w:t>
        </w:r>
        <w:bookmarkStart w:id="2097" w:name="_Hlt48568"/>
        <w:r>
          <w:rPr>
            <w:rStyle w:val="HyperlinkText"/>
          </w:rPr>
          <w:t>f</w:t>
        </w:r>
        <w:bookmarkEnd w:id="2097"/>
        <w:r>
          <w:rPr>
            <w:rStyle w:val="HyperlinkText"/>
          </w:rPr>
          <w:t>ined Table 0297 – CN ID</w:t>
        </w:r>
      </w:hyperlink>
      <w:r>
        <w:t xml:space="preserve"> source is used as the HL7 identifier for the user-defined table of values for this component. Used to delineate the first co</w:t>
      </w:r>
      <w:r>
        <w:t>m</w:t>
      </w:r>
      <w:r>
        <w:t>ponent.</w:t>
      </w:r>
    </w:p>
    <w:p w14:paraId="28954F6E" w14:textId="77777777" w:rsidR="00980D3B" w:rsidRDefault="00980D3B">
      <w:pPr>
        <w:pStyle w:val="Heading4"/>
      </w:pPr>
      <w:bookmarkStart w:id="2098" w:name="_Toc498146104"/>
      <w:bookmarkStart w:id="2099" w:name="_Toc527864673"/>
      <w:bookmarkStart w:id="2100" w:name="_Toc527866145"/>
      <w:r>
        <w:t>Assigning Authority (HD)</w:t>
      </w:r>
      <w:bookmarkEnd w:id="2098"/>
      <w:bookmarkEnd w:id="2099"/>
      <w:bookmarkEnd w:id="2100"/>
    </w:p>
    <w:p w14:paraId="0315025C" w14:textId="77777777" w:rsidR="00980D3B" w:rsidRDefault="00980D3B">
      <w:pPr>
        <w:pStyle w:val="NormalIndented"/>
      </w:pPr>
      <w:r>
        <w:t xml:space="preserve">The assigning authority is a unique identifier of the system (or organization or agency of department) that creates the data. </w:t>
      </w:r>
      <w:hyperlink w:anchor="HL70363" w:history="1">
        <w:r>
          <w:rPr>
            <w:rStyle w:val="HyperlinkText"/>
          </w:rPr>
          <w:t>User-defined Table 0363 – Assig</w:t>
        </w:r>
        <w:bookmarkStart w:id="2101" w:name="_Hlt478371768"/>
        <w:r>
          <w:rPr>
            <w:rStyle w:val="HyperlinkText"/>
          </w:rPr>
          <w:t>n</w:t>
        </w:r>
        <w:bookmarkEnd w:id="2101"/>
        <w:r>
          <w:rPr>
            <w:rStyle w:val="HyperlinkText"/>
          </w:rPr>
          <w:t>ing authority</w:t>
        </w:r>
      </w:hyperlink>
      <w:r>
        <w:t xml:space="preserve"> is used as the HL7 identifier for the user-defined table of values for the first sub-component of the HD component, &lt;nam</w:t>
      </w:r>
      <w:r>
        <w:t>e</w:t>
      </w:r>
      <w:r>
        <w:t>space ID&gt;.</w:t>
      </w:r>
    </w:p>
    <w:p w14:paraId="58083D44" w14:textId="77777777" w:rsidR="00980D3B" w:rsidRDefault="00980D3B">
      <w:pPr>
        <w:pStyle w:val="Note"/>
      </w:pPr>
      <w:r>
        <w:rPr>
          <w:rStyle w:val="Strong"/>
        </w:rPr>
        <w:t>Note:</w:t>
      </w:r>
      <w:r>
        <w:t xml:space="preserve"> When the HD data type is used in a given segment as a component of a field of another data type, </w:t>
      </w:r>
      <w:hyperlink w:anchor="HL70300" w:history="1">
        <w:r>
          <w:rPr>
            <w:rStyle w:val="HyperlinkText"/>
          </w:rPr>
          <w:t>User-defined Table 0300 - Namespa</w:t>
        </w:r>
        <w:bookmarkStart w:id="2102" w:name="_Hlt478371778"/>
        <w:r>
          <w:rPr>
            <w:rStyle w:val="HyperlinkText"/>
          </w:rPr>
          <w:t>c</w:t>
        </w:r>
        <w:bookmarkEnd w:id="2102"/>
        <w:r>
          <w:rPr>
            <w:rStyle w:val="HyperlinkText"/>
          </w:rPr>
          <w:t>e I</w:t>
        </w:r>
        <w:bookmarkStart w:id="2103" w:name="_Hlt465495218"/>
        <w:r>
          <w:rPr>
            <w:rStyle w:val="HyperlinkText"/>
          </w:rPr>
          <w:t>D</w:t>
        </w:r>
        <w:bookmarkEnd w:id="2103"/>
      </w:hyperlink>
      <w:r>
        <w:t xml:space="preserve"> (referenced by the first sub-component of the HD component) may be re-defined (given a different user-defined table number and name) by the technical committee responsible for that segment.</w:t>
      </w:r>
    </w:p>
    <w:p w14:paraId="4F233C3C" w14:textId="77777777" w:rsidR="00980D3B" w:rsidRDefault="00980D3B">
      <w:pPr>
        <w:pStyle w:val="Note"/>
      </w:pPr>
      <w:r>
        <w:t xml:space="preserve">By site agreement, implementers may continue to use </w:t>
      </w:r>
      <w:hyperlink w:anchor="HL70300" w:history="1">
        <w:r>
          <w:rPr>
            <w:rStyle w:val="HyperlinkText"/>
          </w:rPr>
          <w:t>User-defined Table 0300 – Namespace ID</w:t>
        </w:r>
      </w:hyperlink>
      <w:r>
        <w:t xml:space="preserve"> for the first sub-component.</w:t>
      </w:r>
    </w:p>
    <w:p w14:paraId="15CAB52C" w14:textId="77777777" w:rsidR="00980D3B" w:rsidRDefault="00980D3B">
      <w:pPr>
        <w:pStyle w:val="Heading4"/>
      </w:pPr>
      <w:bookmarkStart w:id="2104" w:name="_Toc498146105"/>
      <w:bookmarkStart w:id="2105" w:name="_Toc527864674"/>
      <w:bookmarkStart w:id="2106" w:name="_Toc527866146"/>
      <w:r>
        <w:t>Name Type Code (ID)</w:t>
      </w:r>
      <w:bookmarkEnd w:id="2104"/>
      <w:bookmarkEnd w:id="2105"/>
      <w:bookmarkEnd w:id="2106"/>
    </w:p>
    <w:p w14:paraId="1C9517A0" w14:textId="77777777" w:rsidR="00980D3B" w:rsidRDefault="00980D3B">
      <w:pPr>
        <w:pStyle w:val="NormalIndented"/>
      </w:pPr>
      <w:r>
        <w:t xml:space="preserve">A code that represents the type of name. Refer to </w:t>
      </w:r>
      <w:hyperlink w:anchor="HL70200" w:history="1">
        <w:r>
          <w:rPr>
            <w:rStyle w:val="HyperlinkText"/>
          </w:rPr>
          <w:t>HL7 Table 0200 - Nam</w:t>
        </w:r>
        <w:bookmarkStart w:id="2107" w:name="_Hlt478371793"/>
        <w:r>
          <w:rPr>
            <w:rStyle w:val="HyperlinkText"/>
          </w:rPr>
          <w:t>e</w:t>
        </w:r>
        <w:bookmarkEnd w:id="2107"/>
        <w:r>
          <w:rPr>
            <w:rStyle w:val="HyperlinkText"/>
          </w:rPr>
          <w:t xml:space="preserve"> type</w:t>
        </w:r>
      </w:hyperlink>
      <w:r>
        <w:t xml:space="preserve"> for valid values. See Se</w:t>
      </w:r>
      <w:r>
        <w:t>c</w:t>
      </w:r>
      <w:r>
        <w:t xml:space="preserve">tion </w:t>
      </w:r>
      <w:r>
        <w:rPr>
          <w:rStyle w:val="HyperlinkText"/>
        </w:rPr>
        <w:fldChar w:fldCharType="begin"/>
      </w:r>
      <w:r>
        <w:rPr>
          <w:rStyle w:val="HyperlinkText"/>
        </w:rPr>
        <w:instrText xml:space="preserve"> REF _Ref495284619 \w \h </w:instrText>
      </w:r>
      <w:r>
        <w:rPr>
          <w:rStyle w:val="HyperlinkText"/>
        </w:rPr>
      </w:r>
      <w:r>
        <w:rPr>
          <w:rStyle w:val="HyperlinkText"/>
        </w:rPr>
        <w:instrText xml:space="preserve"> \* MERGEFORMAT </w:instrText>
      </w:r>
      <w:r>
        <w:rPr>
          <w:rStyle w:val="HyperlinkText"/>
        </w:rPr>
        <w:fldChar w:fldCharType="separate"/>
      </w:r>
      <w:r>
        <w:rPr>
          <w:rStyle w:val="HyperlinkText"/>
        </w:rPr>
        <w:t>2.A.88.7</w:t>
      </w:r>
      <w:r>
        <w:rPr>
          <w:rStyle w:val="HyperlinkText"/>
        </w:rPr>
        <w:fldChar w:fldCharType="end"/>
      </w:r>
      <w:r>
        <w:t>, "</w:t>
      </w:r>
      <w:r>
        <w:rPr>
          <w:rStyle w:val="HyperlinkText"/>
        </w:rPr>
        <w:fldChar w:fldCharType="begin"/>
      </w:r>
      <w:r>
        <w:rPr>
          <w:rStyle w:val="HyperlinkText"/>
        </w:rPr>
        <w:instrText xml:space="preserve"> REF _Ref495284623 \h </w:instrText>
      </w:r>
      <w:r>
        <w:rPr>
          <w:rStyle w:val="HyperlinkText"/>
        </w:rPr>
      </w:r>
      <w:r>
        <w:rPr>
          <w:rStyle w:val="HyperlinkText"/>
        </w:rPr>
        <w:instrText xml:space="preserve"> \* MERGEFORMAT </w:instrText>
      </w:r>
      <w:r>
        <w:rPr>
          <w:rStyle w:val="HyperlinkText"/>
        </w:rPr>
        <w:fldChar w:fldCharType="separate"/>
      </w:r>
      <w:r>
        <w:rPr>
          <w:rStyle w:val="HyperlinkText"/>
        </w:rPr>
        <w:t>Name Type Code (ID)</w:t>
      </w:r>
      <w:r>
        <w:rPr>
          <w:rStyle w:val="HyperlinkText"/>
        </w:rPr>
        <w:fldChar w:fldCharType="end"/>
      </w:r>
      <w:r>
        <w:t>".</w:t>
      </w:r>
    </w:p>
    <w:p w14:paraId="1EB82946" w14:textId="77777777" w:rsidR="00980D3B" w:rsidRDefault="00980D3B">
      <w:pPr>
        <w:pStyle w:val="Heading4"/>
      </w:pPr>
      <w:bookmarkStart w:id="2108" w:name="_Toc498146106"/>
      <w:bookmarkStart w:id="2109" w:name="_Toc527864675"/>
      <w:bookmarkStart w:id="2110" w:name="_Toc527866147"/>
      <w:r>
        <w:t>Identifier Check Digit (ST)</w:t>
      </w:r>
      <w:bookmarkEnd w:id="2108"/>
      <w:bookmarkEnd w:id="2109"/>
      <w:bookmarkEnd w:id="2110"/>
    </w:p>
    <w:p w14:paraId="1A14153C" w14:textId="77777777" w:rsidR="00980D3B" w:rsidRDefault="00980D3B">
      <w:pPr>
        <w:pStyle w:val="NormalIndented"/>
      </w:pPr>
      <w:r>
        <w:t>The check digit in this data type is not an add-on produced by the message processor. It is the check digit that is part of the identifying number used in the sending application. If the sending application does not include a self-generated check digit in the identifying number, this component should be va</w:t>
      </w:r>
      <w:r>
        <w:t>l</w:t>
      </w:r>
      <w:r>
        <w:t>ued null.</w:t>
      </w:r>
    </w:p>
    <w:p w14:paraId="0F7F581F" w14:textId="77777777" w:rsidR="00980D3B" w:rsidRDefault="00980D3B">
      <w:pPr>
        <w:pStyle w:val="Heading4"/>
        <w:rPr>
          <w:lang w:val="de-DE"/>
        </w:rPr>
      </w:pPr>
      <w:bookmarkStart w:id="2111" w:name="_Toc498146107"/>
      <w:bookmarkStart w:id="2112" w:name="_Toc527864676"/>
      <w:bookmarkStart w:id="2113" w:name="_Toc527866148"/>
      <w:r>
        <w:rPr>
          <w:lang w:val="de-DE"/>
        </w:rPr>
        <w:lastRenderedPageBreak/>
        <w:t>Check Digit Scheme (ID)</w:t>
      </w:r>
      <w:bookmarkEnd w:id="2111"/>
      <w:bookmarkEnd w:id="2112"/>
      <w:bookmarkEnd w:id="2113"/>
    </w:p>
    <w:p w14:paraId="23644F04" w14:textId="77777777" w:rsidR="00980D3B" w:rsidRDefault="00980D3B">
      <w:pPr>
        <w:pStyle w:val="NormalIndented"/>
      </w:pPr>
      <w:r>
        <w:t>Definition: Contains the code identifying the check digit scheme employed.</w:t>
      </w:r>
    </w:p>
    <w:p w14:paraId="5A38174E" w14:textId="77777777" w:rsidR="00980D3B" w:rsidRDefault="00980D3B">
      <w:pPr>
        <w:pStyle w:val="NormalIndented"/>
      </w:pPr>
      <w:r>
        <w:t xml:space="preserve">Refer to </w:t>
      </w:r>
      <w:hyperlink w:anchor="HL70061" w:history="1">
        <w:r>
          <w:rPr>
            <w:rStyle w:val="HyperlinkText"/>
          </w:rPr>
          <w:t>HL7 T</w:t>
        </w:r>
        <w:bookmarkStart w:id="2114" w:name="_Hlt19778166"/>
        <w:r>
          <w:rPr>
            <w:rStyle w:val="HyperlinkText"/>
          </w:rPr>
          <w:t>a</w:t>
        </w:r>
        <w:bookmarkEnd w:id="2114"/>
        <w:r>
          <w:rPr>
            <w:rStyle w:val="HyperlinkText"/>
          </w:rPr>
          <w:t xml:space="preserve">ble 0061 - Check </w:t>
        </w:r>
        <w:bookmarkStart w:id="2115" w:name="_Hlt478371800"/>
        <w:r>
          <w:rPr>
            <w:rStyle w:val="HyperlinkText"/>
          </w:rPr>
          <w:t>d</w:t>
        </w:r>
        <w:bookmarkEnd w:id="2115"/>
        <w:r>
          <w:rPr>
            <w:rStyle w:val="HyperlinkText"/>
          </w:rPr>
          <w:t>igit scheme</w:t>
        </w:r>
      </w:hyperlink>
      <w:r>
        <w:t xml:space="preserve"> for valid values.</w:t>
      </w:r>
    </w:p>
    <w:p w14:paraId="34E2F6C9" w14:textId="77777777" w:rsidR="00980D3B" w:rsidRDefault="00980D3B">
      <w:pPr>
        <w:pStyle w:val="Heading4"/>
      </w:pPr>
      <w:bookmarkStart w:id="2116" w:name="_Toc498146108"/>
      <w:bookmarkStart w:id="2117" w:name="_Toc527864677"/>
      <w:bookmarkStart w:id="2118" w:name="_Toc527866149"/>
      <w:r>
        <w:t>Identifier Type Code (IS)</w:t>
      </w:r>
      <w:bookmarkEnd w:id="2116"/>
      <w:bookmarkEnd w:id="2117"/>
      <w:bookmarkEnd w:id="2118"/>
    </w:p>
    <w:p w14:paraId="022242A2" w14:textId="77777777" w:rsidR="00980D3B" w:rsidRDefault="00980D3B">
      <w:pPr>
        <w:pStyle w:val="NormalIndented"/>
      </w:pPr>
      <w:r>
        <w:t xml:space="preserve">A code corresponding to the type of identifier. In some cases, this code may be used as a qualifier to the &lt;assigning authority&gt; component. Refer to </w:t>
      </w:r>
      <w:bookmarkStart w:id="2119" w:name="_Hlt22363942"/>
      <w:r>
        <w:rPr>
          <w:rStyle w:val="HyperlinkText"/>
        </w:rPr>
        <w:fldChar w:fldCharType="begin"/>
      </w:r>
      <w:r>
        <w:rPr>
          <w:rStyle w:val="HyperlinkText"/>
        </w:rPr>
        <w:instrText>HYPERLINK  \l "HL70203"</w:instrText>
      </w:r>
      <w:r>
        <w:rPr>
          <w:rStyle w:val="HyperlinkText"/>
        </w:rPr>
      </w:r>
      <w:r>
        <w:rPr>
          <w:rStyle w:val="HyperlinkText"/>
        </w:rPr>
        <w:fldChar w:fldCharType="separate"/>
      </w:r>
      <w:r>
        <w:rPr>
          <w:rStyle w:val="HyperlinkText"/>
        </w:rPr>
        <w:t>HL7 Table 0203 - Identifier type</w:t>
      </w:r>
      <w:r>
        <w:rPr>
          <w:rStyle w:val="HyperlinkText"/>
        </w:rPr>
        <w:fldChar w:fldCharType="end"/>
      </w:r>
      <w:bookmarkEnd w:id="2119"/>
      <w:r>
        <w:t xml:space="preserve"> for suggested values.</w:t>
      </w:r>
    </w:p>
    <w:p w14:paraId="7762EA82" w14:textId="77777777" w:rsidR="00980D3B" w:rsidRDefault="00980D3B">
      <w:pPr>
        <w:pStyle w:val="Heading4"/>
      </w:pPr>
      <w:bookmarkStart w:id="2120" w:name="_Toc498146109"/>
      <w:bookmarkStart w:id="2121" w:name="_Toc527864678"/>
      <w:bookmarkStart w:id="2122" w:name="_Toc527866150"/>
      <w:r>
        <w:t>Assigning Facility (HD)</w:t>
      </w:r>
      <w:bookmarkEnd w:id="2120"/>
      <w:bookmarkEnd w:id="2121"/>
      <w:bookmarkEnd w:id="2122"/>
    </w:p>
    <w:p w14:paraId="28CB7D22" w14:textId="77777777" w:rsidR="00980D3B" w:rsidRDefault="00980D3B">
      <w:pPr>
        <w:pStyle w:val="NormalIndented"/>
      </w:pPr>
      <w:r>
        <w:t>The place or location identifier where the identifier was first assigned to the person. This component is not an inherent part of the identifier but rather part of the history of the identifier: as part of this data type, its existence is a convenience for certain inte</w:t>
      </w:r>
      <w:r>
        <w:t>r</w:t>
      </w:r>
      <w:r>
        <w:t>communicating systems.</w:t>
      </w:r>
    </w:p>
    <w:p w14:paraId="218C4E28" w14:textId="77777777" w:rsidR="00980D3B" w:rsidRDefault="00980D3B">
      <w:pPr>
        <w:pStyle w:val="Note"/>
      </w:pPr>
      <w:r>
        <w:rPr>
          <w:rStyle w:val="Strong"/>
        </w:rPr>
        <w:t>Note:</w:t>
      </w:r>
      <w:r>
        <w:t xml:space="preserve"> When the HD data type is used in a given segment as a component of a field of another data type, </w:t>
      </w:r>
      <w:hyperlink w:anchor="HL70300" w:history="1">
        <w:r>
          <w:rPr>
            <w:rStyle w:val="HyperlinkText"/>
          </w:rPr>
          <w:t>User-defined Table 0300 - Nam</w:t>
        </w:r>
        <w:bookmarkStart w:id="2123" w:name="_Hlt478371816"/>
        <w:r>
          <w:rPr>
            <w:rStyle w:val="HyperlinkText"/>
          </w:rPr>
          <w:t>e</w:t>
        </w:r>
        <w:bookmarkEnd w:id="2123"/>
        <w:r>
          <w:rPr>
            <w:rStyle w:val="HyperlinkText"/>
          </w:rPr>
          <w:t>space ID</w:t>
        </w:r>
      </w:hyperlink>
      <w:r>
        <w:t xml:space="preserve"> (referenced by the first sub-component of the HD component) may be re-defined (given a different user-defined table number and name) by the technical committee responsible for that segment.</w:t>
      </w:r>
    </w:p>
    <w:p w14:paraId="1E9F0EFA" w14:textId="77777777" w:rsidR="00980D3B" w:rsidRDefault="00980D3B">
      <w:pPr>
        <w:pStyle w:val="Heading4"/>
      </w:pPr>
      <w:bookmarkStart w:id="2124" w:name="_Toc498146110"/>
      <w:bookmarkStart w:id="2125" w:name="_Toc527864679"/>
      <w:bookmarkStart w:id="2126" w:name="_Toc527866151"/>
      <w:r>
        <w:t>Name Representation Code (ID)</w:t>
      </w:r>
      <w:bookmarkEnd w:id="2124"/>
      <w:bookmarkEnd w:id="2125"/>
      <w:bookmarkEnd w:id="2126"/>
    </w:p>
    <w:p w14:paraId="570E5A5F" w14:textId="77777777" w:rsidR="00980D3B" w:rsidRDefault="00980D3B">
      <w:pPr>
        <w:pStyle w:val="NormalIndented"/>
      </w:pPr>
      <w:r>
        <w:t>Different &lt;name/address types&gt; and representations of the same &lt;name/address&gt; should be described by repeating of this field, with different values of the &lt;name/address type&gt; and/or &lt;name/address represent</w:t>
      </w:r>
      <w:r>
        <w:t>a</w:t>
      </w:r>
      <w:r>
        <w:t>tion&gt; component.</w:t>
      </w:r>
    </w:p>
    <w:p w14:paraId="5CADC846" w14:textId="77777777" w:rsidR="00980D3B" w:rsidRDefault="00980D3B">
      <w:pPr>
        <w:pStyle w:val="Note"/>
      </w:pPr>
      <w:r>
        <w:rPr>
          <w:rStyle w:val="Strong"/>
        </w:rPr>
        <w:t>Note:</w:t>
      </w:r>
      <w:r>
        <w:t xml:space="preserve"> </w:t>
      </w:r>
      <w:r>
        <w:tab/>
        <w:t>This new component remains in “alphabetic” representation with each repetition of the field using these data types. I.e., even though the name may be represented in an ideographic character set, this component will remain represented in an alphabetic character set.</w:t>
      </w:r>
    </w:p>
    <w:p w14:paraId="11E91680" w14:textId="77777777" w:rsidR="00980D3B" w:rsidRDefault="00980D3B">
      <w:pPr>
        <w:pStyle w:val="NormalIndented"/>
      </w:pPr>
      <w:r>
        <w:t xml:space="preserve">Refer to </w:t>
      </w:r>
      <w:hyperlink w:anchor="HL70465" w:history="1">
        <w:r>
          <w:rPr>
            <w:rStyle w:val="HyperlinkText"/>
          </w:rPr>
          <w:t>HL7 Table 0465 – Name/address representation</w:t>
        </w:r>
      </w:hyperlink>
      <w:r>
        <w:t xml:space="preserve"> for valid values.</w:t>
      </w:r>
    </w:p>
    <w:p w14:paraId="3610E3A6" w14:textId="77777777" w:rsidR="00980D3B" w:rsidRDefault="00980D3B">
      <w:pPr>
        <w:pStyle w:val="NormalIndented"/>
      </w:pPr>
      <w:r>
        <w:t>In general this component provides an indication of the representation provided by the data item. It does not necessarily specify the character sets used. Thus, even though the representation might provide an ind</w:t>
      </w:r>
      <w:r>
        <w:t>i</w:t>
      </w:r>
      <w:r>
        <w:t>cation of what to expect, the sender is still free to encode the contents using whatever character set is d</w:t>
      </w:r>
      <w:r>
        <w:t>e</w:t>
      </w:r>
      <w:r>
        <w:t>sired. This component provides only hints for the receiver, so it can make choices regarding what it has been sent and what it is capable of di</w:t>
      </w:r>
      <w:r>
        <w:t>s</w:t>
      </w:r>
      <w:r>
        <w:t>playing.</w:t>
      </w:r>
    </w:p>
    <w:p w14:paraId="40FA2528" w14:textId="77777777" w:rsidR="00980D3B" w:rsidRDefault="00980D3B">
      <w:pPr>
        <w:pStyle w:val="Heading4"/>
        <w:rPr>
          <w:lang w:val="fr-FR"/>
        </w:rPr>
      </w:pPr>
      <w:bookmarkStart w:id="2127" w:name="_Toc498146111"/>
      <w:bookmarkStart w:id="2128" w:name="_Toc527864680"/>
      <w:bookmarkStart w:id="2129" w:name="_Toc527866152"/>
      <w:r>
        <w:rPr>
          <w:lang w:val="fr-FR"/>
        </w:rPr>
        <w:t>Name Context (CE)</w:t>
      </w:r>
      <w:bookmarkEnd w:id="2127"/>
      <w:bookmarkEnd w:id="2128"/>
      <w:bookmarkEnd w:id="2129"/>
    </w:p>
    <w:p w14:paraId="57703ECE" w14:textId="77777777" w:rsidR="00980D3B" w:rsidRDefault="00980D3B">
      <w:pPr>
        <w:pStyle w:val="NormalIndented"/>
      </w:pPr>
      <w:r>
        <w:t>This component is used to designate the context in which a name is used. The main use case is in Austr</w:t>
      </w:r>
      <w:r>
        <w:t>a</w:t>
      </w:r>
      <w:r>
        <w:t xml:space="preserve">lian healthcare for indigenous patients who prefer to use different names when attending different healthcare institutions. Another use case occurs in the US where health practitioners can be licensed under slightly different names and the reporting of the correct name is vital for administrative purposes. Refer to </w:t>
      </w:r>
      <w:hyperlink w:anchor="HL70448" w:history="1">
        <w:r>
          <w:rPr>
            <w:rStyle w:val="HyperlinkText"/>
          </w:rPr>
          <w:t>User-defined Table 0448 – Name context</w:t>
        </w:r>
      </w:hyperlink>
      <w:r>
        <w:t xml:space="preserve"> for suggested values.</w:t>
      </w:r>
    </w:p>
    <w:p w14:paraId="0826456C" w14:textId="77777777" w:rsidR="00980D3B" w:rsidRDefault="00980D3B">
      <w:pPr>
        <w:pStyle w:val="UserTableCaption"/>
      </w:pPr>
      <w:r>
        <w:t>User-defined Table 0448 – Name context</w:t>
      </w:r>
      <w:r>
        <w:fldChar w:fldCharType="begin"/>
      </w:r>
      <w:r>
        <w:instrText xml:space="preserve"> XE "User-defined table 0448 – Name context"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ayout w:type="fixed"/>
        <w:tblLook w:val="0000" w:firstRow="0" w:lastRow="0" w:firstColumn="0" w:lastColumn="0" w:noHBand="0" w:noVBand="0"/>
      </w:tblPr>
      <w:tblGrid>
        <w:gridCol w:w="1440"/>
        <w:gridCol w:w="3600"/>
        <w:gridCol w:w="2160"/>
      </w:tblGrid>
      <w:tr w:rsidR="00980D3B" w14:paraId="6370CC25"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3F41F8E1" w14:textId="77777777" w:rsidR="00980D3B" w:rsidRDefault="00980D3B">
            <w:pPr>
              <w:pStyle w:val="UserTableHeader"/>
              <w:jc w:val="center"/>
              <w:rPr>
                <w:lang w:val="fr-FR"/>
              </w:rPr>
            </w:pPr>
            <w:r>
              <w:rPr>
                <w:lang w:val="fr-FR"/>
              </w:rPr>
              <w:t>Value</w:t>
            </w:r>
          </w:p>
        </w:tc>
        <w:tc>
          <w:tcPr>
            <w:tcW w:w="3600" w:type="dxa"/>
            <w:tcBorders>
              <w:top w:val="single" w:sz="12" w:space="0" w:color="auto"/>
              <w:bottom w:val="single" w:sz="6" w:space="0" w:color="auto"/>
            </w:tcBorders>
            <w:shd w:val="pct10" w:color="auto" w:fill="FFFFFF"/>
          </w:tcPr>
          <w:p w14:paraId="60F5B5DD"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4D4ECF3A" w14:textId="77777777" w:rsidR="00980D3B" w:rsidRDefault="00980D3B">
            <w:pPr>
              <w:pStyle w:val="UserTableHeader"/>
              <w:rPr>
                <w:lang w:val="fr-FR"/>
              </w:rPr>
            </w:pPr>
            <w:r>
              <w:rPr>
                <w:lang w:val="fr-FR"/>
              </w:rPr>
              <w:t>Comment</w:t>
            </w:r>
          </w:p>
        </w:tc>
      </w:tr>
      <w:tr w:rsidR="00980D3B" w14:paraId="20CAD0E7" w14:textId="77777777">
        <w:tblPrEx>
          <w:tblCellMar>
            <w:top w:w="0" w:type="dxa"/>
            <w:bottom w:w="0" w:type="dxa"/>
          </w:tblCellMar>
        </w:tblPrEx>
        <w:trPr>
          <w:jc w:val="center"/>
        </w:trPr>
        <w:tc>
          <w:tcPr>
            <w:tcW w:w="1440" w:type="dxa"/>
            <w:tcBorders>
              <w:top w:val="single" w:sz="6" w:space="0" w:color="auto"/>
              <w:bottom w:val="single" w:sz="12" w:space="0" w:color="auto"/>
            </w:tcBorders>
          </w:tcPr>
          <w:p w14:paraId="79548CBE" w14:textId="77777777" w:rsidR="00980D3B" w:rsidRDefault="00980D3B">
            <w:pPr>
              <w:pStyle w:val="UserTableBody"/>
              <w:jc w:val="center"/>
              <w:rPr>
                <w:lang w:val="fr-FR"/>
              </w:rPr>
            </w:pPr>
          </w:p>
        </w:tc>
        <w:tc>
          <w:tcPr>
            <w:tcW w:w="3600" w:type="dxa"/>
            <w:tcBorders>
              <w:top w:val="single" w:sz="6" w:space="0" w:color="auto"/>
              <w:bottom w:val="single" w:sz="12" w:space="0" w:color="auto"/>
            </w:tcBorders>
          </w:tcPr>
          <w:p w14:paraId="3BA8450B" w14:textId="77777777" w:rsidR="00980D3B" w:rsidRDefault="00980D3B">
            <w:pPr>
              <w:pStyle w:val="UserTableBody"/>
            </w:pPr>
            <w:r>
              <w:t>No suggested values defined</w:t>
            </w:r>
          </w:p>
        </w:tc>
        <w:tc>
          <w:tcPr>
            <w:tcW w:w="2160" w:type="dxa"/>
            <w:tcBorders>
              <w:top w:val="single" w:sz="6" w:space="0" w:color="auto"/>
              <w:bottom w:val="single" w:sz="12" w:space="0" w:color="auto"/>
            </w:tcBorders>
          </w:tcPr>
          <w:p w14:paraId="416D7FC0" w14:textId="77777777" w:rsidR="00980D3B" w:rsidRDefault="00980D3B">
            <w:pPr>
              <w:pStyle w:val="UserTableBody"/>
            </w:pPr>
          </w:p>
        </w:tc>
      </w:tr>
    </w:tbl>
    <w:p w14:paraId="1FBCF3D4" w14:textId="77777777" w:rsidR="00980D3B" w:rsidRDefault="00980D3B">
      <w:pPr>
        <w:pStyle w:val="Heading4"/>
      </w:pPr>
      <w:bookmarkStart w:id="2130" w:name="_Toc498146112"/>
      <w:bookmarkStart w:id="2131" w:name="_Toc527864681"/>
      <w:bookmarkStart w:id="2132" w:name="_Toc527866153"/>
      <w:r>
        <w:t>Name Validity Range (DR)</w:t>
      </w:r>
      <w:bookmarkEnd w:id="2130"/>
      <w:bookmarkEnd w:id="2131"/>
      <w:bookmarkEnd w:id="2132"/>
    </w:p>
    <w:p w14:paraId="2EE2D18D" w14:textId="77777777" w:rsidR="00980D3B" w:rsidRDefault="00980D3B">
      <w:pPr>
        <w:pStyle w:val="NormalIndented"/>
      </w:pPr>
      <w:r>
        <w:t>Retained for backward compatibility only as of v 2.5. Refer to XCN.19 Effective Date and XCN.20 Expiration Date instead. This component cannot be fully expressed and has been ident</w:t>
      </w:r>
      <w:r>
        <w:t>i</w:t>
      </w:r>
      <w:r>
        <w:t>fied as v 2.4 erratum.</w:t>
      </w:r>
    </w:p>
    <w:p w14:paraId="4E8DD747" w14:textId="77777777" w:rsidR="00980D3B" w:rsidRDefault="00980D3B">
      <w:pPr>
        <w:pStyle w:val="NormalIndented"/>
      </w:pPr>
      <w:r>
        <w:lastRenderedPageBreak/>
        <w:t xml:space="preserve">This component contains the start and end date/times that define the period during which this name was valid. See section </w:t>
      </w:r>
      <w:r>
        <w:rPr>
          <w:rStyle w:val="HyperlinkText"/>
        </w:rPr>
        <w:fldChar w:fldCharType="begin"/>
      </w:r>
      <w:r>
        <w:rPr>
          <w:rStyle w:val="HyperlinkText"/>
        </w:rPr>
        <w:instrText xml:space="preserve"> REF _Ref485523694 \w \h </w:instrText>
      </w:r>
      <w:r>
        <w:rPr>
          <w:rStyle w:val="HyperlinkText"/>
        </w:rPr>
      </w:r>
      <w:r>
        <w:rPr>
          <w:rStyle w:val="HyperlinkText"/>
        </w:rPr>
        <w:fldChar w:fldCharType="separate"/>
      </w:r>
      <w:r>
        <w:rPr>
          <w:rStyle w:val="HyperlinkText"/>
        </w:rPr>
        <w:t>2.A.20</w:t>
      </w:r>
      <w:r>
        <w:rPr>
          <w:rStyle w:val="HyperlinkText"/>
        </w:rPr>
        <w:fldChar w:fldCharType="end"/>
      </w:r>
      <w:r>
        <w:t>, "</w:t>
      </w:r>
      <w:r>
        <w:rPr>
          <w:rStyle w:val="HyperlinkText"/>
        </w:rPr>
        <w:fldChar w:fldCharType="begin"/>
      </w:r>
      <w:r>
        <w:rPr>
          <w:rStyle w:val="HyperlinkText"/>
        </w:rPr>
        <w:instrText xml:space="preserve"> REF _Ref485523694 \h </w:instrText>
      </w:r>
      <w:r>
        <w:rPr>
          <w:rStyle w:val="HyperlinkText"/>
        </w:rPr>
      </w:r>
      <w:r>
        <w:rPr>
          <w:rStyle w:val="HyperlinkText"/>
        </w:rPr>
        <w:instrText xml:space="preserve"> \* MERGEFORMAT </w:instrText>
      </w:r>
      <w:r>
        <w:rPr>
          <w:rStyle w:val="HyperlinkText"/>
        </w:rPr>
        <w:fldChar w:fldCharType="separate"/>
      </w:r>
      <w:r>
        <w:rPr>
          <w:rStyle w:val="HyperlinkText"/>
        </w:rPr>
        <w:t>DR - date/time range</w:t>
      </w:r>
      <w:r>
        <w:rPr>
          <w:rStyle w:val="HyperlinkText"/>
        </w:rPr>
        <w:fldChar w:fldCharType="end"/>
      </w:r>
      <w:r>
        <w:t>" for descri</w:t>
      </w:r>
      <w:r>
        <w:t>p</w:t>
      </w:r>
      <w:r>
        <w:t>tion of subcomponents.</w:t>
      </w:r>
    </w:p>
    <w:p w14:paraId="32889C74" w14:textId="77777777" w:rsidR="00980D3B" w:rsidRDefault="00980D3B">
      <w:pPr>
        <w:pStyle w:val="Heading4"/>
      </w:pPr>
      <w:bookmarkStart w:id="2133" w:name="_Toc498146113"/>
      <w:bookmarkStart w:id="2134" w:name="_Toc527864682"/>
      <w:bookmarkStart w:id="2135" w:name="_Toc527866154"/>
      <w:r>
        <w:t>Name Assembly Order (ID)</w:t>
      </w:r>
      <w:bookmarkEnd w:id="2133"/>
      <w:bookmarkEnd w:id="2134"/>
      <w:bookmarkEnd w:id="2135"/>
    </w:p>
    <w:p w14:paraId="3DE6E9EE" w14:textId="77777777" w:rsidR="00980D3B" w:rsidRDefault="00980D3B">
      <w:pPr>
        <w:pStyle w:val="NormalIndented"/>
      </w:pPr>
      <w:r>
        <w:t>A code that represents the preferred display order of the components of this person name. Refer to HL7 Table 0444 - Name Assembly Order for valid values.</w:t>
      </w:r>
    </w:p>
    <w:p w14:paraId="5EA9167E" w14:textId="77777777" w:rsidR="00980D3B" w:rsidRDefault="00980D3B">
      <w:pPr>
        <w:pStyle w:val="Heading4"/>
      </w:pPr>
      <w:r>
        <w:t>Effective Date (TS)</w:t>
      </w:r>
    </w:p>
    <w:p w14:paraId="17D0C11C" w14:textId="77777777" w:rsidR="00980D3B" w:rsidRDefault="00980D3B">
      <w:pPr>
        <w:pStyle w:val="NormalIndented"/>
      </w:pPr>
      <w:r>
        <w:t>Definition: The first date, if known, on which the address is valid and a</w:t>
      </w:r>
      <w:r>
        <w:t>c</w:t>
      </w:r>
      <w:r>
        <w:t>tive.</w:t>
      </w:r>
    </w:p>
    <w:p w14:paraId="3E8D00C6" w14:textId="77777777" w:rsidR="00980D3B" w:rsidRDefault="00980D3B">
      <w:pPr>
        <w:pStyle w:val="Heading4"/>
        <w:rPr>
          <w:lang w:val="fr-FR"/>
        </w:rPr>
      </w:pPr>
      <w:r>
        <w:rPr>
          <w:lang w:val="fr-FR"/>
        </w:rPr>
        <w:t>Expiration Date (TS)</w:t>
      </w:r>
    </w:p>
    <w:p w14:paraId="42638F36" w14:textId="77777777" w:rsidR="00980D3B" w:rsidRDefault="00980D3B">
      <w:pPr>
        <w:pStyle w:val="NormalIndented"/>
      </w:pPr>
      <w:r>
        <w:t>Definition: The last date, if known, on which the address is valid and active.</w:t>
      </w:r>
    </w:p>
    <w:p w14:paraId="0079D7F3" w14:textId="77777777" w:rsidR="00980D3B" w:rsidRDefault="00980D3B">
      <w:pPr>
        <w:pStyle w:val="Heading4"/>
      </w:pPr>
      <w:r>
        <w:t>Professional Suffix (ST)</w:t>
      </w:r>
    </w:p>
    <w:p w14:paraId="5D5E23C6" w14:textId="77777777" w:rsidR="00980D3B" w:rsidRDefault="00980D3B">
      <w:pPr>
        <w:pStyle w:val="NormalIndented"/>
      </w:pPr>
      <w:r>
        <w:t>Definition: Used to specify an abbreviation, or a string of abbreviations denoting qualifications that support the person’s profession, (e.g., licenses, certificates, degrees, affiliations with professional societies, etc.). The Professional Suffix normally follows the Family Name when the Person Name is used for display pu</w:t>
      </w:r>
      <w:r>
        <w:t>r</w:t>
      </w:r>
      <w:r>
        <w:t>poses. Please note that this component is an unformatted string and is used for display purposes only. D</w:t>
      </w:r>
      <w:r>
        <w:t>e</w:t>
      </w:r>
      <w:r>
        <w:t>tailed information regarding the contents of Professional Suffix is obtained using appropriate segments in Chapter 15, Personnel Management.</w:t>
      </w:r>
    </w:p>
    <w:p w14:paraId="7F8F39FE" w14:textId="77777777" w:rsidR="00980D3B" w:rsidRDefault="00980D3B">
      <w:pPr>
        <w:pStyle w:val="Heading4"/>
      </w:pPr>
      <w:r>
        <w:t>Assigning Jurisdiction (CWE)</w:t>
      </w:r>
    </w:p>
    <w:p w14:paraId="34B0D37D" w14:textId="77777777" w:rsidR="00980D3B" w:rsidRDefault="00980D3B">
      <w:pPr>
        <w:pStyle w:val="NormalIndented"/>
      </w:pPr>
      <w:r>
        <w:t xml:space="preserve">Definition: The geo-political body that assigned the identifier in component 1. </w:t>
      </w:r>
    </w:p>
    <w:p w14:paraId="7EAE32F4" w14:textId="77777777" w:rsidR="00980D3B" w:rsidRDefault="00980D3B">
      <w:pPr>
        <w:pStyle w:val="NormalIndented"/>
      </w:pPr>
      <w:r>
        <w:t xml:space="preserve">See section, </w:t>
      </w:r>
      <w:r>
        <w:rPr>
          <w:rStyle w:val="HyperlinkText"/>
        </w:rPr>
        <w:fldChar w:fldCharType="begin"/>
      </w:r>
      <w:r>
        <w:rPr>
          <w:rStyle w:val="HyperlinkText"/>
        </w:rPr>
        <w:instrText xml:space="preserve"> REF _Ref488869 \r \h </w:instrText>
      </w:r>
      <w:r>
        <w:rPr>
          <w:rStyle w:val="HyperlinkText"/>
        </w:rPr>
      </w:r>
      <w:r>
        <w:rPr>
          <w:rStyle w:val="HyperlinkText"/>
        </w:rPr>
        <w:instrText xml:space="preserve"> \* MERGEFORMAT </w:instrText>
      </w:r>
      <w:r>
        <w:rPr>
          <w:rStyle w:val="HyperlinkText"/>
        </w:rPr>
        <w:fldChar w:fldCharType="separate"/>
      </w:r>
      <w:r>
        <w:rPr>
          <w:rStyle w:val="HyperlinkText"/>
        </w:rPr>
        <w:t>2.A.14.9</w:t>
      </w:r>
      <w:r>
        <w:rPr>
          <w:rStyle w:val="HyperlinkText"/>
        </w:rPr>
        <w:fldChar w:fldCharType="end"/>
      </w:r>
      <w:r>
        <w:t>, "</w:t>
      </w:r>
      <w:r>
        <w:rPr>
          <w:rStyle w:val="HyperlinkText"/>
        </w:rPr>
        <w:fldChar w:fldCharType="begin"/>
      </w:r>
      <w:r>
        <w:rPr>
          <w:rStyle w:val="HyperlinkText"/>
        </w:rPr>
        <w:instrText xml:space="preserve"> REF _Ref488869 \h </w:instrText>
      </w:r>
      <w:r>
        <w:rPr>
          <w:rStyle w:val="HyperlinkText"/>
        </w:rPr>
      </w:r>
      <w:r>
        <w:rPr>
          <w:rStyle w:val="HyperlinkText"/>
        </w:rPr>
        <w:instrText xml:space="preserve"> \* MERGEFORMAT </w:instrText>
      </w:r>
      <w:r>
        <w:rPr>
          <w:rStyle w:val="HyperlinkText"/>
        </w:rPr>
        <w:fldChar w:fldCharType="separate"/>
      </w:r>
      <w:r>
        <w:rPr>
          <w:rStyle w:val="HyperlinkText"/>
        </w:rPr>
        <w:t>Assigning Jurisdiction (CWE)</w:t>
      </w:r>
      <w:r>
        <w:rPr>
          <w:rStyle w:val="HyperlinkText"/>
        </w:rPr>
        <w:fldChar w:fldCharType="end"/>
      </w:r>
      <w:r>
        <w:t>" for further detail.</w:t>
      </w:r>
    </w:p>
    <w:p w14:paraId="7BE5C4F4" w14:textId="77777777" w:rsidR="00980D3B" w:rsidRDefault="00980D3B">
      <w:pPr>
        <w:pStyle w:val="Heading4"/>
      </w:pPr>
      <w:r>
        <w:t>Assigning Agency or Department   (CWE)</w:t>
      </w:r>
    </w:p>
    <w:p w14:paraId="38C1D0D5" w14:textId="77777777" w:rsidR="00980D3B" w:rsidRDefault="00980D3B">
      <w:pPr>
        <w:pStyle w:val="NormalIndented"/>
      </w:pPr>
      <w:r>
        <w:t>Definition: The agency or department that assigned the identifier in component 1.</w:t>
      </w:r>
    </w:p>
    <w:p w14:paraId="7E754F85" w14:textId="77777777" w:rsidR="00980D3B" w:rsidRDefault="00980D3B">
      <w:pPr>
        <w:pStyle w:val="NormalIndented"/>
      </w:pPr>
      <w:r>
        <w:t xml:space="preserve">See section </w:t>
      </w:r>
      <w:r>
        <w:rPr>
          <w:rStyle w:val="HyperlinkText"/>
        </w:rPr>
        <w:fldChar w:fldCharType="begin"/>
      </w:r>
      <w:r>
        <w:rPr>
          <w:rStyle w:val="HyperlinkText"/>
        </w:rPr>
        <w:instrText xml:space="preserve"> REF _Ref22464135 \r \h </w:instrText>
      </w:r>
      <w:r>
        <w:rPr>
          <w:rStyle w:val="HyperlinkText"/>
        </w:rPr>
      </w:r>
      <w:r>
        <w:rPr>
          <w:rStyle w:val="HyperlinkText"/>
        </w:rPr>
        <w:fldChar w:fldCharType="separate"/>
      </w:r>
      <w:r>
        <w:rPr>
          <w:rStyle w:val="HyperlinkText"/>
        </w:rPr>
        <w:t>2.A.14.10</w:t>
      </w:r>
      <w:r>
        <w:rPr>
          <w:rStyle w:val="HyperlinkText"/>
        </w:rPr>
        <w:fldChar w:fldCharType="end"/>
      </w:r>
      <w:r>
        <w:t>, "</w:t>
      </w:r>
      <w:r>
        <w:rPr>
          <w:rStyle w:val="HyperlinkText"/>
        </w:rPr>
        <w:fldChar w:fldCharType="begin"/>
      </w:r>
      <w:r>
        <w:rPr>
          <w:rStyle w:val="HyperlinkText"/>
        </w:rPr>
        <w:instrText xml:space="preserve"> REF _Ref22464135 \h </w:instrText>
      </w:r>
      <w:r>
        <w:rPr>
          <w:rStyle w:val="HyperlinkText"/>
        </w:rPr>
      </w:r>
      <w:r>
        <w:rPr>
          <w:rStyle w:val="HyperlinkText"/>
        </w:rPr>
        <w:instrText xml:space="preserve"> \* MERGEFORMAT </w:instrText>
      </w:r>
      <w:r>
        <w:rPr>
          <w:rStyle w:val="HyperlinkText"/>
        </w:rPr>
        <w:fldChar w:fldCharType="separate"/>
      </w:r>
      <w:r>
        <w:rPr>
          <w:rStyle w:val="HyperlinkText"/>
        </w:rPr>
        <w:t>Assigning Agency or Department   (CWE)</w:t>
      </w:r>
      <w:r>
        <w:rPr>
          <w:rStyle w:val="HyperlinkText"/>
        </w:rPr>
        <w:fldChar w:fldCharType="end"/>
      </w:r>
      <w:r>
        <w:t>" for further details.</w:t>
      </w:r>
    </w:p>
    <w:p w14:paraId="7578A0D7" w14:textId="77777777" w:rsidR="00980D3B" w:rsidRDefault="00980D3B">
      <w:pPr>
        <w:pStyle w:val="Heading3"/>
      </w:pPr>
      <w:r>
        <w:fldChar w:fldCharType="begin"/>
      </w:r>
      <w:r>
        <w:instrText xml:space="preserve"> XE "XON" </w:instrText>
      </w:r>
      <w:r>
        <w:fldChar w:fldCharType="end"/>
      </w:r>
      <w:r>
        <w:fldChar w:fldCharType="begin"/>
      </w:r>
      <w:r>
        <w:instrText xml:space="preserve"> XE "Data types: XON" </w:instrText>
      </w:r>
      <w:r>
        <w:fldChar w:fldCharType="end"/>
      </w:r>
      <w:bookmarkStart w:id="2136" w:name="_Ref358258114"/>
      <w:bookmarkStart w:id="2137" w:name="_Toc359236041"/>
      <w:bookmarkStart w:id="2138" w:name="_Toc498146114"/>
      <w:bookmarkStart w:id="2139" w:name="_Toc527864683"/>
      <w:bookmarkStart w:id="2140" w:name="_Toc527866155"/>
      <w:bookmarkStart w:id="2141" w:name="_Toc528481921"/>
      <w:bookmarkStart w:id="2142" w:name="_Toc528482426"/>
      <w:bookmarkStart w:id="2143" w:name="_Toc528482725"/>
      <w:bookmarkStart w:id="2144" w:name="_Toc528482850"/>
      <w:bookmarkStart w:id="2145" w:name="_Toc528486158"/>
      <w:bookmarkStart w:id="2146" w:name="_Toc536689798"/>
      <w:bookmarkStart w:id="2147" w:name="_Toc496543"/>
      <w:bookmarkStart w:id="2148" w:name="_Toc524890"/>
      <w:bookmarkStart w:id="2149" w:name="_Toc1802473"/>
      <w:bookmarkStart w:id="2150" w:name="_Toc22448468"/>
      <w:bookmarkStart w:id="2151" w:name="_Toc22697660"/>
      <w:bookmarkStart w:id="2152" w:name="_Toc24273695"/>
      <w:r>
        <w:t>XON - extended composite name and identification number for organiz</w:t>
      </w:r>
      <w:r>
        <w:t>a</w:t>
      </w:r>
      <w:r>
        <w:t>tions</w:t>
      </w:r>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p>
    <w:p w14:paraId="2FBF5E4E" w14:textId="77777777" w:rsidR="00980D3B" w:rsidRDefault="00980D3B">
      <w:pPr>
        <w:pStyle w:val="ComponentTableCaption"/>
      </w:pPr>
      <w:bookmarkStart w:id="2153" w:name="XON"/>
      <w:r>
        <w:t xml:space="preserve">HL7 Component Table - XON – Extended Composite Name and Identification Number for Organizations </w:t>
      </w:r>
      <w:r>
        <w:fldChar w:fldCharType="begin"/>
      </w:r>
      <w:r>
        <w:instrText xml:space="preserve"> XE "HL7 Component Table - XON" </w:instrText>
      </w:r>
      <w:r>
        <w:fldChar w:fldCharType="end"/>
      </w:r>
      <w:bookmarkEnd w:id="2153"/>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4E1369FD"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5B919619"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B382D06"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35242742"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4702CDFE"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1A559E5"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4F76911D"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12A9E718"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1B134A3B" w14:textId="77777777" w:rsidR="00980D3B" w:rsidRDefault="00980D3B">
            <w:pPr>
              <w:pStyle w:val="ComponentTableHeader"/>
              <w:jc w:val="left"/>
              <w:rPr>
                <w:b w:val="0"/>
                <w:lang w:val="fr-FR"/>
              </w:rPr>
            </w:pPr>
            <w:r>
              <w:rPr>
                <w:lang w:val="fr-FR"/>
              </w:rPr>
              <w:t>SEC.REF.</w:t>
            </w:r>
          </w:p>
        </w:tc>
      </w:tr>
      <w:tr w:rsidR="00980D3B" w14:paraId="65F1F6C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9D5DD5C" w14:textId="77777777" w:rsidR="00980D3B" w:rsidRDefault="00980D3B">
            <w:pPr>
              <w:pStyle w:val="ComponentTableBody"/>
            </w:pPr>
            <w:r>
              <w:t>1</w:t>
            </w:r>
          </w:p>
        </w:tc>
        <w:tc>
          <w:tcPr>
            <w:tcW w:w="576" w:type="dxa"/>
            <w:tcBorders>
              <w:top w:val="single" w:sz="4" w:space="0" w:color="auto"/>
              <w:bottom w:val="single" w:sz="4" w:space="0" w:color="auto"/>
            </w:tcBorders>
          </w:tcPr>
          <w:p w14:paraId="7C99F313" w14:textId="77777777" w:rsidR="00980D3B" w:rsidRDefault="00980D3B">
            <w:pPr>
              <w:pStyle w:val="ComponentTableBody"/>
            </w:pPr>
            <w:r>
              <w:t>50</w:t>
            </w:r>
          </w:p>
        </w:tc>
        <w:tc>
          <w:tcPr>
            <w:tcW w:w="720" w:type="dxa"/>
            <w:tcBorders>
              <w:top w:val="single" w:sz="4" w:space="0" w:color="auto"/>
              <w:bottom w:val="single" w:sz="4" w:space="0" w:color="auto"/>
            </w:tcBorders>
          </w:tcPr>
          <w:p w14:paraId="390F2C3E" w14:textId="77777777" w:rsidR="00980D3B" w:rsidRDefault="00980D3B">
            <w:pPr>
              <w:pStyle w:val="ComponentTableBody"/>
            </w:pPr>
            <w:r>
              <w:t>ST</w:t>
            </w:r>
          </w:p>
        </w:tc>
        <w:tc>
          <w:tcPr>
            <w:tcW w:w="576" w:type="dxa"/>
            <w:tcBorders>
              <w:top w:val="single" w:sz="4" w:space="0" w:color="auto"/>
              <w:bottom w:val="single" w:sz="4" w:space="0" w:color="auto"/>
            </w:tcBorders>
          </w:tcPr>
          <w:p w14:paraId="1621289C" w14:textId="77777777" w:rsidR="00980D3B" w:rsidRDefault="00980D3B">
            <w:pPr>
              <w:pStyle w:val="ComponentTableBody"/>
            </w:pPr>
            <w:r>
              <w:t>O</w:t>
            </w:r>
          </w:p>
        </w:tc>
        <w:tc>
          <w:tcPr>
            <w:tcW w:w="720" w:type="dxa"/>
            <w:tcBorders>
              <w:top w:val="single" w:sz="4" w:space="0" w:color="auto"/>
              <w:bottom w:val="single" w:sz="4" w:space="0" w:color="auto"/>
            </w:tcBorders>
          </w:tcPr>
          <w:p w14:paraId="111F933C"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3601EDF" w14:textId="77777777" w:rsidR="00980D3B" w:rsidRDefault="00980D3B">
            <w:pPr>
              <w:pStyle w:val="ComponentTableBody"/>
              <w:jc w:val="left"/>
            </w:pPr>
            <w:r>
              <w:t>Organization Name</w:t>
            </w:r>
          </w:p>
        </w:tc>
        <w:tc>
          <w:tcPr>
            <w:tcW w:w="1440" w:type="dxa"/>
            <w:tcBorders>
              <w:top w:val="single" w:sz="4" w:space="0" w:color="auto"/>
              <w:bottom w:val="single" w:sz="4" w:space="0" w:color="auto"/>
            </w:tcBorders>
          </w:tcPr>
          <w:p w14:paraId="198CFBB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0A1B036"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4523406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E965252" w14:textId="77777777" w:rsidR="00980D3B" w:rsidRDefault="00980D3B">
            <w:pPr>
              <w:pStyle w:val="ComponentTableBody"/>
            </w:pPr>
            <w:r>
              <w:t>2</w:t>
            </w:r>
          </w:p>
        </w:tc>
        <w:tc>
          <w:tcPr>
            <w:tcW w:w="576" w:type="dxa"/>
            <w:tcBorders>
              <w:top w:val="single" w:sz="4" w:space="0" w:color="auto"/>
              <w:bottom w:val="single" w:sz="4" w:space="0" w:color="auto"/>
            </w:tcBorders>
          </w:tcPr>
          <w:p w14:paraId="37E0D594" w14:textId="77777777" w:rsidR="00980D3B" w:rsidRDefault="00980D3B">
            <w:pPr>
              <w:pStyle w:val="ComponentTableBody"/>
            </w:pPr>
            <w:r>
              <w:t>20</w:t>
            </w:r>
          </w:p>
        </w:tc>
        <w:tc>
          <w:tcPr>
            <w:tcW w:w="720" w:type="dxa"/>
            <w:tcBorders>
              <w:top w:val="single" w:sz="4" w:space="0" w:color="auto"/>
              <w:bottom w:val="single" w:sz="4" w:space="0" w:color="auto"/>
            </w:tcBorders>
          </w:tcPr>
          <w:p w14:paraId="476E54AC" w14:textId="77777777" w:rsidR="00980D3B" w:rsidRDefault="00980D3B">
            <w:pPr>
              <w:pStyle w:val="ComponentTableBody"/>
            </w:pPr>
            <w:r>
              <w:t>IS</w:t>
            </w:r>
          </w:p>
        </w:tc>
        <w:tc>
          <w:tcPr>
            <w:tcW w:w="576" w:type="dxa"/>
            <w:tcBorders>
              <w:top w:val="single" w:sz="4" w:space="0" w:color="auto"/>
              <w:bottom w:val="single" w:sz="4" w:space="0" w:color="auto"/>
            </w:tcBorders>
          </w:tcPr>
          <w:p w14:paraId="6EB33661" w14:textId="77777777" w:rsidR="00980D3B" w:rsidRDefault="00980D3B">
            <w:pPr>
              <w:pStyle w:val="ComponentTableBody"/>
            </w:pPr>
            <w:r>
              <w:t>O</w:t>
            </w:r>
          </w:p>
        </w:tc>
        <w:tc>
          <w:tcPr>
            <w:tcW w:w="720" w:type="dxa"/>
            <w:tcBorders>
              <w:top w:val="single" w:sz="4" w:space="0" w:color="auto"/>
              <w:bottom w:val="single" w:sz="4" w:space="0" w:color="auto"/>
            </w:tcBorders>
          </w:tcPr>
          <w:p w14:paraId="6C3A16A7" w14:textId="77777777" w:rsidR="00980D3B" w:rsidRDefault="00980D3B">
            <w:pPr>
              <w:pStyle w:val="ComponentTableBody"/>
            </w:pPr>
            <w:r>
              <w:t>0204</w:t>
            </w:r>
          </w:p>
        </w:tc>
        <w:tc>
          <w:tcPr>
            <w:tcW w:w="2880" w:type="dxa"/>
            <w:tcBorders>
              <w:top w:val="single" w:sz="4" w:space="0" w:color="auto"/>
              <w:bottom w:val="single" w:sz="4" w:space="0" w:color="auto"/>
            </w:tcBorders>
          </w:tcPr>
          <w:p w14:paraId="0B8408C5" w14:textId="77777777" w:rsidR="00980D3B" w:rsidRDefault="00980D3B">
            <w:pPr>
              <w:pStyle w:val="ComponentTableBody"/>
              <w:jc w:val="left"/>
            </w:pPr>
            <w:r>
              <w:t>Organization Name Type Code</w:t>
            </w:r>
          </w:p>
        </w:tc>
        <w:tc>
          <w:tcPr>
            <w:tcW w:w="1440" w:type="dxa"/>
            <w:tcBorders>
              <w:top w:val="single" w:sz="4" w:space="0" w:color="auto"/>
              <w:bottom w:val="single" w:sz="4" w:space="0" w:color="auto"/>
            </w:tcBorders>
          </w:tcPr>
          <w:p w14:paraId="63512A0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BC66526" w14:textId="77777777" w:rsidR="00980D3B" w:rsidRDefault="00980D3B">
            <w:pPr>
              <w:pStyle w:val="ComponentTableBody"/>
              <w:rPr>
                <w:rStyle w:val="Hyperlink"/>
              </w:rPr>
            </w:pPr>
            <w:r>
              <w:rPr>
                <w:rStyle w:val="Hyperlink"/>
              </w:rPr>
              <w:fldChar w:fldCharType="begin"/>
            </w:r>
            <w:r>
              <w:rPr>
                <w:rStyle w:val="Hyperlink"/>
              </w:rPr>
              <w:instrText xml:space="preserve"> REF _Ref485531394 \r \h </w:instrText>
            </w:r>
            <w:r>
              <w:rPr>
                <w:rStyle w:val="Hyperlink"/>
              </w:rPr>
            </w:r>
            <w:r>
              <w:rPr>
                <w:rStyle w:val="Hyperlink"/>
              </w:rPr>
              <w:instrText xml:space="preserve"> \* MERGEFORMAT </w:instrText>
            </w:r>
            <w:r>
              <w:rPr>
                <w:rStyle w:val="Hyperlink"/>
              </w:rPr>
              <w:fldChar w:fldCharType="separate"/>
            </w:r>
            <w:r>
              <w:rPr>
                <w:rStyle w:val="Hyperlink"/>
              </w:rPr>
              <w:t>2.A.36</w:t>
            </w:r>
            <w:r>
              <w:rPr>
                <w:rStyle w:val="Hyperlink"/>
              </w:rPr>
              <w:fldChar w:fldCharType="end"/>
            </w:r>
          </w:p>
        </w:tc>
      </w:tr>
      <w:tr w:rsidR="00980D3B" w14:paraId="2C2E992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46A1125" w14:textId="77777777" w:rsidR="00980D3B" w:rsidRDefault="00980D3B">
            <w:pPr>
              <w:pStyle w:val="ComponentTableBody"/>
            </w:pPr>
            <w:r>
              <w:t>3</w:t>
            </w:r>
          </w:p>
        </w:tc>
        <w:tc>
          <w:tcPr>
            <w:tcW w:w="576" w:type="dxa"/>
            <w:tcBorders>
              <w:top w:val="single" w:sz="4" w:space="0" w:color="auto"/>
              <w:bottom w:val="single" w:sz="4" w:space="0" w:color="auto"/>
            </w:tcBorders>
          </w:tcPr>
          <w:p w14:paraId="2420A9F6" w14:textId="77777777" w:rsidR="00980D3B" w:rsidRDefault="00980D3B">
            <w:pPr>
              <w:pStyle w:val="ComponentTableBody"/>
            </w:pPr>
            <w:r>
              <w:t>4</w:t>
            </w:r>
          </w:p>
        </w:tc>
        <w:tc>
          <w:tcPr>
            <w:tcW w:w="720" w:type="dxa"/>
            <w:tcBorders>
              <w:top w:val="single" w:sz="4" w:space="0" w:color="auto"/>
              <w:bottom w:val="single" w:sz="4" w:space="0" w:color="auto"/>
            </w:tcBorders>
          </w:tcPr>
          <w:p w14:paraId="1424FD0A" w14:textId="77777777" w:rsidR="00980D3B" w:rsidRDefault="00980D3B">
            <w:pPr>
              <w:pStyle w:val="ComponentTableBody"/>
            </w:pPr>
            <w:r>
              <w:t>NM</w:t>
            </w:r>
          </w:p>
        </w:tc>
        <w:tc>
          <w:tcPr>
            <w:tcW w:w="576" w:type="dxa"/>
            <w:tcBorders>
              <w:top w:val="single" w:sz="4" w:space="0" w:color="auto"/>
              <w:bottom w:val="single" w:sz="4" w:space="0" w:color="auto"/>
            </w:tcBorders>
          </w:tcPr>
          <w:p w14:paraId="6A0C24B9" w14:textId="77777777" w:rsidR="00980D3B" w:rsidRDefault="00980D3B">
            <w:pPr>
              <w:pStyle w:val="ComponentTableBody"/>
            </w:pPr>
            <w:r>
              <w:t>B</w:t>
            </w:r>
          </w:p>
        </w:tc>
        <w:tc>
          <w:tcPr>
            <w:tcW w:w="720" w:type="dxa"/>
            <w:tcBorders>
              <w:top w:val="single" w:sz="4" w:space="0" w:color="auto"/>
              <w:bottom w:val="single" w:sz="4" w:space="0" w:color="auto"/>
            </w:tcBorders>
          </w:tcPr>
          <w:p w14:paraId="6EE9C0F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189CDC4A" w14:textId="77777777" w:rsidR="00980D3B" w:rsidRDefault="00980D3B">
            <w:pPr>
              <w:pStyle w:val="ComponentTableBody"/>
              <w:jc w:val="left"/>
            </w:pPr>
            <w:r>
              <w:t>ID Number</w:t>
            </w:r>
          </w:p>
        </w:tc>
        <w:tc>
          <w:tcPr>
            <w:tcW w:w="1440" w:type="dxa"/>
            <w:tcBorders>
              <w:top w:val="single" w:sz="4" w:space="0" w:color="auto"/>
              <w:bottom w:val="single" w:sz="4" w:space="0" w:color="auto"/>
            </w:tcBorders>
          </w:tcPr>
          <w:p w14:paraId="54BBAF77"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F4744FE"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0CB7E0D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2B6D8BF" w14:textId="77777777" w:rsidR="00980D3B" w:rsidRDefault="00980D3B">
            <w:pPr>
              <w:pStyle w:val="ComponentTableBody"/>
              <w:rPr>
                <w:lang w:val="de-DE"/>
              </w:rPr>
            </w:pPr>
            <w:r>
              <w:rPr>
                <w:lang w:val="de-DE"/>
              </w:rPr>
              <w:t>4</w:t>
            </w:r>
          </w:p>
        </w:tc>
        <w:tc>
          <w:tcPr>
            <w:tcW w:w="576" w:type="dxa"/>
            <w:tcBorders>
              <w:top w:val="single" w:sz="4" w:space="0" w:color="auto"/>
              <w:bottom w:val="single" w:sz="4" w:space="0" w:color="auto"/>
            </w:tcBorders>
          </w:tcPr>
          <w:p w14:paraId="0BA5CDDD" w14:textId="77777777" w:rsidR="00980D3B" w:rsidRDefault="00980D3B">
            <w:pPr>
              <w:pStyle w:val="ComponentTableBody"/>
              <w:rPr>
                <w:lang w:val="de-DE"/>
              </w:rPr>
            </w:pPr>
            <w:r>
              <w:rPr>
                <w:lang w:val="de-DE"/>
              </w:rPr>
              <w:t>1</w:t>
            </w:r>
          </w:p>
        </w:tc>
        <w:tc>
          <w:tcPr>
            <w:tcW w:w="720" w:type="dxa"/>
            <w:tcBorders>
              <w:top w:val="single" w:sz="4" w:space="0" w:color="auto"/>
              <w:bottom w:val="single" w:sz="4" w:space="0" w:color="auto"/>
            </w:tcBorders>
          </w:tcPr>
          <w:p w14:paraId="72D74CC8" w14:textId="77777777" w:rsidR="00980D3B" w:rsidRDefault="00980D3B">
            <w:pPr>
              <w:pStyle w:val="ComponentTableBody"/>
              <w:rPr>
                <w:lang w:val="de-DE"/>
              </w:rPr>
            </w:pPr>
            <w:r>
              <w:rPr>
                <w:lang w:val="de-DE"/>
              </w:rPr>
              <w:t>NM</w:t>
            </w:r>
          </w:p>
        </w:tc>
        <w:tc>
          <w:tcPr>
            <w:tcW w:w="576" w:type="dxa"/>
            <w:tcBorders>
              <w:top w:val="single" w:sz="4" w:space="0" w:color="auto"/>
              <w:bottom w:val="single" w:sz="4" w:space="0" w:color="auto"/>
            </w:tcBorders>
          </w:tcPr>
          <w:p w14:paraId="48A98905" w14:textId="77777777" w:rsidR="00980D3B" w:rsidRDefault="00980D3B">
            <w:pPr>
              <w:pStyle w:val="ComponentTableBody"/>
              <w:rPr>
                <w:lang w:val="de-DE"/>
              </w:rPr>
            </w:pPr>
            <w:r>
              <w:rPr>
                <w:lang w:val="de-DE"/>
              </w:rPr>
              <w:t>O</w:t>
            </w:r>
          </w:p>
        </w:tc>
        <w:tc>
          <w:tcPr>
            <w:tcW w:w="720" w:type="dxa"/>
            <w:tcBorders>
              <w:top w:val="single" w:sz="4" w:space="0" w:color="auto"/>
              <w:bottom w:val="single" w:sz="4" w:space="0" w:color="auto"/>
            </w:tcBorders>
          </w:tcPr>
          <w:p w14:paraId="2AFA621B" w14:textId="77777777" w:rsidR="00980D3B" w:rsidRDefault="00980D3B">
            <w:pPr>
              <w:pStyle w:val="ComponentTableBody"/>
              <w:rPr>
                <w:sz w:val="16"/>
                <w:lang w:val="de-DE"/>
              </w:rPr>
            </w:pPr>
          </w:p>
        </w:tc>
        <w:tc>
          <w:tcPr>
            <w:tcW w:w="2880" w:type="dxa"/>
            <w:tcBorders>
              <w:top w:val="single" w:sz="4" w:space="0" w:color="auto"/>
              <w:bottom w:val="single" w:sz="4" w:space="0" w:color="auto"/>
            </w:tcBorders>
          </w:tcPr>
          <w:p w14:paraId="62925EC1" w14:textId="77777777" w:rsidR="00980D3B" w:rsidRDefault="00980D3B">
            <w:pPr>
              <w:pStyle w:val="ComponentTableBody"/>
              <w:jc w:val="left"/>
              <w:rPr>
                <w:lang w:val="de-DE"/>
              </w:rPr>
            </w:pPr>
            <w:r>
              <w:rPr>
                <w:lang w:val="de-DE"/>
              </w:rPr>
              <w:t>Check Digit</w:t>
            </w:r>
          </w:p>
        </w:tc>
        <w:tc>
          <w:tcPr>
            <w:tcW w:w="1440" w:type="dxa"/>
            <w:tcBorders>
              <w:top w:val="single" w:sz="4" w:space="0" w:color="auto"/>
              <w:bottom w:val="single" w:sz="4" w:space="0" w:color="auto"/>
            </w:tcBorders>
          </w:tcPr>
          <w:p w14:paraId="2449EDC1" w14:textId="77777777" w:rsidR="00980D3B" w:rsidRDefault="00980D3B">
            <w:pPr>
              <w:pStyle w:val="ComponentTableBody"/>
              <w:jc w:val="left"/>
              <w:rPr>
                <w:sz w:val="16"/>
                <w:lang w:val="de-DE"/>
              </w:rPr>
            </w:pPr>
          </w:p>
        </w:tc>
        <w:tc>
          <w:tcPr>
            <w:tcW w:w="1008" w:type="dxa"/>
            <w:tcBorders>
              <w:top w:val="single" w:sz="4" w:space="0" w:color="auto"/>
              <w:bottom w:val="single" w:sz="4" w:space="0" w:color="auto"/>
            </w:tcBorders>
          </w:tcPr>
          <w:p w14:paraId="4332BE35"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2927EF0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538FC3C" w14:textId="77777777" w:rsidR="00980D3B" w:rsidRDefault="00980D3B">
            <w:pPr>
              <w:pStyle w:val="ComponentTableBody"/>
              <w:rPr>
                <w:lang w:val="it-IT"/>
              </w:rPr>
            </w:pPr>
            <w:r>
              <w:rPr>
                <w:lang w:val="it-IT"/>
              </w:rPr>
              <w:t>5</w:t>
            </w:r>
          </w:p>
        </w:tc>
        <w:tc>
          <w:tcPr>
            <w:tcW w:w="576" w:type="dxa"/>
            <w:tcBorders>
              <w:top w:val="single" w:sz="4" w:space="0" w:color="auto"/>
              <w:bottom w:val="single" w:sz="4" w:space="0" w:color="auto"/>
            </w:tcBorders>
          </w:tcPr>
          <w:p w14:paraId="76314DC1"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5C80DBA6"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567756EE"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3B4ECA51" w14:textId="77777777" w:rsidR="00980D3B" w:rsidRDefault="00980D3B">
            <w:pPr>
              <w:pStyle w:val="ComponentTableBody"/>
              <w:rPr>
                <w:lang w:val="de-DE"/>
              </w:rPr>
            </w:pPr>
            <w:r>
              <w:rPr>
                <w:lang w:val="de-DE"/>
              </w:rPr>
              <w:t>0061</w:t>
            </w:r>
          </w:p>
        </w:tc>
        <w:tc>
          <w:tcPr>
            <w:tcW w:w="2880" w:type="dxa"/>
            <w:tcBorders>
              <w:top w:val="single" w:sz="4" w:space="0" w:color="auto"/>
              <w:bottom w:val="single" w:sz="4" w:space="0" w:color="auto"/>
            </w:tcBorders>
          </w:tcPr>
          <w:p w14:paraId="58B467CE" w14:textId="77777777" w:rsidR="00980D3B" w:rsidRDefault="00980D3B">
            <w:pPr>
              <w:pStyle w:val="ComponentTableBody"/>
              <w:jc w:val="left"/>
              <w:rPr>
                <w:lang w:val="de-DE"/>
              </w:rPr>
            </w:pPr>
            <w:r>
              <w:rPr>
                <w:lang w:val="de-DE"/>
              </w:rPr>
              <w:t xml:space="preserve">Check Digit Scheme </w:t>
            </w:r>
          </w:p>
        </w:tc>
        <w:tc>
          <w:tcPr>
            <w:tcW w:w="1440" w:type="dxa"/>
            <w:tcBorders>
              <w:top w:val="single" w:sz="4" w:space="0" w:color="auto"/>
              <w:bottom w:val="single" w:sz="4" w:space="0" w:color="auto"/>
            </w:tcBorders>
          </w:tcPr>
          <w:p w14:paraId="1BFF36A2" w14:textId="77777777" w:rsidR="00980D3B" w:rsidRDefault="00980D3B">
            <w:pPr>
              <w:pStyle w:val="ComponentTableBody"/>
              <w:jc w:val="left"/>
              <w:rPr>
                <w:sz w:val="16"/>
                <w:lang w:val="de-DE"/>
              </w:rPr>
            </w:pPr>
          </w:p>
        </w:tc>
        <w:tc>
          <w:tcPr>
            <w:tcW w:w="1008" w:type="dxa"/>
            <w:tcBorders>
              <w:top w:val="single" w:sz="4" w:space="0" w:color="auto"/>
              <w:bottom w:val="single" w:sz="4" w:space="0" w:color="auto"/>
            </w:tcBorders>
          </w:tcPr>
          <w:p w14:paraId="28DFB4CD"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0C089FA1"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C0A5947" w14:textId="77777777" w:rsidR="00980D3B" w:rsidRDefault="00980D3B">
            <w:pPr>
              <w:pStyle w:val="ComponentTableBody"/>
              <w:rPr>
                <w:lang w:val="it-IT"/>
              </w:rPr>
            </w:pPr>
            <w:r>
              <w:rPr>
                <w:lang w:val="it-IT"/>
              </w:rPr>
              <w:t>6</w:t>
            </w:r>
          </w:p>
        </w:tc>
        <w:tc>
          <w:tcPr>
            <w:tcW w:w="576" w:type="dxa"/>
            <w:tcBorders>
              <w:top w:val="single" w:sz="4" w:space="0" w:color="auto"/>
              <w:bottom w:val="single" w:sz="4" w:space="0" w:color="auto"/>
            </w:tcBorders>
          </w:tcPr>
          <w:p w14:paraId="340FE24B"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6069277E"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3D1CFB38"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BDE6325" w14:textId="77777777" w:rsidR="00980D3B" w:rsidRDefault="00980D3B">
            <w:pPr>
              <w:pStyle w:val="ComponentTableBody"/>
            </w:pPr>
            <w:r>
              <w:t>0363</w:t>
            </w:r>
          </w:p>
        </w:tc>
        <w:tc>
          <w:tcPr>
            <w:tcW w:w="2880" w:type="dxa"/>
            <w:tcBorders>
              <w:top w:val="single" w:sz="4" w:space="0" w:color="auto"/>
              <w:bottom w:val="single" w:sz="4" w:space="0" w:color="auto"/>
            </w:tcBorders>
          </w:tcPr>
          <w:p w14:paraId="3D8E4714" w14:textId="77777777" w:rsidR="00980D3B" w:rsidRDefault="00980D3B">
            <w:pPr>
              <w:pStyle w:val="ComponentTableBody"/>
              <w:jc w:val="left"/>
            </w:pPr>
            <w:r>
              <w:t>A</w:t>
            </w:r>
            <w:r>
              <w:t>s</w:t>
            </w:r>
            <w:r>
              <w:t>signing Authority</w:t>
            </w:r>
          </w:p>
        </w:tc>
        <w:tc>
          <w:tcPr>
            <w:tcW w:w="1440" w:type="dxa"/>
            <w:tcBorders>
              <w:top w:val="single" w:sz="4" w:space="0" w:color="auto"/>
              <w:bottom w:val="single" w:sz="4" w:space="0" w:color="auto"/>
            </w:tcBorders>
          </w:tcPr>
          <w:p w14:paraId="16498C6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E9D1A5A"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50527BFF"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1E0880E" w14:textId="77777777" w:rsidR="00980D3B" w:rsidRDefault="00980D3B">
            <w:pPr>
              <w:pStyle w:val="ComponentTableBody"/>
              <w:rPr>
                <w:lang w:val="fr-FR"/>
              </w:rPr>
            </w:pPr>
            <w:r>
              <w:rPr>
                <w:lang w:val="fr-FR"/>
              </w:rPr>
              <w:t>7</w:t>
            </w:r>
          </w:p>
        </w:tc>
        <w:tc>
          <w:tcPr>
            <w:tcW w:w="576" w:type="dxa"/>
            <w:tcBorders>
              <w:top w:val="single" w:sz="4" w:space="0" w:color="auto"/>
              <w:bottom w:val="single" w:sz="4" w:space="0" w:color="auto"/>
            </w:tcBorders>
          </w:tcPr>
          <w:p w14:paraId="5DD04D23" w14:textId="77777777" w:rsidR="00980D3B" w:rsidRDefault="00980D3B">
            <w:pPr>
              <w:pStyle w:val="ComponentTableBody"/>
              <w:rPr>
                <w:lang w:val="fr-FR"/>
              </w:rPr>
            </w:pPr>
            <w:r>
              <w:rPr>
                <w:lang w:val="fr-FR"/>
              </w:rPr>
              <w:t>5</w:t>
            </w:r>
          </w:p>
        </w:tc>
        <w:tc>
          <w:tcPr>
            <w:tcW w:w="720" w:type="dxa"/>
            <w:tcBorders>
              <w:top w:val="single" w:sz="4" w:space="0" w:color="auto"/>
              <w:bottom w:val="single" w:sz="4" w:space="0" w:color="auto"/>
            </w:tcBorders>
          </w:tcPr>
          <w:p w14:paraId="1B2C1F91" w14:textId="77777777" w:rsidR="00980D3B" w:rsidRDefault="00980D3B">
            <w:pPr>
              <w:pStyle w:val="ComponentTableBody"/>
              <w:rPr>
                <w:lang w:val="fr-FR"/>
              </w:rPr>
            </w:pPr>
            <w:r>
              <w:rPr>
                <w:lang w:val="fr-FR"/>
              </w:rPr>
              <w:t>ID</w:t>
            </w:r>
          </w:p>
        </w:tc>
        <w:tc>
          <w:tcPr>
            <w:tcW w:w="576" w:type="dxa"/>
            <w:tcBorders>
              <w:top w:val="single" w:sz="4" w:space="0" w:color="auto"/>
              <w:bottom w:val="single" w:sz="4" w:space="0" w:color="auto"/>
            </w:tcBorders>
          </w:tcPr>
          <w:p w14:paraId="06C3CE14" w14:textId="77777777" w:rsidR="00980D3B" w:rsidRDefault="00980D3B">
            <w:pPr>
              <w:pStyle w:val="ComponentTableBody"/>
              <w:rPr>
                <w:lang w:val="fr-FR"/>
              </w:rPr>
            </w:pPr>
            <w:r>
              <w:rPr>
                <w:lang w:val="fr-FR"/>
              </w:rPr>
              <w:t>O</w:t>
            </w:r>
          </w:p>
        </w:tc>
        <w:tc>
          <w:tcPr>
            <w:tcW w:w="720" w:type="dxa"/>
            <w:tcBorders>
              <w:top w:val="single" w:sz="4" w:space="0" w:color="auto"/>
              <w:bottom w:val="single" w:sz="4" w:space="0" w:color="auto"/>
            </w:tcBorders>
          </w:tcPr>
          <w:p w14:paraId="20C584EC" w14:textId="77777777" w:rsidR="00980D3B" w:rsidRDefault="00980D3B">
            <w:pPr>
              <w:pStyle w:val="ComponentTableBody"/>
              <w:rPr>
                <w:lang w:val="fr-FR"/>
              </w:rPr>
            </w:pPr>
            <w:r>
              <w:rPr>
                <w:lang w:val="fr-FR"/>
              </w:rPr>
              <w:t>0203</w:t>
            </w:r>
          </w:p>
        </w:tc>
        <w:tc>
          <w:tcPr>
            <w:tcW w:w="2880" w:type="dxa"/>
            <w:tcBorders>
              <w:top w:val="single" w:sz="4" w:space="0" w:color="auto"/>
              <w:bottom w:val="single" w:sz="4" w:space="0" w:color="auto"/>
            </w:tcBorders>
          </w:tcPr>
          <w:p w14:paraId="5489194A" w14:textId="77777777" w:rsidR="00980D3B" w:rsidRDefault="00980D3B">
            <w:pPr>
              <w:pStyle w:val="ComponentTableBody"/>
              <w:jc w:val="left"/>
              <w:rPr>
                <w:lang w:val="fr-FR"/>
              </w:rPr>
            </w:pPr>
            <w:r>
              <w:rPr>
                <w:lang w:val="fr-FR"/>
              </w:rPr>
              <w:t>Ident</w:t>
            </w:r>
            <w:r>
              <w:rPr>
                <w:lang w:val="fr-FR"/>
              </w:rPr>
              <w:t>i</w:t>
            </w:r>
            <w:r>
              <w:rPr>
                <w:lang w:val="fr-FR"/>
              </w:rPr>
              <w:t>fier Type Code</w:t>
            </w:r>
          </w:p>
        </w:tc>
        <w:tc>
          <w:tcPr>
            <w:tcW w:w="1440" w:type="dxa"/>
            <w:tcBorders>
              <w:top w:val="single" w:sz="4" w:space="0" w:color="auto"/>
              <w:bottom w:val="single" w:sz="4" w:space="0" w:color="auto"/>
            </w:tcBorders>
          </w:tcPr>
          <w:p w14:paraId="2A9C17A2" w14:textId="77777777" w:rsidR="00980D3B" w:rsidRDefault="00980D3B">
            <w:pPr>
              <w:pStyle w:val="ComponentTableBody"/>
              <w:jc w:val="left"/>
              <w:rPr>
                <w:sz w:val="16"/>
                <w:lang w:val="fr-FR"/>
              </w:rPr>
            </w:pPr>
          </w:p>
        </w:tc>
        <w:tc>
          <w:tcPr>
            <w:tcW w:w="1008" w:type="dxa"/>
            <w:tcBorders>
              <w:top w:val="single" w:sz="4" w:space="0" w:color="auto"/>
              <w:bottom w:val="single" w:sz="4" w:space="0" w:color="auto"/>
            </w:tcBorders>
          </w:tcPr>
          <w:p w14:paraId="41435CF8"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5F9593E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76BC0AE" w14:textId="77777777" w:rsidR="00980D3B" w:rsidRDefault="00980D3B">
            <w:pPr>
              <w:pStyle w:val="ComponentTableBody"/>
              <w:rPr>
                <w:lang w:val="it-IT"/>
              </w:rPr>
            </w:pPr>
            <w:r>
              <w:rPr>
                <w:lang w:val="it-IT"/>
              </w:rPr>
              <w:t>8</w:t>
            </w:r>
          </w:p>
        </w:tc>
        <w:tc>
          <w:tcPr>
            <w:tcW w:w="576" w:type="dxa"/>
            <w:tcBorders>
              <w:top w:val="single" w:sz="4" w:space="0" w:color="auto"/>
              <w:bottom w:val="single" w:sz="4" w:space="0" w:color="auto"/>
            </w:tcBorders>
          </w:tcPr>
          <w:p w14:paraId="4BCB7AEC" w14:textId="77777777" w:rsidR="00980D3B" w:rsidRDefault="00980D3B">
            <w:pPr>
              <w:pStyle w:val="ComponentTableBody"/>
              <w:rPr>
                <w:lang w:val="it-IT"/>
              </w:rPr>
            </w:pPr>
            <w:r>
              <w:rPr>
                <w:lang w:val="it-IT"/>
              </w:rPr>
              <w:t>227</w:t>
            </w:r>
          </w:p>
        </w:tc>
        <w:tc>
          <w:tcPr>
            <w:tcW w:w="720" w:type="dxa"/>
            <w:tcBorders>
              <w:top w:val="single" w:sz="4" w:space="0" w:color="auto"/>
              <w:bottom w:val="single" w:sz="4" w:space="0" w:color="auto"/>
            </w:tcBorders>
          </w:tcPr>
          <w:p w14:paraId="583793EA" w14:textId="77777777" w:rsidR="00980D3B" w:rsidRDefault="00980D3B">
            <w:pPr>
              <w:pStyle w:val="ComponentTableBody"/>
              <w:rPr>
                <w:lang w:val="it-IT"/>
              </w:rPr>
            </w:pPr>
            <w:r>
              <w:rPr>
                <w:lang w:val="it-IT"/>
              </w:rPr>
              <w:t>HD</w:t>
            </w:r>
          </w:p>
        </w:tc>
        <w:tc>
          <w:tcPr>
            <w:tcW w:w="576" w:type="dxa"/>
            <w:tcBorders>
              <w:top w:val="single" w:sz="4" w:space="0" w:color="auto"/>
              <w:bottom w:val="single" w:sz="4" w:space="0" w:color="auto"/>
            </w:tcBorders>
          </w:tcPr>
          <w:p w14:paraId="67324C3A"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0FA32D35"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0209FF75" w14:textId="77777777" w:rsidR="00980D3B" w:rsidRDefault="00980D3B">
            <w:pPr>
              <w:pStyle w:val="ComponentTableBody"/>
              <w:jc w:val="left"/>
            </w:pPr>
            <w:r>
              <w:t>Assigning Facility</w:t>
            </w:r>
          </w:p>
        </w:tc>
        <w:tc>
          <w:tcPr>
            <w:tcW w:w="1440" w:type="dxa"/>
            <w:tcBorders>
              <w:top w:val="single" w:sz="4" w:space="0" w:color="auto"/>
              <w:bottom w:val="single" w:sz="4" w:space="0" w:color="auto"/>
            </w:tcBorders>
          </w:tcPr>
          <w:p w14:paraId="5499DDA1"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DD85730" w14:textId="77777777" w:rsidR="00980D3B" w:rsidRDefault="00980D3B">
            <w:pPr>
              <w:pStyle w:val="ComponentTableBody"/>
              <w:rPr>
                <w:rStyle w:val="Hyperlink"/>
              </w:rPr>
            </w:pPr>
            <w:r>
              <w:rPr>
                <w:rStyle w:val="Hyperlink"/>
              </w:rPr>
              <w:fldChar w:fldCharType="begin"/>
            </w:r>
            <w:r>
              <w:rPr>
                <w:rStyle w:val="Hyperlink"/>
              </w:rPr>
              <w:instrText xml:space="preserve"> REF _Ref358257805 \r \h </w:instrText>
            </w:r>
            <w:r>
              <w:rPr>
                <w:rStyle w:val="Hyperlink"/>
              </w:rPr>
            </w:r>
            <w:r>
              <w:rPr>
                <w:rStyle w:val="Hyperlink"/>
              </w:rPr>
              <w:instrText xml:space="preserve"> \* MERGEFORMAT </w:instrText>
            </w:r>
            <w:r>
              <w:rPr>
                <w:rStyle w:val="Hyperlink"/>
              </w:rPr>
              <w:fldChar w:fldCharType="separate"/>
            </w:r>
            <w:r>
              <w:rPr>
                <w:rStyle w:val="Hyperlink"/>
              </w:rPr>
              <w:t>2.A.33</w:t>
            </w:r>
            <w:r>
              <w:rPr>
                <w:rStyle w:val="Hyperlink"/>
              </w:rPr>
              <w:fldChar w:fldCharType="end"/>
            </w:r>
          </w:p>
        </w:tc>
      </w:tr>
      <w:tr w:rsidR="00980D3B" w14:paraId="104F752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8588327" w14:textId="77777777" w:rsidR="00980D3B" w:rsidRDefault="00980D3B">
            <w:pPr>
              <w:pStyle w:val="ComponentTableBody"/>
            </w:pPr>
            <w:r>
              <w:t>9</w:t>
            </w:r>
          </w:p>
        </w:tc>
        <w:tc>
          <w:tcPr>
            <w:tcW w:w="576" w:type="dxa"/>
            <w:tcBorders>
              <w:top w:val="single" w:sz="4" w:space="0" w:color="auto"/>
              <w:bottom w:val="single" w:sz="4" w:space="0" w:color="auto"/>
            </w:tcBorders>
          </w:tcPr>
          <w:p w14:paraId="46AC2E68" w14:textId="77777777" w:rsidR="00980D3B" w:rsidRDefault="00980D3B">
            <w:pPr>
              <w:pStyle w:val="ComponentTableBody"/>
            </w:pPr>
            <w:r>
              <w:t>1</w:t>
            </w:r>
          </w:p>
        </w:tc>
        <w:tc>
          <w:tcPr>
            <w:tcW w:w="720" w:type="dxa"/>
            <w:tcBorders>
              <w:top w:val="single" w:sz="4" w:space="0" w:color="auto"/>
              <w:bottom w:val="single" w:sz="4" w:space="0" w:color="auto"/>
            </w:tcBorders>
          </w:tcPr>
          <w:p w14:paraId="567D314F" w14:textId="77777777" w:rsidR="00980D3B" w:rsidRDefault="00980D3B">
            <w:pPr>
              <w:pStyle w:val="ComponentTableBody"/>
            </w:pPr>
            <w:r>
              <w:t>ID</w:t>
            </w:r>
          </w:p>
        </w:tc>
        <w:tc>
          <w:tcPr>
            <w:tcW w:w="576" w:type="dxa"/>
            <w:tcBorders>
              <w:top w:val="single" w:sz="4" w:space="0" w:color="auto"/>
              <w:bottom w:val="single" w:sz="4" w:space="0" w:color="auto"/>
            </w:tcBorders>
          </w:tcPr>
          <w:p w14:paraId="1BD98243" w14:textId="77777777" w:rsidR="00980D3B" w:rsidRDefault="00980D3B">
            <w:pPr>
              <w:pStyle w:val="ComponentTableBody"/>
            </w:pPr>
            <w:r>
              <w:t>O</w:t>
            </w:r>
          </w:p>
        </w:tc>
        <w:tc>
          <w:tcPr>
            <w:tcW w:w="720" w:type="dxa"/>
            <w:tcBorders>
              <w:top w:val="single" w:sz="4" w:space="0" w:color="auto"/>
              <w:bottom w:val="single" w:sz="4" w:space="0" w:color="auto"/>
            </w:tcBorders>
          </w:tcPr>
          <w:p w14:paraId="026700A9" w14:textId="77777777" w:rsidR="00980D3B" w:rsidRDefault="00980D3B">
            <w:pPr>
              <w:pStyle w:val="ComponentTableBody"/>
            </w:pPr>
            <w:r>
              <w:t>0465</w:t>
            </w:r>
          </w:p>
        </w:tc>
        <w:tc>
          <w:tcPr>
            <w:tcW w:w="2880" w:type="dxa"/>
            <w:tcBorders>
              <w:top w:val="single" w:sz="4" w:space="0" w:color="auto"/>
              <w:bottom w:val="single" w:sz="4" w:space="0" w:color="auto"/>
            </w:tcBorders>
          </w:tcPr>
          <w:p w14:paraId="44910F56" w14:textId="77777777" w:rsidR="00980D3B" w:rsidRDefault="00980D3B">
            <w:pPr>
              <w:pStyle w:val="ComponentTableBody"/>
              <w:jc w:val="left"/>
            </w:pPr>
            <w:r>
              <w:t>Name Representation Code</w:t>
            </w:r>
          </w:p>
        </w:tc>
        <w:tc>
          <w:tcPr>
            <w:tcW w:w="1440" w:type="dxa"/>
            <w:tcBorders>
              <w:top w:val="single" w:sz="4" w:space="0" w:color="auto"/>
              <w:bottom w:val="single" w:sz="4" w:space="0" w:color="auto"/>
            </w:tcBorders>
          </w:tcPr>
          <w:p w14:paraId="0C063C1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63B699C"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28989509"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534EB0E3" w14:textId="77777777" w:rsidR="00980D3B" w:rsidRDefault="00980D3B">
            <w:pPr>
              <w:pStyle w:val="ComponentTableBody"/>
            </w:pPr>
            <w:r>
              <w:t>10</w:t>
            </w:r>
          </w:p>
        </w:tc>
        <w:tc>
          <w:tcPr>
            <w:tcW w:w="576" w:type="dxa"/>
            <w:tcBorders>
              <w:top w:val="single" w:sz="4" w:space="0" w:color="auto"/>
              <w:bottom w:val="double" w:sz="4" w:space="0" w:color="auto"/>
            </w:tcBorders>
          </w:tcPr>
          <w:p w14:paraId="0CE4CC22" w14:textId="77777777" w:rsidR="00980D3B" w:rsidRDefault="00980D3B">
            <w:pPr>
              <w:pStyle w:val="ComponentTableBody"/>
            </w:pPr>
            <w:r>
              <w:t>20</w:t>
            </w:r>
          </w:p>
        </w:tc>
        <w:tc>
          <w:tcPr>
            <w:tcW w:w="720" w:type="dxa"/>
            <w:tcBorders>
              <w:top w:val="single" w:sz="4" w:space="0" w:color="auto"/>
              <w:bottom w:val="double" w:sz="4" w:space="0" w:color="auto"/>
            </w:tcBorders>
          </w:tcPr>
          <w:p w14:paraId="4077FBC2" w14:textId="77777777" w:rsidR="00980D3B" w:rsidRDefault="00980D3B">
            <w:pPr>
              <w:pStyle w:val="ComponentTableBody"/>
            </w:pPr>
            <w:r>
              <w:t>ST</w:t>
            </w:r>
          </w:p>
        </w:tc>
        <w:tc>
          <w:tcPr>
            <w:tcW w:w="576" w:type="dxa"/>
            <w:tcBorders>
              <w:top w:val="single" w:sz="4" w:space="0" w:color="auto"/>
              <w:bottom w:val="double" w:sz="4" w:space="0" w:color="auto"/>
            </w:tcBorders>
          </w:tcPr>
          <w:p w14:paraId="56021F49" w14:textId="77777777" w:rsidR="00980D3B" w:rsidRDefault="00980D3B">
            <w:pPr>
              <w:pStyle w:val="ComponentTableBody"/>
            </w:pPr>
            <w:r>
              <w:t>O</w:t>
            </w:r>
          </w:p>
        </w:tc>
        <w:tc>
          <w:tcPr>
            <w:tcW w:w="720" w:type="dxa"/>
            <w:tcBorders>
              <w:top w:val="single" w:sz="4" w:space="0" w:color="auto"/>
              <w:bottom w:val="double" w:sz="4" w:space="0" w:color="auto"/>
            </w:tcBorders>
          </w:tcPr>
          <w:p w14:paraId="2A771D3F" w14:textId="77777777" w:rsidR="00980D3B" w:rsidRDefault="00980D3B">
            <w:pPr>
              <w:pStyle w:val="ComponentTableBody"/>
              <w:rPr>
                <w:sz w:val="16"/>
              </w:rPr>
            </w:pPr>
          </w:p>
        </w:tc>
        <w:tc>
          <w:tcPr>
            <w:tcW w:w="2880" w:type="dxa"/>
            <w:tcBorders>
              <w:top w:val="single" w:sz="4" w:space="0" w:color="auto"/>
              <w:bottom w:val="double" w:sz="4" w:space="0" w:color="auto"/>
            </w:tcBorders>
          </w:tcPr>
          <w:p w14:paraId="36A9B8AD" w14:textId="77777777" w:rsidR="00980D3B" w:rsidRDefault="00980D3B">
            <w:pPr>
              <w:pStyle w:val="ComponentTableBody"/>
              <w:jc w:val="left"/>
            </w:pPr>
            <w:r>
              <w:t>Organization Identifier</w:t>
            </w:r>
          </w:p>
        </w:tc>
        <w:tc>
          <w:tcPr>
            <w:tcW w:w="1440" w:type="dxa"/>
            <w:tcBorders>
              <w:top w:val="single" w:sz="4" w:space="0" w:color="auto"/>
              <w:bottom w:val="double" w:sz="4" w:space="0" w:color="auto"/>
            </w:tcBorders>
          </w:tcPr>
          <w:p w14:paraId="281EA6EE" w14:textId="77777777" w:rsidR="00980D3B" w:rsidRDefault="00980D3B">
            <w:pPr>
              <w:pStyle w:val="ComponentTableBody"/>
              <w:jc w:val="left"/>
              <w:rPr>
                <w:sz w:val="16"/>
              </w:rPr>
            </w:pPr>
          </w:p>
        </w:tc>
        <w:tc>
          <w:tcPr>
            <w:tcW w:w="1008" w:type="dxa"/>
            <w:tcBorders>
              <w:top w:val="single" w:sz="4" w:space="0" w:color="auto"/>
              <w:bottom w:val="double" w:sz="4" w:space="0" w:color="auto"/>
            </w:tcBorders>
          </w:tcPr>
          <w:p w14:paraId="3AF6C962"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009A4B59" w14:textId="77777777" w:rsidR="00980D3B" w:rsidRDefault="00980D3B">
      <w:pPr>
        <w:pStyle w:val="Note"/>
      </w:pPr>
      <w:r>
        <w:rPr>
          <w:rStyle w:val="Strong"/>
        </w:rPr>
        <w:t>Maximum Length:</w:t>
      </w:r>
      <w:r>
        <w:t xml:space="preserve"> 567</w:t>
      </w:r>
    </w:p>
    <w:p w14:paraId="3A4936FA" w14:textId="77777777" w:rsidR="00980D3B" w:rsidRDefault="00980D3B">
      <w:pPr>
        <w:pStyle w:val="NormalIndented"/>
      </w:pPr>
      <w:r>
        <w:t>This data type is used in fields (e.g., PV2-23, NK1-13, PD1-3, OBR-44) to specify the name and ID number of an organization.</w:t>
      </w:r>
    </w:p>
    <w:p w14:paraId="25CEDDA7" w14:textId="77777777" w:rsidR="00980D3B" w:rsidRDefault="00980D3B">
      <w:pPr>
        <w:pStyle w:val="NormalIndented"/>
        <w:keepNext/>
      </w:pPr>
      <w:r>
        <w:lastRenderedPageBreak/>
        <w:t>Example 1:</w:t>
      </w:r>
    </w:p>
    <w:p w14:paraId="0C1A23E4" w14:textId="77777777" w:rsidR="00980D3B" w:rsidRDefault="00980D3B">
      <w:pPr>
        <w:pStyle w:val="NormalIndented"/>
        <w:keepNext/>
      </w:pPr>
      <w:r>
        <w:t>The ID for Fairview Hospital was assigned by the University Hospital enterprise’s Hospital Master and was first i</w:t>
      </w:r>
      <w:r>
        <w:t>s</w:t>
      </w:r>
      <w:r>
        <w:t>sued at the Central Offices.</w:t>
      </w:r>
    </w:p>
    <w:p w14:paraId="61DF9B99" w14:textId="77777777" w:rsidR="00980D3B" w:rsidRDefault="00980D3B">
      <w:pPr>
        <w:pStyle w:val="Example"/>
        <w:rPr>
          <w:noProof w:val="0"/>
        </w:rPr>
      </w:pPr>
      <w:r>
        <w:rPr>
          <w:noProof w:val="0"/>
        </w:rPr>
        <w:t>Fairview Hospital^L^716^9^M10^&amp;Hospital Ma</w:t>
      </w:r>
      <w:r>
        <w:rPr>
          <w:noProof w:val="0"/>
        </w:rPr>
        <w:t>s</w:t>
      </w:r>
      <w:r>
        <w:rPr>
          <w:noProof w:val="0"/>
        </w:rPr>
        <w:t xml:space="preserve">ter.University </w:t>
      </w:r>
      <w:r>
        <w:rPr>
          <w:noProof w:val="0"/>
        </w:rPr>
        <w:br/>
        <w:t>Hositals&amp;L^XX^&amp;Central Offices.University Hosp</w:t>
      </w:r>
      <w:r>
        <w:rPr>
          <w:noProof w:val="0"/>
        </w:rPr>
        <w:t>i</w:t>
      </w:r>
      <w:r>
        <w:rPr>
          <w:noProof w:val="0"/>
        </w:rPr>
        <w:t>tals&amp;L^A</w:t>
      </w:r>
    </w:p>
    <w:p w14:paraId="5A611825" w14:textId="77777777" w:rsidR="00980D3B" w:rsidRDefault="00980D3B">
      <w:pPr>
        <w:pStyle w:val="NormalIndented"/>
        <w:keepNext/>
      </w:pPr>
      <w:r>
        <w:t>Example 2:</w:t>
      </w:r>
    </w:p>
    <w:p w14:paraId="59E81BEE" w14:textId="77777777" w:rsidR="00980D3B" w:rsidRDefault="00980D3B">
      <w:pPr>
        <w:pStyle w:val="NormalIndented"/>
        <w:keepNext/>
      </w:pPr>
      <w:r>
        <w:t>Fairview Hospital has another ID that was issued by CMS. Assigning Authority, CMS, values only the first HD component, an IS data type and assigning facility is not relevant. This information might be transmi</w:t>
      </w:r>
      <w:r>
        <w:t>t</w:t>
      </w:r>
      <w:r>
        <w:t>ted accor</w:t>
      </w:r>
      <w:r>
        <w:t>d</w:t>
      </w:r>
      <w:r>
        <w:t>ingly:</w:t>
      </w:r>
    </w:p>
    <w:p w14:paraId="38846728" w14:textId="77777777" w:rsidR="00980D3B" w:rsidRDefault="00980D3B">
      <w:pPr>
        <w:pStyle w:val="Example"/>
        <w:rPr>
          <w:noProof w:val="0"/>
        </w:rPr>
      </w:pPr>
      <w:r>
        <w:rPr>
          <w:noProof w:val="0"/>
        </w:rPr>
        <w:t>Fairview Hospital^L^4544^3^M10^CMS^XX^^A</w:t>
      </w:r>
    </w:p>
    <w:p w14:paraId="4A76405F" w14:textId="77777777" w:rsidR="00980D3B" w:rsidRDefault="00980D3B">
      <w:pPr>
        <w:pStyle w:val="Heading4"/>
        <w:rPr>
          <w:vanish/>
        </w:rPr>
      </w:pPr>
      <w:r>
        <w:rPr>
          <w:vanish/>
        </w:rPr>
        <w:t>hiddentext</w:t>
      </w:r>
    </w:p>
    <w:p w14:paraId="35906A5C" w14:textId="77777777" w:rsidR="00980D3B" w:rsidRDefault="00980D3B">
      <w:pPr>
        <w:pStyle w:val="Heading4"/>
      </w:pPr>
      <w:bookmarkStart w:id="2154" w:name="_Toc498146115"/>
      <w:bookmarkStart w:id="2155" w:name="_Toc527864684"/>
      <w:bookmarkStart w:id="2156" w:name="_Toc527866156"/>
      <w:r>
        <w:t>Organization Name (ST)</w:t>
      </w:r>
      <w:bookmarkEnd w:id="2154"/>
      <w:bookmarkEnd w:id="2155"/>
      <w:bookmarkEnd w:id="2156"/>
    </w:p>
    <w:p w14:paraId="004D09D7" w14:textId="77777777" w:rsidR="00980D3B" w:rsidRDefault="00980D3B">
      <w:pPr>
        <w:pStyle w:val="NormalIndented"/>
      </w:pPr>
      <w:r>
        <w:t>The name of the specified organization.</w:t>
      </w:r>
    </w:p>
    <w:p w14:paraId="267F3C59" w14:textId="77777777" w:rsidR="00980D3B" w:rsidRDefault="00980D3B">
      <w:pPr>
        <w:pStyle w:val="Heading4"/>
      </w:pPr>
      <w:bookmarkStart w:id="2157" w:name="_Toc498146116"/>
      <w:bookmarkStart w:id="2158" w:name="_Toc527864685"/>
      <w:bookmarkStart w:id="2159" w:name="_Toc527866157"/>
      <w:r>
        <w:t>Organization Name Type Code (IS)</w:t>
      </w:r>
      <w:bookmarkEnd w:id="2157"/>
      <w:bookmarkEnd w:id="2158"/>
      <w:bookmarkEnd w:id="2159"/>
    </w:p>
    <w:p w14:paraId="7A3AE17F" w14:textId="77777777" w:rsidR="00980D3B" w:rsidRDefault="00980D3B">
      <w:pPr>
        <w:pStyle w:val="NormalIndented"/>
      </w:pPr>
      <w:r>
        <w:t xml:space="preserve">A code that represents the type of name i.e., legal name, display name. Refer to </w:t>
      </w:r>
      <w:bookmarkStart w:id="2160" w:name="_Hlt478372244"/>
      <w:bookmarkStart w:id="2161" w:name="_Hlt478372390"/>
      <w:r>
        <w:rPr>
          <w:rStyle w:val="HyperlinkText"/>
        </w:rPr>
        <w:fldChar w:fldCharType="begin"/>
      </w:r>
      <w:r>
        <w:rPr>
          <w:rStyle w:val="HyperlinkText"/>
        </w:rPr>
        <w:instrText xml:space="preserve"> HYPERLINK  \l "HL70204" </w:instrText>
      </w:r>
      <w:r>
        <w:rPr>
          <w:rStyle w:val="HyperlinkText"/>
        </w:rPr>
      </w:r>
      <w:r>
        <w:rPr>
          <w:rStyle w:val="HyperlinkText"/>
        </w:rPr>
        <w:fldChar w:fldCharType="separate"/>
      </w:r>
      <w:r>
        <w:rPr>
          <w:rStyle w:val="HyperlinkText"/>
        </w:rPr>
        <w:t>User-defined Table 0204 - Organizational Name Type</w:t>
      </w:r>
      <w:bookmarkEnd w:id="2160"/>
      <w:bookmarkEnd w:id="2161"/>
      <w:r>
        <w:rPr>
          <w:rStyle w:val="HyperlinkText"/>
        </w:rPr>
        <w:fldChar w:fldCharType="end"/>
      </w:r>
      <w:r>
        <w:t xml:space="preserve"> for suggested values.</w:t>
      </w:r>
    </w:p>
    <w:p w14:paraId="3FE9B215" w14:textId="77777777" w:rsidR="00980D3B" w:rsidRDefault="00980D3B">
      <w:pPr>
        <w:pStyle w:val="UserTableCaption"/>
      </w:pPr>
      <w:bookmarkStart w:id="2162" w:name="_Toc349735661"/>
      <w:bookmarkStart w:id="2163" w:name="_Toc349803933"/>
      <w:r>
        <w:t>User-defined Table 0204 - Organizational name type</w:t>
      </w:r>
      <w:bookmarkStart w:id="2164" w:name="HL70204"/>
      <w:bookmarkEnd w:id="2162"/>
      <w:bookmarkEnd w:id="2163"/>
      <w:r>
        <w:fldChar w:fldCharType="begin"/>
      </w:r>
      <w:r>
        <w:instrText xml:space="preserve"> XE "User-defined table 0204 - Organizational name type"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124"/>
        <w:gridCol w:w="2562"/>
        <w:gridCol w:w="2160"/>
      </w:tblGrid>
      <w:tr w:rsidR="00980D3B" w14:paraId="3A14D64D" w14:textId="77777777">
        <w:tblPrEx>
          <w:tblCellMar>
            <w:top w:w="0" w:type="dxa"/>
            <w:bottom w:w="0" w:type="dxa"/>
          </w:tblCellMar>
        </w:tblPrEx>
        <w:trPr>
          <w:tblHeader/>
          <w:jc w:val="center"/>
        </w:trPr>
        <w:tc>
          <w:tcPr>
            <w:tcW w:w="1124" w:type="dxa"/>
            <w:tcBorders>
              <w:top w:val="single" w:sz="12" w:space="0" w:color="auto"/>
              <w:bottom w:val="single" w:sz="6" w:space="0" w:color="auto"/>
            </w:tcBorders>
            <w:shd w:val="pct10" w:color="auto" w:fill="FFFFFF"/>
          </w:tcPr>
          <w:bookmarkEnd w:id="2164"/>
          <w:p w14:paraId="0361ADAB" w14:textId="77777777" w:rsidR="00980D3B" w:rsidRDefault="00980D3B">
            <w:pPr>
              <w:pStyle w:val="UserTableHeader"/>
              <w:jc w:val="center"/>
              <w:rPr>
                <w:lang w:val="fr-FR"/>
              </w:rPr>
            </w:pPr>
            <w:r>
              <w:rPr>
                <w:lang w:val="fr-FR"/>
              </w:rPr>
              <w:t>Value</w:t>
            </w:r>
          </w:p>
        </w:tc>
        <w:tc>
          <w:tcPr>
            <w:tcW w:w="2562" w:type="dxa"/>
            <w:tcBorders>
              <w:top w:val="single" w:sz="12" w:space="0" w:color="auto"/>
              <w:bottom w:val="single" w:sz="6" w:space="0" w:color="auto"/>
            </w:tcBorders>
            <w:shd w:val="pct10" w:color="auto" w:fill="FFFFFF"/>
          </w:tcPr>
          <w:p w14:paraId="55502B06"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7F8F5DF7" w14:textId="77777777" w:rsidR="00980D3B" w:rsidRDefault="00980D3B">
            <w:pPr>
              <w:pStyle w:val="UserTableHeader"/>
              <w:rPr>
                <w:lang w:val="fr-FR"/>
              </w:rPr>
            </w:pPr>
            <w:r>
              <w:rPr>
                <w:lang w:val="fr-FR"/>
              </w:rPr>
              <w:t>Comment</w:t>
            </w:r>
          </w:p>
        </w:tc>
      </w:tr>
      <w:tr w:rsidR="00980D3B" w14:paraId="23ACEFF2" w14:textId="77777777">
        <w:tblPrEx>
          <w:tblCellMar>
            <w:top w:w="0" w:type="dxa"/>
            <w:bottom w:w="0" w:type="dxa"/>
          </w:tblCellMar>
        </w:tblPrEx>
        <w:trPr>
          <w:jc w:val="center"/>
        </w:trPr>
        <w:tc>
          <w:tcPr>
            <w:tcW w:w="1124" w:type="dxa"/>
            <w:tcBorders>
              <w:top w:val="single" w:sz="6" w:space="0" w:color="auto"/>
              <w:bottom w:val="single" w:sz="4" w:space="0" w:color="auto"/>
            </w:tcBorders>
          </w:tcPr>
          <w:p w14:paraId="4C6E0E54" w14:textId="77777777" w:rsidR="00980D3B" w:rsidRDefault="00980D3B">
            <w:pPr>
              <w:pStyle w:val="UserTableBody"/>
              <w:jc w:val="center"/>
              <w:rPr>
                <w:iCs/>
                <w:szCs w:val="18"/>
              </w:rPr>
            </w:pPr>
            <w:r>
              <w:rPr>
                <w:iCs/>
                <w:szCs w:val="18"/>
              </w:rPr>
              <w:t>A</w:t>
            </w:r>
          </w:p>
        </w:tc>
        <w:tc>
          <w:tcPr>
            <w:tcW w:w="2562" w:type="dxa"/>
            <w:tcBorders>
              <w:top w:val="single" w:sz="6" w:space="0" w:color="auto"/>
              <w:bottom w:val="single" w:sz="4" w:space="0" w:color="auto"/>
            </w:tcBorders>
          </w:tcPr>
          <w:p w14:paraId="35289BDC" w14:textId="77777777" w:rsidR="00980D3B" w:rsidRDefault="00980D3B">
            <w:pPr>
              <w:pStyle w:val="UserTableBody"/>
            </w:pPr>
            <w:r>
              <w:t>Alias name</w:t>
            </w:r>
          </w:p>
        </w:tc>
        <w:tc>
          <w:tcPr>
            <w:tcW w:w="2160" w:type="dxa"/>
            <w:tcBorders>
              <w:top w:val="single" w:sz="6" w:space="0" w:color="auto"/>
              <w:bottom w:val="single" w:sz="4" w:space="0" w:color="auto"/>
            </w:tcBorders>
          </w:tcPr>
          <w:p w14:paraId="71F01D9C" w14:textId="77777777" w:rsidR="00980D3B" w:rsidRDefault="00980D3B">
            <w:pPr>
              <w:pStyle w:val="UserTableBody"/>
              <w:rPr>
                <w:sz w:val="16"/>
              </w:rPr>
            </w:pPr>
          </w:p>
        </w:tc>
      </w:tr>
      <w:tr w:rsidR="00980D3B" w14:paraId="177C8377" w14:textId="77777777">
        <w:tblPrEx>
          <w:tblCellMar>
            <w:top w:w="0" w:type="dxa"/>
            <w:bottom w:w="0" w:type="dxa"/>
          </w:tblCellMar>
        </w:tblPrEx>
        <w:trPr>
          <w:jc w:val="center"/>
        </w:trPr>
        <w:tc>
          <w:tcPr>
            <w:tcW w:w="1124" w:type="dxa"/>
            <w:tcBorders>
              <w:top w:val="single" w:sz="4" w:space="0" w:color="auto"/>
              <w:bottom w:val="single" w:sz="4" w:space="0" w:color="auto"/>
            </w:tcBorders>
          </w:tcPr>
          <w:p w14:paraId="3C7DDD92" w14:textId="77777777" w:rsidR="00980D3B" w:rsidRDefault="00980D3B">
            <w:pPr>
              <w:pStyle w:val="UserTableBody"/>
              <w:jc w:val="center"/>
              <w:rPr>
                <w:iCs/>
                <w:szCs w:val="18"/>
              </w:rPr>
            </w:pPr>
            <w:r>
              <w:rPr>
                <w:iCs/>
                <w:szCs w:val="18"/>
              </w:rPr>
              <w:t>L</w:t>
            </w:r>
          </w:p>
        </w:tc>
        <w:tc>
          <w:tcPr>
            <w:tcW w:w="2562" w:type="dxa"/>
            <w:tcBorders>
              <w:top w:val="single" w:sz="4" w:space="0" w:color="auto"/>
              <w:bottom w:val="single" w:sz="4" w:space="0" w:color="auto"/>
            </w:tcBorders>
          </w:tcPr>
          <w:p w14:paraId="43AA0EE5" w14:textId="77777777" w:rsidR="00980D3B" w:rsidRDefault="00980D3B">
            <w:pPr>
              <w:pStyle w:val="UserTableBody"/>
            </w:pPr>
            <w:r>
              <w:t>Legal name</w:t>
            </w:r>
          </w:p>
        </w:tc>
        <w:tc>
          <w:tcPr>
            <w:tcW w:w="2160" w:type="dxa"/>
            <w:tcBorders>
              <w:top w:val="single" w:sz="4" w:space="0" w:color="auto"/>
              <w:bottom w:val="single" w:sz="4" w:space="0" w:color="auto"/>
            </w:tcBorders>
          </w:tcPr>
          <w:p w14:paraId="6E0A2D66" w14:textId="77777777" w:rsidR="00980D3B" w:rsidRDefault="00980D3B">
            <w:pPr>
              <w:pStyle w:val="UserTableBody"/>
              <w:rPr>
                <w:sz w:val="16"/>
              </w:rPr>
            </w:pPr>
          </w:p>
        </w:tc>
      </w:tr>
      <w:tr w:rsidR="00980D3B" w14:paraId="67638FEC" w14:textId="77777777">
        <w:tblPrEx>
          <w:tblCellMar>
            <w:top w:w="0" w:type="dxa"/>
            <w:bottom w:w="0" w:type="dxa"/>
          </w:tblCellMar>
        </w:tblPrEx>
        <w:trPr>
          <w:jc w:val="center"/>
        </w:trPr>
        <w:tc>
          <w:tcPr>
            <w:tcW w:w="1124" w:type="dxa"/>
            <w:tcBorders>
              <w:top w:val="single" w:sz="4" w:space="0" w:color="auto"/>
              <w:bottom w:val="single" w:sz="4" w:space="0" w:color="auto"/>
            </w:tcBorders>
          </w:tcPr>
          <w:p w14:paraId="1ECC24CE" w14:textId="77777777" w:rsidR="00980D3B" w:rsidRDefault="00980D3B">
            <w:pPr>
              <w:pStyle w:val="UserTableBody"/>
              <w:jc w:val="center"/>
              <w:rPr>
                <w:iCs/>
                <w:szCs w:val="18"/>
              </w:rPr>
            </w:pPr>
            <w:r>
              <w:rPr>
                <w:iCs/>
                <w:szCs w:val="18"/>
              </w:rPr>
              <w:t>D</w:t>
            </w:r>
          </w:p>
        </w:tc>
        <w:tc>
          <w:tcPr>
            <w:tcW w:w="2562" w:type="dxa"/>
            <w:tcBorders>
              <w:top w:val="single" w:sz="4" w:space="0" w:color="auto"/>
              <w:bottom w:val="single" w:sz="4" w:space="0" w:color="auto"/>
            </w:tcBorders>
          </w:tcPr>
          <w:p w14:paraId="18ACABA2" w14:textId="77777777" w:rsidR="00980D3B" w:rsidRDefault="00980D3B">
            <w:pPr>
              <w:pStyle w:val="UserTableBody"/>
            </w:pPr>
            <w:r>
              <w:t>Display name</w:t>
            </w:r>
          </w:p>
        </w:tc>
        <w:tc>
          <w:tcPr>
            <w:tcW w:w="2160" w:type="dxa"/>
            <w:tcBorders>
              <w:top w:val="single" w:sz="4" w:space="0" w:color="auto"/>
              <w:bottom w:val="single" w:sz="4" w:space="0" w:color="auto"/>
            </w:tcBorders>
          </w:tcPr>
          <w:p w14:paraId="3341338E" w14:textId="77777777" w:rsidR="00980D3B" w:rsidRDefault="00980D3B">
            <w:pPr>
              <w:pStyle w:val="UserTableBody"/>
              <w:rPr>
                <w:sz w:val="16"/>
              </w:rPr>
            </w:pPr>
          </w:p>
        </w:tc>
      </w:tr>
      <w:tr w:rsidR="00980D3B" w14:paraId="262750C5" w14:textId="77777777">
        <w:tblPrEx>
          <w:tblCellMar>
            <w:top w:w="0" w:type="dxa"/>
            <w:bottom w:w="0" w:type="dxa"/>
          </w:tblCellMar>
        </w:tblPrEx>
        <w:trPr>
          <w:jc w:val="center"/>
        </w:trPr>
        <w:tc>
          <w:tcPr>
            <w:tcW w:w="1124" w:type="dxa"/>
            <w:tcBorders>
              <w:top w:val="single" w:sz="4" w:space="0" w:color="auto"/>
              <w:bottom w:val="single" w:sz="12" w:space="0" w:color="auto"/>
            </w:tcBorders>
          </w:tcPr>
          <w:p w14:paraId="7195398E" w14:textId="77777777" w:rsidR="00980D3B" w:rsidRDefault="00980D3B">
            <w:pPr>
              <w:pStyle w:val="UserTableBody"/>
              <w:jc w:val="center"/>
              <w:rPr>
                <w:iCs/>
                <w:szCs w:val="18"/>
              </w:rPr>
            </w:pPr>
            <w:r>
              <w:rPr>
                <w:iCs/>
                <w:szCs w:val="18"/>
              </w:rPr>
              <w:t>SL</w:t>
            </w:r>
          </w:p>
        </w:tc>
        <w:tc>
          <w:tcPr>
            <w:tcW w:w="2562" w:type="dxa"/>
            <w:tcBorders>
              <w:top w:val="single" w:sz="4" w:space="0" w:color="auto"/>
              <w:bottom w:val="single" w:sz="12" w:space="0" w:color="auto"/>
            </w:tcBorders>
          </w:tcPr>
          <w:p w14:paraId="04CE0137" w14:textId="77777777" w:rsidR="00980D3B" w:rsidRDefault="00980D3B">
            <w:pPr>
              <w:pStyle w:val="UserTableBody"/>
            </w:pPr>
            <w:r>
              <w:t>Stock exchange listing name</w:t>
            </w:r>
          </w:p>
        </w:tc>
        <w:tc>
          <w:tcPr>
            <w:tcW w:w="2160" w:type="dxa"/>
            <w:tcBorders>
              <w:top w:val="single" w:sz="4" w:space="0" w:color="auto"/>
              <w:bottom w:val="single" w:sz="12" w:space="0" w:color="auto"/>
            </w:tcBorders>
          </w:tcPr>
          <w:p w14:paraId="6E113B92" w14:textId="77777777" w:rsidR="00980D3B" w:rsidRDefault="00980D3B">
            <w:pPr>
              <w:pStyle w:val="UserTableBody"/>
              <w:rPr>
                <w:sz w:val="16"/>
              </w:rPr>
            </w:pPr>
          </w:p>
        </w:tc>
      </w:tr>
    </w:tbl>
    <w:p w14:paraId="4D524B70" w14:textId="77777777" w:rsidR="00980D3B" w:rsidRDefault="00980D3B">
      <w:pPr>
        <w:pStyle w:val="Heading4"/>
      </w:pPr>
      <w:bookmarkStart w:id="2165" w:name="_Toc498146117"/>
      <w:bookmarkStart w:id="2166" w:name="_Toc527864686"/>
      <w:bookmarkStart w:id="2167" w:name="_Toc527866158"/>
      <w:r>
        <w:t>ID Number (NM)</w:t>
      </w:r>
      <w:bookmarkEnd w:id="2165"/>
      <w:bookmarkEnd w:id="2166"/>
      <w:bookmarkEnd w:id="2167"/>
    </w:p>
    <w:p w14:paraId="6924F887" w14:textId="77777777" w:rsidR="00980D3B" w:rsidRDefault="00980D3B">
      <w:pPr>
        <w:pStyle w:val="NormalIndented"/>
      </w:pPr>
      <w:r>
        <w:t>This component has been retained for backward compatibility only as of v 2.5. It is recommended to use component 10 Organization identifier that accommodates a</w:t>
      </w:r>
      <w:r>
        <w:t>l</w:t>
      </w:r>
      <w:r>
        <w:t>phanumeric identifiers.</w:t>
      </w:r>
    </w:p>
    <w:p w14:paraId="4A5F4203" w14:textId="77777777" w:rsidR="00980D3B" w:rsidRDefault="00980D3B">
      <w:pPr>
        <w:pStyle w:val="Heading4"/>
        <w:rPr>
          <w:lang w:val="de-DE"/>
        </w:rPr>
      </w:pPr>
      <w:bookmarkStart w:id="2168" w:name="_Toc498146118"/>
      <w:bookmarkStart w:id="2169" w:name="_Toc527864687"/>
      <w:bookmarkStart w:id="2170" w:name="_Toc527866159"/>
      <w:r>
        <w:rPr>
          <w:lang w:val="de-DE"/>
        </w:rPr>
        <w:t>Check Digit (NM)</w:t>
      </w:r>
      <w:bookmarkEnd w:id="2168"/>
      <w:bookmarkEnd w:id="2169"/>
      <w:bookmarkEnd w:id="2170"/>
    </w:p>
    <w:p w14:paraId="4374474E" w14:textId="77777777" w:rsidR="00980D3B" w:rsidRDefault="00980D3B">
      <w:pPr>
        <w:pStyle w:val="NormalIndented"/>
      </w:pPr>
      <w:r>
        <w:t xml:space="preserve">The check digit in this data type is </w:t>
      </w:r>
      <w:r>
        <w:rPr>
          <w:u w:val="single"/>
        </w:rPr>
        <w:t>not</w:t>
      </w:r>
      <w:r>
        <w:t xml:space="preserve"> an add-on produced by the message processor. It is the check digit that is part of the identifying number used in the sending application. If the sending application does not include a self-generated check digit in the identifying number, this component should be va</w:t>
      </w:r>
      <w:r>
        <w:t>l</w:t>
      </w:r>
      <w:r>
        <w:t>ued null.</w:t>
      </w:r>
    </w:p>
    <w:p w14:paraId="5EE0497C" w14:textId="77777777" w:rsidR="00980D3B" w:rsidRDefault="00980D3B">
      <w:pPr>
        <w:pStyle w:val="Heading4"/>
        <w:rPr>
          <w:lang w:val="de-DE"/>
        </w:rPr>
      </w:pPr>
      <w:bookmarkStart w:id="2171" w:name="_Toc498146119"/>
      <w:bookmarkStart w:id="2172" w:name="_Toc527864688"/>
      <w:bookmarkStart w:id="2173" w:name="_Toc527866160"/>
      <w:r>
        <w:rPr>
          <w:lang w:val="de-DE"/>
        </w:rPr>
        <w:t>Check Digit Scheme (ID)</w:t>
      </w:r>
      <w:bookmarkEnd w:id="2171"/>
      <w:bookmarkEnd w:id="2172"/>
      <w:bookmarkEnd w:id="2173"/>
    </w:p>
    <w:p w14:paraId="5D700531" w14:textId="77777777" w:rsidR="00980D3B" w:rsidRDefault="00980D3B">
      <w:pPr>
        <w:pStyle w:val="NormalIndented"/>
      </w:pPr>
      <w:r>
        <w:t>Definition: Contains the code identifying the check digit scheme employed.</w:t>
      </w:r>
    </w:p>
    <w:p w14:paraId="2D841F44" w14:textId="77777777" w:rsidR="00980D3B" w:rsidRDefault="00980D3B">
      <w:pPr>
        <w:pStyle w:val="NormalIndented"/>
      </w:pPr>
      <w:r>
        <w:t xml:space="preserve">The check digit scheme codes are defined in </w:t>
      </w:r>
      <w:hyperlink w:anchor="HL70061" w:history="1">
        <w:r>
          <w:rPr>
            <w:rStyle w:val="HyperlinkText"/>
          </w:rPr>
          <w:t>HL7 Table 0061 - Ch</w:t>
        </w:r>
        <w:bookmarkStart w:id="2174" w:name="_Hlt926197"/>
        <w:r>
          <w:rPr>
            <w:rStyle w:val="HyperlinkText"/>
          </w:rPr>
          <w:t>e</w:t>
        </w:r>
        <w:bookmarkEnd w:id="2174"/>
        <w:r>
          <w:rPr>
            <w:rStyle w:val="HyperlinkText"/>
          </w:rPr>
          <w:t>c</w:t>
        </w:r>
        <w:bookmarkStart w:id="2175" w:name="_Hlt478372400"/>
        <w:r>
          <w:rPr>
            <w:rStyle w:val="HyperlinkText"/>
          </w:rPr>
          <w:t>k</w:t>
        </w:r>
        <w:bookmarkEnd w:id="2175"/>
        <w:r>
          <w:rPr>
            <w:rStyle w:val="HyperlinkText"/>
          </w:rPr>
          <w:t xml:space="preserve"> digit scheme</w:t>
        </w:r>
      </w:hyperlink>
      <w:r>
        <w:t>.</w:t>
      </w:r>
    </w:p>
    <w:p w14:paraId="40B02DD9" w14:textId="77777777" w:rsidR="00980D3B" w:rsidRDefault="00980D3B">
      <w:pPr>
        <w:pStyle w:val="Heading4"/>
      </w:pPr>
      <w:bookmarkStart w:id="2176" w:name="_Toc498146120"/>
      <w:bookmarkStart w:id="2177" w:name="_Toc527864689"/>
      <w:bookmarkStart w:id="2178" w:name="_Toc527866161"/>
      <w:r>
        <w:t>Assigning Authority (HD)</w:t>
      </w:r>
      <w:bookmarkEnd w:id="2176"/>
      <w:bookmarkEnd w:id="2177"/>
      <w:bookmarkEnd w:id="2178"/>
    </w:p>
    <w:p w14:paraId="41DBB5DF" w14:textId="77777777" w:rsidR="00980D3B" w:rsidRDefault="00980D3B">
      <w:pPr>
        <w:pStyle w:val="NormalIndented"/>
      </w:pPr>
      <w:r>
        <w:t xml:space="preserve">The assigning authority is a unique identifier of the system (or organization or agency or department) that creates the data. Assigning authorities are unique across a given HL7 implementation. Refer to </w:t>
      </w:r>
      <w:hyperlink w:anchor="HL70363" w:history="1">
        <w:r>
          <w:rPr>
            <w:rStyle w:val="HyperlinkText"/>
          </w:rPr>
          <w:t>User-defined Table 0363 - Assigning</w:t>
        </w:r>
        <w:bookmarkStart w:id="2179" w:name="_Hlt478372407"/>
        <w:r>
          <w:rPr>
            <w:rStyle w:val="HyperlinkText"/>
          </w:rPr>
          <w:t xml:space="preserve"> </w:t>
        </w:r>
        <w:bookmarkEnd w:id="2179"/>
        <w:r>
          <w:rPr>
            <w:rStyle w:val="HyperlinkText"/>
          </w:rPr>
          <w:t>Authorit</w:t>
        </w:r>
        <w:bookmarkStart w:id="2180" w:name="_Hlt22364956"/>
        <w:r>
          <w:rPr>
            <w:rStyle w:val="HyperlinkText"/>
          </w:rPr>
          <w:t>y</w:t>
        </w:r>
        <w:bookmarkEnd w:id="2180"/>
      </w:hyperlink>
      <w:r>
        <w:t xml:space="preserve"> for suggested values. </w:t>
      </w:r>
    </w:p>
    <w:p w14:paraId="24DD1643" w14:textId="77777777" w:rsidR="00980D3B" w:rsidRDefault="00980D3B">
      <w:pPr>
        <w:pStyle w:val="Note"/>
      </w:pPr>
      <w:r>
        <w:rPr>
          <w:rStyle w:val="Strong"/>
        </w:rPr>
        <w:t>Note:</w:t>
      </w:r>
      <w:r>
        <w:t xml:space="preserve"> When the HD data type is used in a given segment as a component of a field of another data type, </w:t>
      </w:r>
      <w:hyperlink w:anchor="HL70300" w:history="1">
        <w:r>
          <w:rPr>
            <w:rStyle w:val="HyperlinkText"/>
          </w:rPr>
          <w:t xml:space="preserve">User-defined Table 0300 </w:t>
        </w:r>
        <w:bookmarkStart w:id="2181" w:name="_Hlt478372427"/>
        <w:r>
          <w:rPr>
            <w:rStyle w:val="HyperlinkText"/>
          </w:rPr>
          <w:t>-</w:t>
        </w:r>
        <w:bookmarkEnd w:id="2181"/>
        <w:r>
          <w:rPr>
            <w:rStyle w:val="HyperlinkText"/>
          </w:rPr>
          <w:t xml:space="preserve"> Namespace ID</w:t>
        </w:r>
      </w:hyperlink>
      <w:r>
        <w:t xml:space="preserve"> (referenced by the first sub-component of the HD component) may be re-defined (given a different user-defined table number and name) by the technical committee </w:t>
      </w:r>
      <w:r>
        <w:lastRenderedPageBreak/>
        <w:t>responsible for that segment.</w:t>
      </w:r>
      <w:r>
        <w:tab/>
      </w:r>
      <w:r>
        <w:br/>
      </w:r>
      <w:r>
        <w:br/>
        <w:t xml:space="preserve">By site agreement, implementers may continue to use </w:t>
      </w:r>
      <w:hyperlink w:anchor="HL70300" w:history="1">
        <w:r>
          <w:rPr>
            <w:rStyle w:val="HyperlinkText"/>
          </w:rPr>
          <w:t>User-defined Table 0300 – N</w:t>
        </w:r>
        <w:bookmarkStart w:id="2182" w:name="_Hlt478372439"/>
        <w:r>
          <w:rPr>
            <w:rStyle w:val="HyperlinkText"/>
          </w:rPr>
          <w:t>a</w:t>
        </w:r>
        <w:bookmarkEnd w:id="2182"/>
        <w:r>
          <w:rPr>
            <w:rStyle w:val="HyperlinkText"/>
          </w:rPr>
          <w:t>mespace ID</w:t>
        </w:r>
      </w:hyperlink>
      <w:r>
        <w:t xml:space="preserve"> for the first sub-component.</w:t>
      </w:r>
    </w:p>
    <w:p w14:paraId="50ABD18B" w14:textId="77777777" w:rsidR="00980D3B" w:rsidRDefault="00980D3B">
      <w:pPr>
        <w:pStyle w:val="Heading4"/>
      </w:pPr>
      <w:bookmarkStart w:id="2183" w:name="_Toc498146121"/>
      <w:bookmarkStart w:id="2184" w:name="_Toc527864690"/>
      <w:bookmarkStart w:id="2185" w:name="_Toc527866162"/>
      <w:r>
        <w:t>Identifier Type Code (IS)</w:t>
      </w:r>
      <w:bookmarkEnd w:id="2183"/>
      <w:bookmarkEnd w:id="2184"/>
      <w:bookmarkEnd w:id="2185"/>
    </w:p>
    <w:p w14:paraId="6A92AD17" w14:textId="77777777" w:rsidR="00980D3B" w:rsidRDefault="00980D3B">
      <w:pPr>
        <w:pStyle w:val="NormalIndented"/>
      </w:pPr>
      <w:r>
        <w:t xml:space="preserve">A code corresponding to the type of identifier. In some cases, this code may be used as a qualifier to the "Assigning authority" component. Refer to </w:t>
      </w:r>
      <w:hyperlink w:anchor="HL70203" w:history="1">
        <w:r>
          <w:rPr>
            <w:rStyle w:val="HyperlinkText"/>
          </w:rPr>
          <w:t>HL7 Table 0203 - Iden</w:t>
        </w:r>
        <w:bookmarkStart w:id="2186" w:name="_Hlt926246"/>
        <w:r>
          <w:rPr>
            <w:rStyle w:val="HyperlinkText"/>
          </w:rPr>
          <w:t>t</w:t>
        </w:r>
        <w:bookmarkEnd w:id="2186"/>
        <w:r>
          <w:rPr>
            <w:rStyle w:val="HyperlinkText"/>
          </w:rPr>
          <w:t>ifier typ</w:t>
        </w:r>
        <w:bookmarkStart w:id="2187" w:name="_Hlt485165031"/>
        <w:r>
          <w:rPr>
            <w:rStyle w:val="HyperlinkText"/>
          </w:rPr>
          <w:t>e</w:t>
        </w:r>
        <w:bookmarkEnd w:id="2187"/>
      </w:hyperlink>
      <w:r>
        <w:t xml:space="preserve"> for suggested values.</w:t>
      </w:r>
    </w:p>
    <w:p w14:paraId="18074544" w14:textId="77777777" w:rsidR="00980D3B" w:rsidRDefault="00980D3B">
      <w:pPr>
        <w:pStyle w:val="Heading4"/>
      </w:pPr>
      <w:bookmarkStart w:id="2188" w:name="_Toc498146122"/>
      <w:bookmarkStart w:id="2189" w:name="_Toc527864691"/>
      <w:bookmarkStart w:id="2190" w:name="_Toc527866163"/>
      <w:r>
        <w:t>Assigning Facility ID (HD)</w:t>
      </w:r>
      <w:bookmarkEnd w:id="2188"/>
      <w:bookmarkEnd w:id="2189"/>
      <w:bookmarkEnd w:id="2190"/>
    </w:p>
    <w:p w14:paraId="69F9097B" w14:textId="77777777" w:rsidR="00980D3B" w:rsidRDefault="00980D3B">
      <w:pPr>
        <w:pStyle w:val="NormalIndented"/>
      </w:pPr>
      <w:r>
        <w:t>The place or location identifier where the identifier was first assigned to the person. This component is not an inherent part of the identifier but rather part of the history of the identifier: as part of this data type, its existence is a convenience for certain inte</w:t>
      </w:r>
      <w:r>
        <w:t>r</w:t>
      </w:r>
      <w:r>
        <w:t>communicating systems.</w:t>
      </w:r>
    </w:p>
    <w:p w14:paraId="11EDB457" w14:textId="77777777" w:rsidR="00980D3B" w:rsidRDefault="00980D3B">
      <w:pPr>
        <w:pStyle w:val="Note"/>
      </w:pPr>
      <w:r>
        <w:rPr>
          <w:rStyle w:val="Strong"/>
        </w:rPr>
        <w:t>Note:</w:t>
      </w:r>
      <w:r>
        <w:tab/>
        <w:t xml:space="preserve">When the HD data type is used in a given segment as a component of a field of another data type, </w:t>
      </w:r>
      <w:hyperlink w:anchor="HL70300" w:history="1">
        <w:r>
          <w:rPr>
            <w:rStyle w:val="Hyperlink"/>
            <w:i/>
          </w:rPr>
          <w:t>User-defined Table 0300 - Name</w:t>
        </w:r>
        <w:bookmarkStart w:id="2191" w:name="_Hlt478372455"/>
        <w:r>
          <w:rPr>
            <w:rStyle w:val="Hyperlink"/>
            <w:i/>
          </w:rPr>
          <w:t>s</w:t>
        </w:r>
        <w:bookmarkEnd w:id="2191"/>
        <w:r>
          <w:rPr>
            <w:rStyle w:val="Hyperlink"/>
            <w:i/>
          </w:rPr>
          <w:t>pace ID</w:t>
        </w:r>
      </w:hyperlink>
      <w:r>
        <w:t xml:space="preserve"> (referenced by the first sub-component of the HD component) may be re-defined (given a different user-defined table number and name) by the technical committee responsible for that segment.</w:t>
      </w:r>
    </w:p>
    <w:p w14:paraId="672C1C5C" w14:textId="77777777" w:rsidR="00980D3B" w:rsidRDefault="00980D3B">
      <w:pPr>
        <w:pStyle w:val="Heading4"/>
      </w:pPr>
      <w:bookmarkStart w:id="2192" w:name="_Toc498146123"/>
      <w:bookmarkStart w:id="2193" w:name="_Toc527864692"/>
      <w:bookmarkStart w:id="2194" w:name="_Toc527866164"/>
      <w:r>
        <w:t>Name Representation Code (ID)</w:t>
      </w:r>
      <w:bookmarkEnd w:id="2192"/>
      <w:bookmarkEnd w:id="2193"/>
      <w:bookmarkEnd w:id="2194"/>
    </w:p>
    <w:p w14:paraId="2248DC73" w14:textId="77777777" w:rsidR="00980D3B" w:rsidRDefault="00980D3B">
      <w:pPr>
        <w:pStyle w:val="NormalIndented"/>
      </w:pPr>
      <w:r>
        <w:t>Different &lt;name/address types&gt; and representations of the same &lt;name/address&gt; should be described by repeating of this field, with different values of the &lt;name/address type&gt; and/or &lt;name/address represent</w:t>
      </w:r>
      <w:r>
        <w:t>a</w:t>
      </w:r>
      <w:r>
        <w:t>tion&gt; component.</w:t>
      </w:r>
    </w:p>
    <w:p w14:paraId="603DF840" w14:textId="77777777" w:rsidR="00980D3B" w:rsidRDefault="00980D3B">
      <w:pPr>
        <w:pStyle w:val="Note"/>
      </w:pPr>
      <w:r>
        <w:rPr>
          <w:rStyle w:val="Strong"/>
        </w:rPr>
        <w:t>Note:</w:t>
      </w:r>
      <w:r>
        <w:t xml:space="preserve"> </w:t>
      </w:r>
      <w:r>
        <w:tab/>
        <w:t>This new component remains in “alphabetic” representation with each repetition of the field using these data types, i.e. even though the name may be represented in an ideographic character set, this component will remain represented in an alphabetic character set.</w:t>
      </w:r>
    </w:p>
    <w:p w14:paraId="44698C3C" w14:textId="77777777" w:rsidR="00980D3B" w:rsidRDefault="00980D3B">
      <w:pPr>
        <w:pStyle w:val="NormalIndented"/>
      </w:pPr>
      <w:r>
        <w:t xml:space="preserve">Refer to </w:t>
      </w:r>
      <w:hyperlink w:anchor="HL70465" w:history="1">
        <w:r>
          <w:rPr>
            <w:rStyle w:val="HyperlinkText"/>
          </w:rPr>
          <w:t>HL7 Table 0465 – Name/address representation code</w:t>
        </w:r>
      </w:hyperlink>
      <w:r>
        <w:t xml:space="preserve"> for valid values.</w:t>
      </w:r>
    </w:p>
    <w:p w14:paraId="2035C399" w14:textId="77777777" w:rsidR="00980D3B" w:rsidRDefault="00980D3B">
      <w:pPr>
        <w:pStyle w:val="NormalIndented"/>
      </w:pPr>
      <w:r>
        <w:t>In general this component provides an indication of the representation provided by the data item. It does not necessarily specify the character sets used. Thus, even though the representation might provide an ind</w:t>
      </w:r>
      <w:r>
        <w:t>i</w:t>
      </w:r>
      <w:r>
        <w:t>cation of what to expect, the sender is still free to encode the contents using whatever character set is d</w:t>
      </w:r>
      <w:r>
        <w:t>e</w:t>
      </w:r>
      <w:r>
        <w:t>sired. This component provides only hints for the receiver, so it can make choices regarding what it has been sent and what it is capable of di</w:t>
      </w:r>
      <w:r>
        <w:t>s</w:t>
      </w:r>
      <w:r>
        <w:t>playing.</w:t>
      </w:r>
    </w:p>
    <w:p w14:paraId="499D8A57" w14:textId="77777777" w:rsidR="00980D3B" w:rsidRDefault="00980D3B">
      <w:pPr>
        <w:pStyle w:val="Heading4"/>
      </w:pPr>
      <w:r>
        <w:t>Organization identifier (ST)</w:t>
      </w:r>
    </w:p>
    <w:p w14:paraId="3BD10991" w14:textId="77777777" w:rsidR="00980D3B" w:rsidRDefault="00980D3B">
      <w:pPr>
        <w:pStyle w:val="NormalIndented"/>
      </w:pPr>
      <w:r>
        <w:t>Definition: This component contains the sequence of characters (the code) that uniquely identifies the item being referenced by XON.1 Organization Name. This component replaces XON.3 ID Number as of v 2.5.</w:t>
      </w:r>
    </w:p>
    <w:p w14:paraId="5D68D0F9" w14:textId="77777777" w:rsidR="00980D3B" w:rsidRDefault="00980D3B">
      <w:pPr>
        <w:pStyle w:val="Note"/>
      </w:pPr>
      <w:r>
        <w:rPr>
          <w:rStyle w:val="Strong"/>
        </w:rPr>
        <w:t>Note:</w:t>
      </w:r>
      <w:r>
        <w:tab/>
        <w:t>The check digit and code identifying check digit scheme are null if Organization identifier is alphanumeric.</w:t>
      </w:r>
    </w:p>
    <w:p w14:paraId="1925BD5F" w14:textId="77777777" w:rsidR="00980D3B" w:rsidRDefault="00980D3B">
      <w:pPr>
        <w:pStyle w:val="Heading3"/>
      </w:pPr>
      <w:r>
        <w:fldChar w:fldCharType="begin"/>
      </w:r>
      <w:r>
        <w:instrText xml:space="preserve"> XE "XPN" </w:instrText>
      </w:r>
      <w:r>
        <w:fldChar w:fldCharType="end"/>
      </w:r>
      <w:r>
        <w:fldChar w:fldCharType="begin"/>
      </w:r>
      <w:r>
        <w:instrText xml:space="preserve"> XE "Data types: XPN" </w:instrText>
      </w:r>
      <w:r>
        <w:fldChar w:fldCharType="end"/>
      </w:r>
      <w:bookmarkStart w:id="2195" w:name="_Ref358258100"/>
      <w:bookmarkStart w:id="2196" w:name="_Toc359236042"/>
      <w:bookmarkStart w:id="2197" w:name="_Toc498146124"/>
      <w:bookmarkStart w:id="2198" w:name="_Toc527864693"/>
      <w:bookmarkStart w:id="2199" w:name="_Toc527866165"/>
      <w:bookmarkStart w:id="2200" w:name="_Toc528481922"/>
      <w:bookmarkStart w:id="2201" w:name="_Toc528482427"/>
      <w:bookmarkStart w:id="2202" w:name="_Toc528482726"/>
      <w:bookmarkStart w:id="2203" w:name="_Toc528482851"/>
      <w:bookmarkStart w:id="2204" w:name="_Toc528486159"/>
      <w:bookmarkStart w:id="2205" w:name="_Toc536689799"/>
      <w:bookmarkStart w:id="2206" w:name="_Toc496544"/>
      <w:bookmarkStart w:id="2207" w:name="_Toc524891"/>
      <w:bookmarkStart w:id="2208" w:name="_Toc1802474"/>
      <w:bookmarkStart w:id="2209" w:name="_Toc22448469"/>
      <w:bookmarkStart w:id="2210" w:name="_Toc22697661"/>
      <w:bookmarkStart w:id="2211" w:name="_Toc24273696"/>
      <w:r>
        <w:t>XPN - extended person name</w:t>
      </w:r>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p>
    <w:p w14:paraId="57DEA1FA" w14:textId="77777777" w:rsidR="00980D3B" w:rsidRDefault="00980D3B">
      <w:pPr>
        <w:pStyle w:val="ComponentTableCaption"/>
      </w:pPr>
      <w:bookmarkStart w:id="2212" w:name="XPN"/>
      <w:r>
        <w:t>HL7 Component Table - XPN– Extended Person Name</w:t>
      </w:r>
      <w:r>
        <w:fldChar w:fldCharType="begin"/>
      </w:r>
      <w:r>
        <w:instrText xml:space="preserve"> XE "HL7 Component Table – XPN”</w:instrText>
      </w:r>
      <w:r>
        <w:fldChar w:fldCharType="end"/>
      </w:r>
      <w:bookmarkEnd w:id="221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3BECF0A1"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12F8E411"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71521765"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755878DF"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5E21F487"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57AEC013"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660B7B5B"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618845D2"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43EB7B7B" w14:textId="77777777" w:rsidR="00980D3B" w:rsidRDefault="00980D3B">
            <w:pPr>
              <w:pStyle w:val="ComponentTableHeader"/>
              <w:jc w:val="left"/>
              <w:rPr>
                <w:b w:val="0"/>
                <w:lang w:val="fr-FR"/>
              </w:rPr>
            </w:pPr>
            <w:r>
              <w:rPr>
                <w:lang w:val="fr-FR"/>
              </w:rPr>
              <w:t>SEC.REF.</w:t>
            </w:r>
          </w:p>
        </w:tc>
      </w:tr>
      <w:tr w:rsidR="00980D3B" w14:paraId="5E0F455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BD82D41" w14:textId="77777777" w:rsidR="00980D3B" w:rsidRDefault="00980D3B">
            <w:pPr>
              <w:pStyle w:val="ComponentTableBody"/>
            </w:pPr>
            <w:r>
              <w:t>1</w:t>
            </w:r>
          </w:p>
        </w:tc>
        <w:tc>
          <w:tcPr>
            <w:tcW w:w="576" w:type="dxa"/>
            <w:tcBorders>
              <w:top w:val="single" w:sz="4" w:space="0" w:color="auto"/>
              <w:bottom w:val="single" w:sz="4" w:space="0" w:color="auto"/>
            </w:tcBorders>
          </w:tcPr>
          <w:p w14:paraId="7F4CC524" w14:textId="77777777" w:rsidR="00980D3B" w:rsidRDefault="00980D3B">
            <w:pPr>
              <w:pStyle w:val="ComponentTableBody"/>
            </w:pPr>
            <w:r>
              <w:t>194</w:t>
            </w:r>
          </w:p>
        </w:tc>
        <w:tc>
          <w:tcPr>
            <w:tcW w:w="720" w:type="dxa"/>
            <w:tcBorders>
              <w:top w:val="single" w:sz="4" w:space="0" w:color="auto"/>
              <w:bottom w:val="single" w:sz="4" w:space="0" w:color="auto"/>
            </w:tcBorders>
          </w:tcPr>
          <w:p w14:paraId="3F33EE90" w14:textId="77777777" w:rsidR="00980D3B" w:rsidRDefault="00980D3B">
            <w:pPr>
              <w:pStyle w:val="ComponentTableBody"/>
            </w:pPr>
            <w:r>
              <w:t>FN</w:t>
            </w:r>
          </w:p>
        </w:tc>
        <w:tc>
          <w:tcPr>
            <w:tcW w:w="576" w:type="dxa"/>
            <w:tcBorders>
              <w:top w:val="single" w:sz="4" w:space="0" w:color="auto"/>
              <w:bottom w:val="single" w:sz="4" w:space="0" w:color="auto"/>
            </w:tcBorders>
          </w:tcPr>
          <w:p w14:paraId="4653E726" w14:textId="77777777" w:rsidR="00980D3B" w:rsidRDefault="00980D3B">
            <w:pPr>
              <w:pStyle w:val="ComponentTableBody"/>
            </w:pPr>
            <w:r>
              <w:t>O</w:t>
            </w:r>
          </w:p>
        </w:tc>
        <w:tc>
          <w:tcPr>
            <w:tcW w:w="720" w:type="dxa"/>
            <w:tcBorders>
              <w:top w:val="single" w:sz="4" w:space="0" w:color="auto"/>
              <w:bottom w:val="single" w:sz="4" w:space="0" w:color="auto"/>
            </w:tcBorders>
          </w:tcPr>
          <w:p w14:paraId="1BD778AB"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43D061F" w14:textId="77777777" w:rsidR="00980D3B" w:rsidRDefault="00980D3B">
            <w:pPr>
              <w:pStyle w:val="ComponentTableBody"/>
              <w:jc w:val="left"/>
            </w:pPr>
            <w:r>
              <w:t>Family Name</w:t>
            </w:r>
          </w:p>
        </w:tc>
        <w:tc>
          <w:tcPr>
            <w:tcW w:w="1440" w:type="dxa"/>
            <w:tcBorders>
              <w:top w:val="single" w:sz="4" w:space="0" w:color="auto"/>
              <w:bottom w:val="single" w:sz="4" w:space="0" w:color="auto"/>
            </w:tcBorders>
          </w:tcPr>
          <w:p w14:paraId="2420B07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51EEA4D" w14:textId="77777777" w:rsidR="00980D3B" w:rsidRDefault="00980D3B">
            <w:pPr>
              <w:pStyle w:val="ComponentTableBody"/>
              <w:rPr>
                <w:rStyle w:val="Hyperlink"/>
              </w:rPr>
            </w:pPr>
            <w:r>
              <w:rPr>
                <w:rStyle w:val="Hyperlink"/>
              </w:rPr>
              <w:fldChar w:fldCharType="begin"/>
            </w:r>
            <w:r>
              <w:rPr>
                <w:rStyle w:val="Hyperlink"/>
              </w:rPr>
              <w:instrText xml:space="preserve"> REF _Ref484942591 \r \h </w:instrText>
            </w:r>
            <w:r>
              <w:rPr>
                <w:rStyle w:val="Hyperlink"/>
              </w:rPr>
            </w:r>
            <w:r>
              <w:rPr>
                <w:rStyle w:val="Hyperlink"/>
              </w:rPr>
              <w:instrText xml:space="preserve"> \* MERGEFORMAT </w:instrText>
            </w:r>
            <w:r>
              <w:rPr>
                <w:rStyle w:val="Hyperlink"/>
              </w:rPr>
              <w:fldChar w:fldCharType="separate"/>
            </w:r>
            <w:r>
              <w:rPr>
                <w:rStyle w:val="Hyperlink"/>
              </w:rPr>
              <w:t>2.A.30</w:t>
            </w:r>
            <w:r>
              <w:rPr>
                <w:rStyle w:val="Hyperlink"/>
              </w:rPr>
              <w:fldChar w:fldCharType="end"/>
            </w:r>
          </w:p>
        </w:tc>
      </w:tr>
      <w:tr w:rsidR="00980D3B" w14:paraId="2541B163"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AE5063C" w14:textId="77777777" w:rsidR="00980D3B" w:rsidRDefault="00980D3B">
            <w:pPr>
              <w:pStyle w:val="ComponentTableBody"/>
            </w:pPr>
            <w:r>
              <w:t>2</w:t>
            </w:r>
          </w:p>
        </w:tc>
        <w:tc>
          <w:tcPr>
            <w:tcW w:w="576" w:type="dxa"/>
            <w:tcBorders>
              <w:top w:val="single" w:sz="4" w:space="0" w:color="auto"/>
              <w:bottom w:val="single" w:sz="4" w:space="0" w:color="auto"/>
            </w:tcBorders>
          </w:tcPr>
          <w:p w14:paraId="0F2CF288" w14:textId="77777777" w:rsidR="00980D3B" w:rsidRDefault="00980D3B">
            <w:pPr>
              <w:pStyle w:val="ComponentTableBody"/>
            </w:pPr>
            <w:r>
              <w:t>30</w:t>
            </w:r>
          </w:p>
        </w:tc>
        <w:tc>
          <w:tcPr>
            <w:tcW w:w="720" w:type="dxa"/>
            <w:tcBorders>
              <w:top w:val="single" w:sz="4" w:space="0" w:color="auto"/>
              <w:bottom w:val="single" w:sz="4" w:space="0" w:color="auto"/>
            </w:tcBorders>
          </w:tcPr>
          <w:p w14:paraId="4A6110DD" w14:textId="77777777" w:rsidR="00980D3B" w:rsidRDefault="00980D3B">
            <w:pPr>
              <w:pStyle w:val="ComponentTableBody"/>
            </w:pPr>
            <w:r>
              <w:t>ST</w:t>
            </w:r>
          </w:p>
        </w:tc>
        <w:tc>
          <w:tcPr>
            <w:tcW w:w="576" w:type="dxa"/>
            <w:tcBorders>
              <w:top w:val="single" w:sz="4" w:space="0" w:color="auto"/>
              <w:bottom w:val="single" w:sz="4" w:space="0" w:color="auto"/>
            </w:tcBorders>
          </w:tcPr>
          <w:p w14:paraId="08D0D6BD" w14:textId="77777777" w:rsidR="00980D3B" w:rsidRDefault="00980D3B">
            <w:pPr>
              <w:pStyle w:val="ComponentTableBody"/>
            </w:pPr>
            <w:r>
              <w:t>O</w:t>
            </w:r>
          </w:p>
        </w:tc>
        <w:tc>
          <w:tcPr>
            <w:tcW w:w="720" w:type="dxa"/>
            <w:tcBorders>
              <w:top w:val="single" w:sz="4" w:space="0" w:color="auto"/>
              <w:bottom w:val="single" w:sz="4" w:space="0" w:color="auto"/>
            </w:tcBorders>
          </w:tcPr>
          <w:p w14:paraId="4ECACC14"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503F6AD" w14:textId="77777777" w:rsidR="00980D3B" w:rsidRDefault="00980D3B">
            <w:pPr>
              <w:pStyle w:val="ComponentTableBody"/>
              <w:jc w:val="left"/>
            </w:pPr>
            <w:r>
              <w:t>Given Name</w:t>
            </w:r>
          </w:p>
        </w:tc>
        <w:tc>
          <w:tcPr>
            <w:tcW w:w="1440" w:type="dxa"/>
            <w:tcBorders>
              <w:top w:val="single" w:sz="4" w:space="0" w:color="auto"/>
              <w:bottom w:val="single" w:sz="4" w:space="0" w:color="auto"/>
            </w:tcBorders>
          </w:tcPr>
          <w:p w14:paraId="141B3BC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3D09DC6"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2E24EC4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43EF190" w14:textId="77777777" w:rsidR="00980D3B" w:rsidRDefault="00980D3B">
            <w:pPr>
              <w:pStyle w:val="ComponentTableBody"/>
            </w:pPr>
            <w:r>
              <w:t>3</w:t>
            </w:r>
          </w:p>
        </w:tc>
        <w:tc>
          <w:tcPr>
            <w:tcW w:w="576" w:type="dxa"/>
            <w:tcBorders>
              <w:top w:val="single" w:sz="4" w:space="0" w:color="auto"/>
              <w:bottom w:val="single" w:sz="4" w:space="0" w:color="auto"/>
            </w:tcBorders>
          </w:tcPr>
          <w:p w14:paraId="5DC60FE8" w14:textId="77777777" w:rsidR="00980D3B" w:rsidRDefault="00980D3B">
            <w:pPr>
              <w:pStyle w:val="ComponentTableBody"/>
            </w:pPr>
            <w:r>
              <w:t>30</w:t>
            </w:r>
          </w:p>
        </w:tc>
        <w:tc>
          <w:tcPr>
            <w:tcW w:w="720" w:type="dxa"/>
            <w:tcBorders>
              <w:top w:val="single" w:sz="4" w:space="0" w:color="auto"/>
              <w:bottom w:val="single" w:sz="4" w:space="0" w:color="auto"/>
            </w:tcBorders>
          </w:tcPr>
          <w:p w14:paraId="125D1505" w14:textId="77777777" w:rsidR="00980D3B" w:rsidRDefault="00980D3B">
            <w:pPr>
              <w:pStyle w:val="ComponentTableBody"/>
            </w:pPr>
            <w:r>
              <w:t>ST</w:t>
            </w:r>
          </w:p>
        </w:tc>
        <w:tc>
          <w:tcPr>
            <w:tcW w:w="576" w:type="dxa"/>
            <w:tcBorders>
              <w:top w:val="single" w:sz="4" w:space="0" w:color="auto"/>
              <w:bottom w:val="single" w:sz="4" w:space="0" w:color="auto"/>
            </w:tcBorders>
          </w:tcPr>
          <w:p w14:paraId="17FC1D36" w14:textId="77777777" w:rsidR="00980D3B" w:rsidRDefault="00980D3B">
            <w:pPr>
              <w:pStyle w:val="ComponentTableBody"/>
            </w:pPr>
            <w:r>
              <w:t>O</w:t>
            </w:r>
          </w:p>
        </w:tc>
        <w:tc>
          <w:tcPr>
            <w:tcW w:w="720" w:type="dxa"/>
            <w:tcBorders>
              <w:top w:val="single" w:sz="4" w:space="0" w:color="auto"/>
              <w:bottom w:val="single" w:sz="4" w:space="0" w:color="auto"/>
            </w:tcBorders>
          </w:tcPr>
          <w:p w14:paraId="3DF96387" w14:textId="77777777" w:rsidR="00980D3B" w:rsidRDefault="00980D3B">
            <w:pPr>
              <w:pStyle w:val="ComponentTableBody"/>
              <w:rPr>
                <w:sz w:val="16"/>
              </w:rPr>
            </w:pPr>
          </w:p>
        </w:tc>
        <w:tc>
          <w:tcPr>
            <w:tcW w:w="2880" w:type="dxa"/>
            <w:tcBorders>
              <w:top w:val="single" w:sz="4" w:space="0" w:color="auto"/>
              <w:bottom w:val="single" w:sz="4" w:space="0" w:color="auto"/>
            </w:tcBorders>
          </w:tcPr>
          <w:p w14:paraId="236C13C0" w14:textId="77777777" w:rsidR="00980D3B" w:rsidRDefault="00980D3B">
            <w:pPr>
              <w:pStyle w:val="ComponentTableBody"/>
              <w:jc w:val="left"/>
            </w:pPr>
            <w:r>
              <w:t>Second and Further Given Names or Initials Thereof</w:t>
            </w:r>
          </w:p>
        </w:tc>
        <w:tc>
          <w:tcPr>
            <w:tcW w:w="1440" w:type="dxa"/>
            <w:tcBorders>
              <w:top w:val="single" w:sz="4" w:space="0" w:color="auto"/>
              <w:bottom w:val="single" w:sz="4" w:space="0" w:color="auto"/>
            </w:tcBorders>
          </w:tcPr>
          <w:p w14:paraId="043E813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CEF29D6"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11221322"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98A4606" w14:textId="77777777" w:rsidR="00980D3B" w:rsidRDefault="00980D3B">
            <w:pPr>
              <w:pStyle w:val="ComponentTableBody"/>
            </w:pPr>
            <w:r>
              <w:t>4</w:t>
            </w:r>
          </w:p>
        </w:tc>
        <w:tc>
          <w:tcPr>
            <w:tcW w:w="576" w:type="dxa"/>
            <w:tcBorders>
              <w:top w:val="single" w:sz="4" w:space="0" w:color="auto"/>
              <w:bottom w:val="single" w:sz="4" w:space="0" w:color="auto"/>
            </w:tcBorders>
          </w:tcPr>
          <w:p w14:paraId="28AD3E48" w14:textId="77777777" w:rsidR="00980D3B" w:rsidRDefault="00980D3B">
            <w:pPr>
              <w:pStyle w:val="ComponentTableBody"/>
            </w:pPr>
            <w:r>
              <w:t>20</w:t>
            </w:r>
          </w:p>
        </w:tc>
        <w:tc>
          <w:tcPr>
            <w:tcW w:w="720" w:type="dxa"/>
            <w:tcBorders>
              <w:top w:val="single" w:sz="4" w:space="0" w:color="auto"/>
              <w:bottom w:val="single" w:sz="4" w:space="0" w:color="auto"/>
            </w:tcBorders>
          </w:tcPr>
          <w:p w14:paraId="193B0B6D" w14:textId="77777777" w:rsidR="00980D3B" w:rsidRDefault="00980D3B">
            <w:pPr>
              <w:pStyle w:val="ComponentTableBody"/>
            </w:pPr>
            <w:r>
              <w:t>ST</w:t>
            </w:r>
          </w:p>
        </w:tc>
        <w:tc>
          <w:tcPr>
            <w:tcW w:w="576" w:type="dxa"/>
            <w:tcBorders>
              <w:top w:val="single" w:sz="4" w:space="0" w:color="auto"/>
              <w:bottom w:val="single" w:sz="4" w:space="0" w:color="auto"/>
            </w:tcBorders>
          </w:tcPr>
          <w:p w14:paraId="09322214" w14:textId="77777777" w:rsidR="00980D3B" w:rsidRDefault="00980D3B">
            <w:pPr>
              <w:pStyle w:val="ComponentTableBody"/>
            </w:pPr>
            <w:r>
              <w:t>O</w:t>
            </w:r>
          </w:p>
        </w:tc>
        <w:tc>
          <w:tcPr>
            <w:tcW w:w="720" w:type="dxa"/>
            <w:tcBorders>
              <w:top w:val="single" w:sz="4" w:space="0" w:color="auto"/>
              <w:bottom w:val="single" w:sz="4" w:space="0" w:color="auto"/>
            </w:tcBorders>
          </w:tcPr>
          <w:p w14:paraId="635205B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5CB172DA" w14:textId="77777777" w:rsidR="00980D3B" w:rsidRDefault="00980D3B">
            <w:pPr>
              <w:pStyle w:val="ComponentTableBody"/>
              <w:jc w:val="left"/>
            </w:pPr>
            <w:r>
              <w:t>Suffix (e.g., JR or III)</w:t>
            </w:r>
          </w:p>
        </w:tc>
        <w:tc>
          <w:tcPr>
            <w:tcW w:w="1440" w:type="dxa"/>
            <w:tcBorders>
              <w:top w:val="single" w:sz="4" w:space="0" w:color="auto"/>
              <w:bottom w:val="single" w:sz="4" w:space="0" w:color="auto"/>
            </w:tcBorders>
          </w:tcPr>
          <w:p w14:paraId="1E8FF255"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3507841"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5A72345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344B7B2" w14:textId="77777777" w:rsidR="00980D3B" w:rsidRDefault="00980D3B">
            <w:pPr>
              <w:pStyle w:val="ComponentTableBody"/>
            </w:pPr>
            <w:r>
              <w:t>5</w:t>
            </w:r>
          </w:p>
        </w:tc>
        <w:tc>
          <w:tcPr>
            <w:tcW w:w="576" w:type="dxa"/>
            <w:tcBorders>
              <w:top w:val="single" w:sz="4" w:space="0" w:color="auto"/>
              <w:bottom w:val="single" w:sz="4" w:space="0" w:color="auto"/>
            </w:tcBorders>
          </w:tcPr>
          <w:p w14:paraId="5E481848" w14:textId="77777777" w:rsidR="00980D3B" w:rsidRDefault="00980D3B">
            <w:pPr>
              <w:pStyle w:val="ComponentTableBody"/>
            </w:pPr>
            <w:r>
              <w:t>20</w:t>
            </w:r>
          </w:p>
        </w:tc>
        <w:tc>
          <w:tcPr>
            <w:tcW w:w="720" w:type="dxa"/>
            <w:tcBorders>
              <w:top w:val="single" w:sz="4" w:space="0" w:color="auto"/>
              <w:bottom w:val="single" w:sz="4" w:space="0" w:color="auto"/>
            </w:tcBorders>
          </w:tcPr>
          <w:p w14:paraId="0ED85C39" w14:textId="77777777" w:rsidR="00980D3B" w:rsidRDefault="00980D3B">
            <w:pPr>
              <w:pStyle w:val="ComponentTableBody"/>
            </w:pPr>
            <w:r>
              <w:t>ST</w:t>
            </w:r>
          </w:p>
        </w:tc>
        <w:tc>
          <w:tcPr>
            <w:tcW w:w="576" w:type="dxa"/>
            <w:tcBorders>
              <w:top w:val="single" w:sz="4" w:space="0" w:color="auto"/>
              <w:bottom w:val="single" w:sz="4" w:space="0" w:color="auto"/>
            </w:tcBorders>
          </w:tcPr>
          <w:p w14:paraId="1D56B6EC" w14:textId="77777777" w:rsidR="00980D3B" w:rsidRDefault="00980D3B">
            <w:pPr>
              <w:pStyle w:val="ComponentTableBody"/>
            </w:pPr>
            <w:r>
              <w:t>O</w:t>
            </w:r>
          </w:p>
        </w:tc>
        <w:tc>
          <w:tcPr>
            <w:tcW w:w="720" w:type="dxa"/>
            <w:tcBorders>
              <w:top w:val="single" w:sz="4" w:space="0" w:color="auto"/>
              <w:bottom w:val="single" w:sz="4" w:space="0" w:color="auto"/>
            </w:tcBorders>
          </w:tcPr>
          <w:p w14:paraId="22B448C3" w14:textId="77777777" w:rsidR="00980D3B" w:rsidRDefault="00980D3B">
            <w:pPr>
              <w:pStyle w:val="ComponentTableBody"/>
              <w:rPr>
                <w:sz w:val="16"/>
              </w:rPr>
            </w:pPr>
          </w:p>
        </w:tc>
        <w:tc>
          <w:tcPr>
            <w:tcW w:w="2880" w:type="dxa"/>
            <w:tcBorders>
              <w:top w:val="single" w:sz="4" w:space="0" w:color="auto"/>
              <w:bottom w:val="single" w:sz="4" w:space="0" w:color="auto"/>
            </w:tcBorders>
          </w:tcPr>
          <w:p w14:paraId="79583030" w14:textId="77777777" w:rsidR="00980D3B" w:rsidRDefault="00980D3B">
            <w:pPr>
              <w:pStyle w:val="ComponentTableBody"/>
              <w:jc w:val="left"/>
            </w:pPr>
            <w:r>
              <w:t>Prefix (e.g., DR)</w:t>
            </w:r>
          </w:p>
        </w:tc>
        <w:tc>
          <w:tcPr>
            <w:tcW w:w="1440" w:type="dxa"/>
            <w:tcBorders>
              <w:top w:val="single" w:sz="4" w:space="0" w:color="auto"/>
              <w:bottom w:val="single" w:sz="4" w:space="0" w:color="auto"/>
            </w:tcBorders>
          </w:tcPr>
          <w:p w14:paraId="473D88F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EBD2CF3"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7E5D4F96"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6A4F44DF" w14:textId="77777777" w:rsidR="00980D3B" w:rsidRDefault="00980D3B">
            <w:pPr>
              <w:pStyle w:val="ComponentTableBody"/>
            </w:pPr>
            <w:r>
              <w:t>6</w:t>
            </w:r>
          </w:p>
        </w:tc>
        <w:tc>
          <w:tcPr>
            <w:tcW w:w="576" w:type="dxa"/>
            <w:tcBorders>
              <w:top w:val="single" w:sz="4" w:space="0" w:color="auto"/>
              <w:bottom w:val="single" w:sz="4" w:space="0" w:color="auto"/>
            </w:tcBorders>
          </w:tcPr>
          <w:p w14:paraId="7E121997" w14:textId="77777777" w:rsidR="00980D3B" w:rsidRDefault="00980D3B">
            <w:pPr>
              <w:pStyle w:val="ComponentTableBody"/>
            </w:pPr>
            <w:r>
              <w:t>6</w:t>
            </w:r>
          </w:p>
        </w:tc>
        <w:tc>
          <w:tcPr>
            <w:tcW w:w="720" w:type="dxa"/>
            <w:tcBorders>
              <w:top w:val="single" w:sz="4" w:space="0" w:color="auto"/>
              <w:bottom w:val="single" w:sz="4" w:space="0" w:color="auto"/>
            </w:tcBorders>
          </w:tcPr>
          <w:p w14:paraId="176CBC5B" w14:textId="77777777" w:rsidR="00980D3B" w:rsidRDefault="00980D3B">
            <w:pPr>
              <w:pStyle w:val="ComponentTableBody"/>
            </w:pPr>
            <w:r>
              <w:t>IS</w:t>
            </w:r>
          </w:p>
        </w:tc>
        <w:tc>
          <w:tcPr>
            <w:tcW w:w="576" w:type="dxa"/>
            <w:tcBorders>
              <w:top w:val="single" w:sz="4" w:space="0" w:color="auto"/>
              <w:bottom w:val="single" w:sz="4" w:space="0" w:color="auto"/>
            </w:tcBorders>
          </w:tcPr>
          <w:p w14:paraId="4182A455" w14:textId="77777777" w:rsidR="00980D3B" w:rsidRDefault="00980D3B">
            <w:pPr>
              <w:pStyle w:val="ComponentTableBody"/>
            </w:pPr>
            <w:r>
              <w:t>B</w:t>
            </w:r>
          </w:p>
        </w:tc>
        <w:tc>
          <w:tcPr>
            <w:tcW w:w="720" w:type="dxa"/>
            <w:tcBorders>
              <w:top w:val="single" w:sz="4" w:space="0" w:color="auto"/>
              <w:bottom w:val="single" w:sz="4" w:space="0" w:color="auto"/>
            </w:tcBorders>
          </w:tcPr>
          <w:p w14:paraId="4BE73056" w14:textId="77777777" w:rsidR="00980D3B" w:rsidRDefault="00980D3B">
            <w:pPr>
              <w:pStyle w:val="ComponentTableBody"/>
            </w:pPr>
            <w:r>
              <w:t>0360</w:t>
            </w:r>
          </w:p>
        </w:tc>
        <w:tc>
          <w:tcPr>
            <w:tcW w:w="2880" w:type="dxa"/>
            <w:tcBorders>
              <w:top w:val="single" w:sz="4" w:space="0" w:color="auto"/>
              <w:bottom w:val="single" w:sz="4" w:space="0" w:color="auto"/>
            </w:tcBorders>
          </w:tcPr>
          <w:p w14:paraId="7F363CD0" w14:textId="77777777" w:rsidR="00980D3B" w:rsidRDefault="00980D3B">
            <w:pPr>
              <w:pStyle w:val="ComponentTableBody"/>
              <w:jc w:val="left"/>
            </w:pPr>
            <w:r>
              <w:t>Degree (e.g., MD)</w:t>
            </w:r>
          </w:p>
        </w:tc>
        <w:tc>
          <w:tcPr>
            <w:tcW w:w="1440" w:type="dxa"/>
            <w:tcBorders>
              <w:top w:val="single" w:sz="4" w:space="0" w:color="auto"/>
              <w:bottom w:val="single" w:sz="4" w:space="0" w:color="auto"/>
            </w:tcBorders>
          </w:tcPr>
          <w:p w14:paraId="5EC7F524"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8145067"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_Ref485531394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2.A.36</w:t>
            </w:r>
            <w:r>
              <w:rPr>
                <w:rStyle w:val="Hyperlink"/>
              </w:rPr>
              <w:fldChar w:fldCharType="end"/>
            </w:r>
          </w:p>
        </w:tc>
      </w:tr>
      <w:tr w:rsidR="00980D3B" w14:paraId="0155BD8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CC33B54" w14:textId="77777777" w:rsidR="00980D3B" w:rsidRDefault="00980D3B">
            <w:pPr>
              <w:pStyle w:val="ComponentTableBody"/>
              <w:rPr>
                <w:lang w:val="it-IT"/>
              </w:rPr>
            </w:pPr>
            <w:r>
              <w:rPr>
                <w:lang w:val="it-IT"/>
              </w:rPr>
              <w:lastRenderedPageBreak/>
              <w:t>7</w:t>
            </w:r>
          </w:p>
        </w:tc>
        <w:tc>
          <w:tcPr>
            <w:tcW w:w="576" w:type="dxa"/>
            <w:tcBorders>
              <w:top w:val="single" w:sz="4" w:space="0" w:color="auto"/>
              <w:bottom w:val="single" w:sz="4" w:space="0" w:color="auto"/>
            </w:tcBorders>
          </w:tcPr>
          <w:p w14:paraId="48C7FFE0"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3BAFFF9B"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69ED9EDE"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BF4A860" w14:textId="77777777" w:rsidR="00980D3B" w:rsidRDefault="00980D3B">
            <w:pPr>
              <w:pStyle w:val="ComponentTableBody"/>
            </w:pPr>
            <w:r>
              <w:t>0200</w:t>
            </w:r>
          </w:p>
        </w:tc>
        <w:tc>
          <w:tcPr>
            <w:tcW w:w="2880" w:type="dxa"/>
            <w:tcBorders>
              <w:top w:val="single" w:sz="4" w:space="0" w:color="auto"/>
              <w:bottom w:val="single" w:sz="4" w:space="0" w:color="auto"/>
            </w:tcBorders>
          </w:tcPr>
          <w:p w14:paraId="53EC6322" w14:textId="77777777" w:rsidR="00980D3B" w:rsidRDefault="00980D3B">
            <w:pPr>
              <w:pStyle w:val="ComponentTableBody"/>
              <w:jc w:val="left"/>
            </w:pPr>
            <w:r>
              <w:t>Name Type Code</w:t>
            </w:r>
          </w:p>
        </w:tc>
        <w:tc>
          <w:tcPr>
            <w:tcW w:w="1440" w:type="dxa"/>
            <w:tcBorders>
              <w:top w:val="single" w:sz="4" w:space="0" w:color="auto"/>
              <w:bottom w:val="single" w:sz="4" w:space="0" w:color="auto"/>
            </w:tcBorders>
          </w:tcPr>
          <w:p w14:paraId="2EA3FDA6"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64468B2A"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6AA7E9AD"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15398E9" w14:textId="77777777" w:rsidR="00980D3B" w:rsidRDefault="00980D3B">
            <w:pPr>
              <w:pStyle w:val="ComponentTableBody"/>
            </w:pPr>
            <w:r>
              <w:t>8</w:t>
            </w:r>
          </w:p>
        </w:tc>
        <w:tc>
          <w:tcPr>
            <w:tcW w:w="576" w:type="dxa"/>
            <w:tcBorders>
              <w:top w:val="single" w:sz="4" w:space="0" w:color="auto"/>
              <w:bottom w:val="single" w:sz="4" w:space="0" w:color="auto"/>
            </w:tcBorders>
          </w:tcPr>
          <w:p w14:paraId="0F1E1271" w14:textId="77777777" w:rsidR="00980D3B" w:rsidRDefault="00980D3B">
            <w:pPr>
              <w:pStyle w:val="ComponentTableBody"/>
            </w:pPr>
            <w:r>
              <w:t>1</w:t>
            </w:r>
          </w:p>
        </w:tc>
        <w:tc>
          <w:tcPr>
            <w:tcW w:w="720" w:type="dxa"/>
            <w:tcBorders>
              <w:top w:val="single" w:sz="4" w:space="0" w:color="auto"/>
              <w:bottom w:val="single" w:sz="4" w:space="0" w:color="auto"/>
            </w:tcBorders>
          </w:tcPr>
          <w:p w14:paraId="0FB6384B" w14:textId="77777777" w:rsidR="00980D3B" w:rsidRDefault="00980D3B">
            <w:pPr>
              <w:pStyle w:val="ComponentTableBody"/>
            </w:pPr>
            <w:r>
              <w:t>ID</w:t>
            </w:r>
          </w:p>
        </w:tc>
        <w:tc>
          <w:tcPr>
            <w:tcW w:w="576" w:type="dxa"/>
            <w:tcBorders>
              <w:top w:val="single" w:sz="4" w:space="0" w:color="auto"/>
              <w:bottom w:val="single" w:sz="4" w:space="0" w:color="auto"/>
            </w:tcBorders>
          </w:tcPr>
          <w:p w14:paraId="5C9A5469" w14:textId="77777777" w:rsidR="00980D3B" w:rsidRDefault="00980D3B">
            <w:pPr>
              <w:pStyle w:val="ComponentTableBody"/>
            </w:pPr>
            <w:r>
              <w:t>O</w:t>
            </w:r>
          </w:p>
        </w:tc>
        <w:tc>
          <w:tcPr>
            <w:tcW w:w="720" w:type="dxa"/>
            <w:tcBorders>
              <w:top w:val="single" w:sz="4" w:space="0" w:color="auto"/>
              <w:bottom w:val="single" w:sz="4" w:space="0" w:color="auto"/>
            </w:tcBorders>
          </w:tcPr>
          <w:p w14:paraId="27A51EB5" w14:textId="77777777" w:rsidR="00980D3B" w:rsidRDefault="00980D3B">
            <w:pPr>
              <w:pStyle w:val="ComponentTableBody"/>
            </w:pPr>
            <w:r>
              <w:t>0465</w:t>
            </w:r>
          </w:p>
        </w:tc>
        <w:tc>
          <w:tcPr>
            <w:tcW w:w="2880" w:type="dxa"/>
            <w:tcBorders>
              <w:top w:val="single" w:sz="4" w:space="0" w:color="auto"/>
              <w:bottom w:val="single" w:sz="4" w:space="0" w:color="auto"/>
            </w:tcBorders>
          </w:tcPr>
          <w:p w14:paraId="0497C213" w14:textId="77777777" w:rsidR="00980D3B" w:rsidRDefault="00980D3B">
            <w:pPr>
              <w:pStyle w:val="ComponentTableBody"/>
              <w:jc w:val="left"/>
            </w:pPr>
            <w:r>
              <w:t>Name Representation Code</w:t>
            </w:r>
          </w:p>
        </w:tc>
        <w:tc>
          <w:tcPr>
            <w:tcW w:w="1440" w:type="dxa"/>
            <w:tcBorders>
              <w:top w:val="single" w:sz="4" w:space="0" w:color="auto"/>
              <w:bottom w:val="single" w:sz="4" w:space="0" w:color="auto"/>
            </w:tcBorders>
          </w:tcPr>
          <w:p w14:paraId="4CFD0ED8"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32F5A4C"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2A5F0760"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6BC8A68" w14:textId="77777777" w:rsidR="00980D3B" w:rsidRDefault="00980D3B">
            <w:pPr>
              <w:pStyle w:val="ComponentTableBody"/>
            </w:pPr>
            <w:r>
              <w:t>9</w:t>
            </w:r>
          </w:p>
        </w:tc>
        <w:tc>
          <w:tcPr>
            <w:tcW w:w="576" w:type="dxa"/>
            <w:tcBorders>
              <w:top w:val="single" w:sz="4" w:space="0" w:color="auto"/>
              <w:bottom w:val="single" w:sz="4" w:space="0" w:color="auto"/>
            </w:tcBorders>
          </w:tcPr>
          <w:p w14:paraId="4A169B96" w14:textId="77777777" w:rsidR="00980D3B" w:rsidRDefault="00980D3B">
            <w:pPr>
              <w:pStyle w:val="ComponentTableBody"/>
            </w:pPr>
            <w:r>
              <w:t>483</w:t>
            </w:r>
          </w:p>
        </w:tc>
        <w:tc>
          <w:tcPr>
            <w:tcW w:w="720" w:type="dxa"/>
            <w:tcBorders>
              <w:top w:val="single" w:sz="4" w:space="0" w:color="auto"/>
              <w:bottom w:val="single" w:sz="4" w:space="0" w:color="auto"/>
            </w:tcBorders>
          </w:tcPr>
          <w:p w14:paraId="605BA13B" w14:textId="77777777" w:rsidR="00980D3B" w:rsidRDefault="00980D3B">
            <w:pPr>
              <w:pStyle w:val="ComponentTableBody"/>
            </w:pPr>
            <w:r>
              <w:t>CE</w:t>
            </w:r>
          </w:p>
        </w:tc>
        <w:tc>
          <w:tcPr>
            <w:tcW w:w="576" w:type="dxa"/>
            <w:tcBorders>
              <w:top w:val="single" w:sz="4" w:space="0" w:color="auto"/>
              <w:bottom w:val="single" w:sz="4" w:space="0" w:color="auto"/>
            </w:tcBorders>
          </w:tcPr>
          <w:p w14:paraId="3645492C" w14:textId="77777777" w:rsidR="00980D3B" w:rsidRDefault="00980D3B">
            <w:pPr>
              <w:pStyle w:val="ComponentTableBody"/>
            </w:pPr>
            <w:r>
              <w:t>O</w:t>
            </w:r>
          </w:p>
        </w:tc>
        <w:tc>
          <w:tcPr>
            <w:tcW w:w="720" w:type="dxa"/>
            <w:tcBorders>
              <w:top w:val="single" w:sz="4" w:space="0" w:color="auto"/>
              <w:bottom w:val="single" w:sz="4" w:space="0" w:color="auto"/>
            </w:tcBorders>
          </w:tcPr>
          <w:p w14:paraId="1B14F6AD" w14:textId="77777777" w:rsidR="00980D3B" w:rsidRDefault="00980D3B">
            <w:pPr>
              <w:pStyle w:val="ComponentTableBody"/>
            </w:pPr>
            <w:r>
              <w:t>0448</w:t>
            </w:r>
          </w:p>
        </w:tc>
        <w:tc>
          <w:tcPr>
            <w:tcW w:w="2880" w:type="dxa"/>
            <w:tcBorders>
              <w:top w:val="single" w:sz="4" w:space="0" w:color="auto"/>
              <w:bottom w:val="single" w:sz="4" w:space="0" w:color="auto"/>
            </w:tcBorders>
          </w:tcPr>
          <w:p w14:paraId="0E480E96" w14:textId="77777777" w:rsidR="00980D3B" w:rsidRDefault="00980D3B">
            <w:pPr>
              <w:pStyle w:val="ComponentTableBody"/>
              <w:jc w:val="left"/>
            </w:pPr>
            <w:r>
              <w:t>Name Context</w:t>
            </w:r>
          </w:p>
        </w:tc>
        <w:tc>
          <w:tcPr>
            <w:tcW w:w="1440" w:type="dxa"/>
            <w:tcBorders>
              <w:top w:val="single" w:sz="4" w:space="0" w:color="auto"/>
              <w:bottom w:val="single" w:sz="4" w:space="0" w:color="auto"/>
            </w:tcBorders>
          </w:tcPr>
          <w:p w14:paraId="7D644BC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BBB4552" w14:textId="77777777" w:rsidR="00980D3B" w:rsidRDefault="00980D3B">
            <w:pPr>
              <w:pStyle w:val="ComponentTableBody"/>
              <w:rPr>
                <w:rStyle w:val="Hyperlink"/>
              </w:rPr>
            </w:pPr>
            <w:r>
              <w:rPr>
                <w:rStyle w:val="Hyperlink"/>
              </w:rPr>
              <w:fldChar w:fldCharType="begin"/>
            </w:r>
            <w:r>
              <w:rPr>
                <w:rStyle w:val="Hyperlink"/>
              </w:rPr>
              <w:instrText xml:space="preserve"> REF _Ref358257932 \r \h </w:instrText>
            </w:r>
            <w:r>
              <w:rPr>
                <w:rStyle w:val="Hyperlink"/>
              </w:rPr>
            </w:r>
            <w:r>
              <w:rPr>
                <w:rStyle w:val="Hyperlink"/>
              </w:rPr>
              <w:instrText xml:space="preserve"> \* MERGEFORMAT </w:instrText>
            </w:r>
            <w:r>
              <w:rPr>
                <w:rStyle w:val="Hyperlink"/>
              </w:rPr>
              <w:fldChar w:fldCharType="separate"/>
            </w:r>
            <w:r>
              <w:rPr>
                <w:rStyle w:val="Hyperlink"/>
              </w:rPr>
              <w:t>2.A.6</w:t>
            </w:r>
            <w:r>
              <w:rPr>
                <w:rStyle w:val="Hyperlink"/>
              </w:rPr>
              <w:fldChar w:fldCharType="end"/>
            </w:r>
          </w:p>
        </w:tc>
      </w:tr>
      <w:tr w:rsidR="00980D3B" w14:paraId="5FEF302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1AAAA447" w14:textId="77777777" w:rsidR="00980D3B" w:rsidRDefault="00980D3B">
            <w:pPr>
              <w:pStyle w:val="ComponentTableBody"/>
            </w:pPr>
            <w:r>
              <w:t>10</w:t>
            </w:r>
          </w:p>
        </w:tc>
        <w:tc>
          <w:tcPr>
            <w:tcW w:w="576" w:type="dxa"/>
            <w:tcBorders>
              <w:top w:val="single" w:sz="4" w:space="0" w:color="auto"/>
              <w:bottom w:val="single" w:sz="4" w:space="0" w:color="auto"/>
            </w:tcBorders>
          </w:tcPr>
          <w:p w14:paraId="1F6CE653" w14:textId="77777777" w:rsidR="00980D3B" w:rsidRDefault="00980D3B">
            <w:pPr>
              <w:pStyle w:val="ComponentTableBody"/>
            </w:pPr>
            <w:r>
              <w:t>53</w:t>
            </w:r>
          </w:p>
        </w:tc>
        <w:tc>
          <w:tcPr>
            <w:tcW w:w="720" w:type="dxa"/>
            <w:tcBorders>
              <w:top w:val="single" w:sz="4" w:space="0" w:color="auto"/>
              <w:bottom w:val="single" w:sz="4" w:space="0" w:color="auto"/>
            </w:tcBorders>
          </w:tcPr>
          <w:p w14:paraId="2FCCD046" w14:textId="77777777" w:rsidR="00980D3B" w:rsidRDefault="00980D3B">
            <w:pPr>
              <w:pStyle w:val="ComponentTableBody"/>
            </w:pPr>
            <w:r>
              <w:t>DR</w:t>
            </w:r>
          </w:p>
        </w:tc>
        <w:tc>
          <w:tcPr>
            <w:tcW w:w="576" w:type="dxa"/>
            <w:tcBorders>
              <w:top w:val="single" w:sz="4" w:space="0" w:color="auto"/>
              <w:bottom w:val="single" w:sz="4" w:space="0" w:color="auto"/>
            </w:tcBorders>
          </w:tcPr>
          <w:p w14:paraId="5F5EEA44" w14:textId="77777777" w:rsidR="00980D3B" w:rsidRDefault="00980D3B">
            <w:pPr>
              <w:pStyle w:val="ComponentTableBody"/>
            </w:pPr>
            <w:r>
              <w:t>B</w:t>
            </w:r>
          </w:p>
        </w:tc>
        <w:tc>
          <w:tcPr>
            <w:tcW w:w="720" w:type="dxa"/>
            <w:tcBorders>
              <w:top w:val="single" w:sz="4" w:space="0" w:color="auto"/>
              <w:bottom w:val="single" w:sz="4" w:space="0" w:color="auto"/>
            </w:tcBorders>
          </w:tcPr>
          <w:p w14:paraId="574E0E90"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8919EAD" w14:textId="77777777" w:rsidR="00980D3B" w:rsidRDefault="00980D3B">
            <w:pPr>
              <w:pStyle w:val="ComponentTableBody"/>
              <w:jc w:val="left"/>
            </w:pPr>
            <w:r>
              <w:t>Name Validity Range</w:t>
            </w:r>
          </w:p>
        </w:tc>
        <w:tc>
          <w:tcPr>
            <w:tcW w:w="1440" w:type="dxa"/>
            <w:tcBorders>
              <w:top w:val="single" w:sz="4" w:space="0" w:color="auto"/>
              <w:bottom w:val="single" w:sz="4" w:space="0" w:color="auto"/>
            </w:tcBorders>
          </w:tcPr>
          <w:p w14:paraId="3581300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81D87CA"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_Ref485523694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2.A.20</w:t>
            </w:r>
            <w:r>
              <w:rPr>
                <w:rStyle w:val="Hyperlink"/>
              </w:rPr>
              <w:fldChar w:fldCharType="end"/>
            </w:r>
          </w:p>
        </w:tc>
      </w:tr>
      <w:tr w:rsidR="00980D3B" w14:paraId="474B3458"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616B429" w14:textId="77777777" w:rsidR="00980D3B" w:rsidRDefault="00980D3B">
            <w:pPr>
              <w:pStyle w:val="ComponentTableBody"/>
              <w:rPr>
                <w:lang w:val="it-IT"/>
              </w:rPr>
            </w:pPr>
            <w:r>
              <w:rPr>
                <w:lang w:val="it-IT"/>
              </w:rPr>
              <w:t>11</w:t>
            </w:r>
          </w:p>
        </w:tc>
        <w:tc>
          <w:tcPr>
            <w:tcW w:w="576" w:type="dxa"/>
            <w:tcBorders>
              <w:top w:val="single" w:sz="4" w:space="0" w:color="auto"/>
              <w:bottom w:val="single" w:sz="4" w:space="0" w:color="auto"/>
            </w:tcBorders>
          </w:tcPr>
          <w:p w14:paraId="600A75FD" w14:textId="77777777" w:rsidR="00980D3B" w:rsidRDefault="00980D3B">
            <w:pPr>
              <w:pStyle w:val="ComponentTableBody"/>
              <w:rPr>
                <w:lang w:val="it-IT"/>
              </w:rPr>
            </w:pPr>
            <w:r>
              <w:rPr>
                <w:lang w:val="it-IT"/>
              </w:rPr>
              <w:t>1</w:t>
            </w:r>
          </w:p>
        </w:tc>
        <w:tc>
          <w:tcPr>
            <w:tcW w:w="720" w:type="dxa"/>
            <w:tcBorders>
              <w:top w:val="single" w:sz="4" w:space="0" w:color="auto"/>
              <w:bottom w:val="single" w:sz="4" w:space="0" w:color="auto"/>
            </w:tcBorders>
          </w:tcPr>
          <w:p w14:paraId="0C5D56BC"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73D52C61"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54148D62" w14:textId="77777777" w:rsidR="00980D3B" w:rsidRDefault="00980D3B">
            <w:pPr>
              <w:pStyle w:val="ComponentTableBody"/>
            </w:pPr>
            <w:r>
              <w:t>0444</w:t>
            </w:r>
          </w:p>
        </w:tc>
        <w:tc>
          <w:tcPr>
            <w:tcW w:w="2880" w:type="dxa"/>
            <w:tcBorders>
              <w:top w:val="single" w:sz="4" w:space="0" w:color="auto"/>
              <w:bottom w:val="single" w:sz="4" w:space="0" w:color="auto"/>
            </w:tcBorders>
          </w:tcPr>
          <w:p w14:paraId="3380C417" w14:textId="77777777" w:rsidR="00980D3B" w:rsidRDefault="00980D3B">
            <w:pPr>
              <w:pStyle w:val="ComponentTableBody"/>
              <w:jc w:val="left"/>
            </w:pPr>
            <w:r>
              <w:t>Name Assembly Order</w:t>
            </w:r>
          </w:p>
        </w:tc>
        <w:tc>
          <w:tcPr>
            <w:tcW w:w="1440" w:type="dxa"/>
            <w:tcBorders>
              <w:top w:val="single" w:sz="4" w:space="0" w:color="auto"/>
              <w:bottom w:val="single" w:sz="4" w:space="0" w:color="auto"/>
            </w:tcBorders>
          </w:tcPr>
          <w:p w14:paraId="6DEF77E0"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16D6BE32"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_Ref358257769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2.A.35</w:t>
            </w:r>
            <w:r>
              <w:rPr>
                <w:rStyle w:val="Hyperlink"/>
              </w:rPr>
              <w:fldChar w:fldCharType="end"/>
            </w:r>
          </w:p>
        </w:tc>
      </w:tr>
      <w:tr w:rsidR="00980D3B" w14:paraId="26C7923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B23E5F1" w14:textId="77777777" w:rsidR="00980D3B" w:rsidRDefault="00980D3B">
            <w:pPr>
              <w:pStyle w:val="ComponentTableBody"/>
              <w:rPr>
                <w:lang w:val="it-IT"/>
              </w:rPr>
            </w:pPr>
            <w:r>
              <w:rPr>
                <w:lang w:val="it-IT"/>
              </w:rPr>
              <w:t>12</w:t>
            </w:r>
          </w:p>
        </w:tc>
        <w:tc>
          <w:tcPr>
            <w:tcW w:w="576" w:type="dxa"/>
            <w:tcBorders>
              <w:top w:val="single" w:sz="4" w:space="0" w:color="auto"/>
              <w:bottom w:val="single" w:sz="4" w:space="0" w:color="auto"/>
            </w:tcBorders>
          </w:tcPr>
          <w:p w14:paraId="1B391D74" w14:textId="77777777" w:rsidR="00980D3B" w:rsidRDefault="00980D3B">
            <w:pPr>
              <w:pStyle w:val="ComponentTableBody"/>
              <w:rPr>
                <w:lang w:val="it-IT"/>
              </w:rPr>
            </w:pPr>
            <w:r>
              <w:rPr>
                <w:lang w:val="it-IT"/>
              </w:rPr>
              <w:t>26</w:t>
            </w:r>
          </w:p>
        </w:tc>
        <w:tc>
          <w:tcPr>
            <w:tcW w:w="720" w:type="dxa"/>
            <w:tcBorders>
              <w:top w:val="single" w:sz="4" w:space="0" w:color="auto"/>
              <w:bottom w:val="single" w:sz="4" w:space="0" w:color="auto"/>
            </w:tcBorders>
          </w:tcPr>
          <w:p w14:paraId="792BA8E1" w14:textId="77777777" w:rsidR="00980D3B" w:rsidRDefault="00980D3B">
            <w:pPr>
              <w:pStyle w:val="ComponentTableBody"/>
              <w:rPr>
                <w:lang w:val="it-IT"/>
              </w:rPr>
            </w:pPr>
            <w:r>
              <w:rPr>
                <w:lang w:val="it-IT"/>
              </w:rPr>
              <w:t>TS</w:t>
            </w:r>
          </w:p>
        </w:tc>
        <w:tc>
          <w:tcPr>
            <w:tcW w:w="576" w:type="dxa"/>
            <w:tcBorders>
              <w:top w:val="single" w:sz="4" w:space="0" w:color="auto"/>
              <w:bottom w:val="single" w:sz="4" w:space="0" w:color="auto"/>
            </w:tcBorders>
          </w:tcPr>
          <w:p w14:paraId="1AFAB35B"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1EBF6807"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0069056" w14:textId="77777777" w:rsidR="00980D3B" w:rsidRDefault="00980D3B">
            <w:pPr>
              <w:pStyle w:val="ComponentTableBody"/>
              <w:jc w:val="left"/>
            </w:pPr>
            <w:r>
              <w:rPr>
                <w:snapToGrid w:val="0"/>
              </w:rPr>
              <w:t>Effective Date</w:t>
            </w:r>
          </w:p>
        </w:tc>
        <w:tc>
          <w:tcPr>
            <w:tcW w:w="1440" w:type="dxa"/>
            <w:tcBorders>
              <w:top w:val="single" w:sz="4" w:space="0" w:color="auto"/>
              <w:bottom w:val="single" w:sz="4" w:space="0" w:color="auto"/>
            </w:tcBorders>
          </w:tcPr>
          <w:p w14:paraId="06DC0B2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2A3F3AA"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19893424"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140BFBD" w14:textId="77777777" w:rsidR="00980D3B" w:rsidRDefault="00980D3B">
            <w:pPr>
              <w:pStyle w:val="ComponentTableBody"/>
            </w:pPr>
            <w:r>
              <w:t>13</w:t>
            </w:r>
          </w:p>
        </w:tc>
        <w:tc>
          <w:tcPr>
            <w:tcW w:w="576" w:type="dxa"/>
            <w:tcBorders>
              <w:top w:val="single" w:sz="4" w:space="0" w:color="auto"/>
              <w:bottom w:val="single" w:sz="4" w:space="0" w:color="auto"/>
            </w:tcBorders>
          </w:tcPr>
          <w:p w14:paraId="3C089040" w14:textId="77777777" w:rsidR="00980D3B" w:rsidRDefault="00980D3B">
            <w:pPr>
              <w:pStyle w:val="ComponentTableBody"/>
            </w:pPr>
            <w:r>
              <w:t>26</w:t>
            </w:r>
          </w:p>
        </w:tc>
        <w:tc>
          <w:tcPr>
            <w:tcW w:w="720" w:type="dxa"/>
            <w:tcBorders>
              <w:top w:val="single" w:sz="4" w:space="0" w:color="auto"/>
              <w:bottom w:val="single" w:sz="4" w:space="0" w:color="auto"/>
            </w:tcBorders>
          </w:tcPr>
          <w:p w14:paraId="2F92B1E1" w14:textId="77777777" w:rsidR="00980D3B" w:rsidRDefault="00980D3B">
            <w:pPr>
              <w:pStyle w:val="ComponentTableBody"/>
            </w:pPr>
            <w:r>
              <w:t>TS</w:t>
            </w:r>
          </w:p>
        </w:tc>
        <w:tc>
          <w:tcPr>
            <w:tcW w:w="576" w:type="dxa"/>
            <w:tcBorders>
              <w:top w:val="single" w:sz="4" w:space="0" w:color="auto"/>
              <w:bottom w:val="single" w:sz="4" w:space="0" w:color="auto"/>
            </w:tcBorders>
          </w:tcPr>
          <w:p w14:paraId="29BEDB48" w14:textId="77777777" w:rsidR="00980D3B" w:rsidRDefault="00980D3B">
            <w:pPr>
              <w:pStyle w:val="ComponentTableBody"/>
            </w:pPr>
            <w:r>
              <w:t>O</w:t>
            </w:r>
          </w:p>
        </w:tc>
        <w:tc>
          <w:tcPr>
            <w:tcW w:w="720" w:type="dxa"/>
            <w:tcBorders>
              <w:top w:val="single" w:sz="4" w:space="0" w:color="auto"/>
              <w:bottom w:val="single" w:sz="4" w:space="0" w:color="auto"/>
            </w:tcBorders>
          </w:tcPr>
          <w:p w14:paraId="19EF2B21"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7565FE4" w14:textId="77777777" w:rsidR="00980D3B" w:rsidRDefault="00980D3B">
            <w:pPr>
              <w:pStyle w:val="ComponentTableBody"/>
              <w:jc w:val="left"/>
            </w:pPr>
            <w:r>
              <w:rPr>
                <w:snapToGrid w:val="0"/>
              </w:rPr>
              <w:t>Expiration Date</w:t>
            </w:r>
          </w:p>
        </w:tc>
        <w:tc>
          <w:tcPr>
            <w:tcW w:w="1440" w:type="dxa"/>
            <w:tcBorders>
              <w:top w:val="single" w:sz="4" w:space="0" w:color="auto"/>
              <w:bottom w:val="single" w:sz="4" w:space="0" w:color="auto"/>
            </w:tcBorders>
          </w:tcPr>
          <w:p w14:paraId="17A96B92"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9908D4A" w14:textId="77777777" w:rsidR="00980D3B" w:rsidRDefault="00980D3B">
            <w:pPr>
              <w:pStyle w:val="ComponentTableBody"/>
              <w:rPr>
                <w:rStyle w:val="Hyperlink"/>
              </w:rPr>
            </w:pPr>
            <w:r>
              <w:rPr>
                <w:rStyle w:val="Hyperlink"/>
              </w:rPr>
              <w:fldChar w:fldCharType="begin"/>
            </w:r>
            <w:r>
              <w:rPr>
                <w:rStyle w:val="Hyperlink"/>
              </w:rPr>
              <w:instrText xml:space="preserve"> REF _Ref358257916 \r \h </w:instrText>
            </w:r>
            <w:r>
              <w:rPr>
                <w:rStyle w:val="Hyperlink"/>
              </w:rPr>
            </w:r>
            <w:r>
              <w:rPr>
                <w:rStyle w:val="Hyperlink"/>
              </w:rPr>
              <w:instrText xml:space="preserve"> \* MERGEFORMAT </w:instrText>
            </w:r>
            <w:r>
              <w:rPr>
                <w:rStyle w:val="Hyperlink"/>
              </w:rPr>
              <w:fldChar w:fldCharType="separate"/>
            </w:r>
            <w:r>
              <w:rPr>
                <w:rStyle w:val="Hyperlink"/>
              </w:rPr>
              <w:t>2.A.77</w:t>
            </w:r>
            <w:r>
              <w:rPr>
                <w:rStyle w:val="Hyperlink"/>
              </w:rPr>
              <w:fldChar w:fldCharType="end"/>
            </w:r>
          </w:p>
        </w:tc>
      </w:tr>
      <w:tr w:rsidR="00980D3B" w14:paraId="55E89217"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3FA1FDE7" w14:textId="77777777" w:rsidR="00980D3B" w:rsidRDefault="00980D3B">
            <w:pPr>
              <w:pStyle w:val="ComponentTableBody"/>
            </w:pPr>
            <w:r>
              <w:t>14</w:t>
            </w:r>
          </w:p>
        </w:tc>
        <w:tc>
          <w:tcPr>
            <w:tcW w:w="576" w:type="dxa"/>
            <w:tcBorders>
              <w:top w:val="single" w:sz="4" w:space="0" w:color="auto"/>
              <w:bottom w:val="double" w:sz="4" w:space="0" w:color="auto"/>
            </w:tcBorders>
          </w:tcPr>
          <w:p w14:paraId="449662EE" w14:textId="77777777" w:rsidR="00980D3B" w:rsidRDefault="00980D3B">
            <w:pPr>
              <w:pStyle w:val="ComponentTableBody"/>
            </w:pPr>
            <w:r>
              <w:t>199</w:t>
            </w:r>
          </w:p>
        </w:tc>
        <w:tc>
          <w:tcPr>
            <w:tcW w:w="720" w:type="dxa"/>
            <w:tcBorders>
              <w:top w:val="single" w:sz="4" w:space="0" w:color="auto"/>
              <w:bottom w:val="double" w:sz="4" w:space="0" w:color="auto"/>
            </w:tcBorders>
          </w:tcPr>
          <w:p w14:paraId="585E2066" w14:textId="77777777" w:rsidR="00980D3B" w:rsidRDefault="00980D3B">
            <w:pPr>
              <w:pStyle w:val="ComponentTableBody"/>
            </w:pPr>
            <w:r>
              <w:t>ST</w:t>
            </w:r>
          </w:p>
        </w:tc>
        <w:tc>
          <w:tcPr>
            <w:tcW w:w="576" w:type="dxa"/>
            <w:tcBorders>
              <w:top w:val="single" w:sz="4" w:space="0" w:color="auto"/>
              <w:bottom w:val="double" w:sz="4" w:space="0" w:color="auto"/>
            </w:tcBorders>
          </w:tcPr>
          <w:p w14:paraId="2E0DBE06" w14:textId="77777777" w:rsidR="00980D3B" w:rsidRDefault="00980D3B">
            <w:pPr>
              <w:pStyle w:val="ComponentTableBody"/>
              <w:rPr>
                <w:lang w:val="it-IT"/>
              </w:rPr>
            </w:pPr>
            <w:r>
              <w:rPr>
                <w:lang w:val="it-IT"/>
              </w:rPr>
              <w:t>O</w:t>
            </w:r>
          </w:p>
        </w:tc>
        <w:tc>
          <w:tcPr>
            <w:tcW w:w="720" w:type="dxa"/>
            <w:tcBorders>
              <w:top w:val="single" w:sz="4" w:space="0" w:color="auto"/>
              <w:bottom w:val="double" w:sz="4" w:space="0" w:color="auto"/>
            </w:tcBorders>
          </w:tcPr>
          <w:p w14:paraId="603FC545" w14:textId="77777777" w:rsidR="00980D3B" w:rsidRDefault="00980D3B">
            <w:pPr>
              <w:pStyle w:val="ComponentTableBody"/>
              <w:rPr>
                <w:sz w:val="16"/>
                <w:lang w:val="it-IT"/>
              </w:rPr>
            </w:pPr>
          </w:p>
        </w:tc>
        <w:tc>
          <w:tcPr>
            <w:tcW w:w="2880" w:type="dxa"/>
            <w:tcBorders>
              <w:top w:val="single" w:sz="4" w:space="0" w:color="auto"/>
              <w:bottom w:val="double" w:sz="4" w:space="0" w:color="auto"/>
            </w:tcBorders>
          </w:tcPr>
          <w:p w14:paraId="097FC0C9" w14:textId="77777777" w:rsidR="00980D3B" w:rsidRDefault="00980D3B">
            <w:pPr>
              <w:pStyle w:val="ComponentTableBody"/>
              <w:jc w:val="left"/>
              <w:rPr>
                <w:snapToGrid w:val="0"/>
                <w:lang w:val="it-IT"/>
              </w:rPr>
            </w:pPr>
            <w:r>
              <w:rPr>
                <w:snapToGrid w:val="0"/>
                <w:lang w:val="it-IT"/>
              </w:rPr>
              <w:t>Professional Suffix</w:t>
            </w:r>
          </w:p>
        </w:tc>
        <w:tc>
          <w:tcPr>
            <w:tcW w:w="1440" w:type="dxa"/>
            <w:tcBorders>
              <w:top w:val="single" w:sz="4" w:space="0" w:color="auto"/>
              <w:bottom w:val="double" w:sz="4" w:space="0" w:color="auto"/>
            </w:tcBorders>
          </w:tcPr>
          <w:p w14:paraId="051394E6" w14:textId="77777777" w:rsidR="00980D3B" w:rsidRDefault="00980D3B">
            <w:pPr>
              <w:pStyle w:val="ComponentTableBody"/>
              <w:jc w:val="left"/>
              <w:rPr>
                <w:sz w:val="16"/>
                <w:lang w:val="it-IT"/>
              </w:rPr>
            </w:pPr>
          </w:p>
        </w:tc>
        <w:tc>
          <w:tcPr>
            <w:tcW w:w="1008" w:type="dxa"/>
            <w:tcBorders>
              <w:top w:val="single" w:sz="4" w:space="0" w:color="auto"/>
              <w:bottom w:val="double" w:sz="4" w:space="0" w:color="auto"/>
            </w:tcBorders>
          </w:tcPr>
          <w:p w14:paraId="5B43DFAB"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56395691" w14:textId="77777777" w:rsidR="00980D3B" w:rsidRDefault="00980D3B">
      <w:pPr>
        <w:pStyle w:val="Note"/>
      </w:pPr>
      <w:r>
        <w:rPr>
          <w:rStyle w:val="Strong"/>
        </w:rPr>
        <w:t>Maximum Length:</w:t>
      </w:r>
      <w:r>
        <w:t xml:space="preserve"> 1103</w:t>
      </w:r>
    </w:p>
    <w:p w14:paraId="70BAED30" w14:textId="77777777" w:rsidR="00980D3B" w:rsidRDefault="00980D3B"/>
    <w:p w14:paraId="4E2A3596" w14:textId="77777777" w:rsidR="00980D3B" w:rsidRDefault="00980D3B">
      <w:pPr>
        <w:pStyle w:val="Note"/>
      </w:pPr>
      <w:r>
        <w:rPr>
          <w:rStyle w:val="Strong"/>
        </w:rPr>
        <w:t>Note:</w:t>
      </w:r>
      <w:r>
        <w:tab/>
        <w:t>Replaces PN data type as of v 2.3.</w:t>
      </w:r>
    </w:p>
    <w:p w14:paraId="44568BBE" w14:textId="77777777" w:rsidR="00980D3B" w:rsidRDefault="00980D3B"/>
    <w:p w14:paraId="473BC01B" w14:textId="77777777" w:rsidR="00980D3B" w:rsidRDefault="00980D3B">
      <w:pPr>
        <w:pStyle w:val="Note"/>
      </w:pPr>
      <w:r>
        <w:t>Internationalization Note: In countries using ideographic or syllabic (phonetic) character sets, it is sometimes necessary to send the name in one or both of these formats, as well as an alphabetic format. The switching between the different character sets can be accomplished using a character set such as JIS X 0202 - ISO 2022 which provides an escape sequence for switching among different character sets and among single-byte and multi-byte character representations. When the name field is repeated, the different repetitions of the name may be represented by these different character sets. The details are as follows. (See also Section 2.9.2, “Escape sequences supporting multiple character sets for PN, XPN, XCN, XON, XAD, FT, ST and TX data types.”)</w:t>
      </w:r>
    </w:p>
    <w:p w14:paraId="5A459B9B" w14:textId="77777777" w:rsidR="00980D3B" w:rsidRDefault="00980D3B">
      <w:pPr>
        <w:pStyle w:val="NormalIndented"/>
      </w:pPr>
      <w:r>
        <w:t>HL7 supports the following standards for Japanese characters:</w:t>
      </w:r>
    </w:p>
    <w:p w14:paraId="3B6F744F" w14:textId="77777777" w:rsidR="00980D3B" w:rsidRDefault="00980D3B">
      <w:pPr>
        <w:pStyle w:val="NormalIndented"/>
        <w:rPr>
          <w:lang w:val="fi-FI"/>
        </w:rPr>
      </w:pPr>
      <w:r>
        <w:rPr>
          <w:lang w:val="fi-FI"/>
        </w:rPr>
        <w:t>JIS X 0201</w:t>
      </w:r>
      <w:r>
        <w:rPr>
          <w:lang w:val="fi-FI"/>
        </w:rPr>
        <w:tab/>
        <w:t>for ISO-IR 13 (Japanese Katakana)</w:t>
      </w:r>
    </w:p>
    <w:p w14:paraId="3DCDBCDD" w14:textId="77777777" w:rsidR="00980D3B" w:rsidRDefault="00980D3B">
      <w:pPr>
        <w:pStyle w:val="NormalIndented"/>
      </w:pPr>
      <w:r>
        <w:rPr>
          <w:lang w:val="fi-FI"/>
        </w:rPr>
        <w:tab/>
        <w:t xml:space="preserve"> </w:t>
      </w:r>
      <w:r>
        <w:t>JIS X 0201 for ISO-IR 14 (Japanese Romaji)</w:t>
      </w:r>
    </w:p>
    <w:p w14:paraId="18D32CAD" w14:textId="77777777" w:rsidR="00980D3B" w:rsidRDefault="00980D3B">
      <w:pPr>
        <w:pStyle w:val="NormalIndented"/>
        <w:rPr>
          <w:lang w:val="fi-FI"/>
        </w:rPr>
      </w:pPr>
      <w:r>
        <w:rPr>
          <w:lang w:val="fi-FI"/>
        </w:rPr>
        <w:t>JIS X 0208</w:t>
      </w:r>
      <w:r>
        <w:rPr>
          <w:lang w:val="fi-FI"/>
        </w:rPr>
        <w:tab/>
        <w:t>for ISO-IR 87 (Japanese Kanji, Hiragana and Katakana)</w:t>
      </w:r>
    </w:p>
    <w:p w14:paraId="786599C6" w14:textId="77777777" w:rsidR="00980D3B" w:rsidRDefault="00980D3B">
      <w:pPr>
        <w:pStyle w:val="NormalIndented"/>
      </w:pPr>
      <w:r>
        <w:t xml:space="preserve">JIS X 0212 </w:t>
      </w:r>
      <w:r>
        <w:tab/>
        <w:t xml:space="preserve">for ISO-IR 159 (supplementary Japanese Kanji) </w:t>
      </w:r>
    </w:p>
    <w:p w14:paraId="6CC93238" w14:textId="77777777" w:rsidR="00980D3B" w:rsidRDefault="00980D3B">
      <w:pPr>
        <w:pStyle w:val="NormalIndented"/>
      </w:pPr>
      <w:r>
        <w:t xml:space="preserve">HL7 supports the following standards for European characters: </w:t>
      </w:r>
    </w:p>
    <w:p w14:paraId="7D9880C1" w14:textId="77777777" w:rsidR="00980D3B" w:rsidRDefault="00980D3B">
      <w:pPr>
        <w:pStyle w:val="NormalIndented"/>
      </w:pPr>
      <w:r>
        <w:t xml:space="preserve">ISO 8859 (1-9) </w:t>
      </w:r>
      <w:r>
        <w:tab/>
        <w:t>for ISO-IR 100, 101, 109, 110, 144,127, 126, 138 and 148.</w:t>
      </w:r>
    </w:p>
    <w:p w14:paraId="5E907A67" w14:textId="77777777" w:rsidR="00980D3B" w:rsidRDefault="00980D3B">
      <w:pPr>
        <w:pStyle w:val="NormalIndented"/>
      </w:pPr>
      <w:r>
        <w:t>Character sets are referenced in HL7 as ASCII, 8859/1,8859/2, ISO IR14, ISO IR87, and ISO IR159. DICOM uses codes laid out in ISO 2375, of the form 'ISO-IR xxx'. HL7 supports this naming as well, to facilitate interoperability.</w:t>
      </w:r>
    </w:p>
    <w:p w14:paraId="67B498DB" w14:textId="77777777" w:rsidR="00980D3B" w:rsidRDefault="00980D3B">
      <w:pPr>
        <w:pStyle w:val="NormalIndented"/>
      </w:pPr>
      <w:r>
        <w:t>HL7 uses the Basic G0 Set of the International Reference Version of ISO 646:1990 (ISO IR-6) as the d</w:t>
      </w:r>
      <w:r>
        <w:t>e</w:t>
      </w:r>
      <w:r>
        <w:t xml:space="preserve">fault character repertoire for character strings. This is a single-byte character set, identical to ASCII. </w:t>
      </w:r>
    </w:p>
    <w:p w14:paraId="165908CA" w14:textId="77777777" w:rsidR="00980D3B" w:rsidRDefault="00980D3B">
      <w:pPr>
        <w:pStyle w:val="NormalIndented"/>
      </w:pPr>
      <w:r>
        <w:t xml:space="preserve">Each repetition of a XPN, XON, XCN, or XAD field is assumed to begin with the default character set. If another character set is to be used, the HL7 defined escape sequence used to announce that character set must be at the beginning of the repetition, and the HL7 defined escape sequence used to start the default character set must be at the end of the repetition. Note also that several character sets may be intermixed within a single repetition as long as the repetition ends with a return to the default character set. </w:t>
      </w:r>
    </w:p>
    <w:p w14:paraId="70B2F131" w14:textId="77777777" w:rsidR="00980D3B" w:rsidRDefault="00980D3B">
      <w:pPr>
        <w:pStyle w:val="NormalIndented"/>
      </w:pPr>
      <w:r>
        <w:t>An application must specify which character sets it supports in the field "MSH-18 Character Sets" and which character set handling scheme it supports in the field MSH-20-Alternate character set handling scheme. It is assumed that the sending and receiving applications are aware of how to map character set names (i.e., ISO-IR xxx) to escape sequences.</w:t>
      </w:r>
    </w:p>
    <w:p w14:paraId="1BDBCD67" w14:textId="77777777" w:rsidR="00980D3B" w:rsidRDefault="00980D3B">
      <w:pPr>
        <w:pStyle w:val="NormalIndented"/>
      </w:pPr>
      <w:r>
        <w:lastRenderedPageBreak/>
        <w:t>For example, in many Japanese messages there is a mix of Romaji (i.e., Roman characters), Katakana (phonetic representation of foreign words), Hiragana (phonetic representation of Japanese words) and Kanji (pictographs). Such a message would require 4 character sets be specified in the MSH.</w:t>
      </w:r>
    </w:p>
    <w:p w14:paraId="5A63B1C5" w14:textId="77777777" w:rsidR="00980D3B" w:rsidRDefault="00980D3B">
      <w:pPr>
        <w:pStyle w:val="OtherTableCaption"/>
      </w:pPr>
      <w:r>
        <w:t>References for Internationalization of Name</w:t>
      </w:r>
    </w:p>
    <w:tbl>
      <w:tblPr>
        <w:tblW w:w="0" w:type="auto"/>
        <w:tblInd w:w="720" w:type="dxa"/>
        <w:tblLayout w:type="fixed"/>
        <w:tblLook w:val="0000" w:firstRow="0" w:lastRow="0" w:firstColumn="0" w:lastColumn="0" w:noHBand="0" w:noVBand="0"/>
      </w:tblPr>
      <w:tblGrid>
        <w:gridCol w:w="504"/>
        <w:gridCol w:w="2754"/>
        <w:gridCol w:w="5166"/>
      </w:tblGrid>
      <w:tr w:rsidR="00980D3B" w14:paraId="75F55F66"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shd w:val="pct10" w:color="auto" w:fill="FFFFFF"/>
          </w:tcPr>
          <w:p w14:paraId="3DA7CC1A" w14:textId="77777777" w:rsidR="00980D3B" w:rsidRDefault="00980D3B">
            <w:pPr>
              <w:pStyle w:val="OtherTableHeader"/>
            </w:pPr>
          </w:p>
        </w:tc>
        <w:tc>
          <w:tcPr>
            <w:tcW w:w="2754" w:type="dxa"/>
            <w:tcBorders>
              <w:top w:val="single" w:sz="6" w:space="0" w:color="auto"/>
              <w:left w:val="single" w:sz="6" w:space="0" w:color="auto"/>
              <w:bottom w:val="single" w:sz="6" w:space="0" w:color="auto"/>
              <w:right w:val="single" w:sz="6" w:space="0" w:color="auto"/>
            </w:tcBorders>
            <w:shd w:val="pct10" w:color="auto" w:fill="FFFFFF"/>
          </w:tcPr>
          <w:p w14:paraId="694DCCBF" w14:textId="77777777" w:rsidR="00980D3B" w:rsidRDefault="00980D3B">
            <w:pPr>
              <w:pStyle w:val="OtherTableHeader"/>
            </w:pPr>
            <w:r>
              <w:t>Reference</w:t>
            </w:r>
          </w:p>
        </w:tc>
        <w:tc>
          <w:tcPr>
            <w:tcW w:w="5166" w:type="dxa"/>
            <w:tcBorders>
              <w:top w:val="single" w:sz="6" w:space="0" w:color="auto"/>
              <w:left w:val="single" w:sz="6" w:space="0" w:color="auto"/>
              <w:bottom w:val="single" w:sz="6" w:space="0" w:color="auto"/>
              <w:right w:val="single" w:sz="6" w:space="0" w:color="auto"/>
            </w:tcBorders>
            <w:shd w:val="pct10" w:color="auto" w:fill="FFFFFF"/>
          </w:tcPr>
          <w:p w14:paraId="68B4AA47" w14:textId="77777777" w:rsidR="00980D3B" w:rsidRDefault="00980D3B">
            <w:pPr>
              <w:pStyle w:val="OtherTableHeader"/>
            </w:pPr>
            <w:r>
              <w:t>Description</w:t>
            </w:r>
          </w:p>
        </w:tc>
      </w:tr>
      <w:tr w:rsidR="00980D3B" w14:paraId="6658F830"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6159C4B0" w14:textId="77777777" w:rsidR="00980D3B" w:rsidRDefault="00980D3B">
            <w:pPr>
              <w:pStyle w:val="OtherTableBody"/>
            </w:pPr>
            <w:r>
              <w:t>1.</w:t>
            </w:r>
          </w:p>
        </w:tc>
        <w:tc>
          <w:tcPr>
            <w:tcW w:w="2754" w:type="dxa"/>
            <w:tcBorders>
              <w:top w:val="single" w:sz="6" w:space="0" w:color="auto"/>
              <w:left w:val="single" w:sz="6" w:space="0" w:color="auto"/>
              <w:bottom w:val="single" w:sz="6" w:space="0" w:color="auto"/>
              <w:right w:val="single" w:sz="6" w:space="0" w:color="auto"/>
            </w:tcBorders>
          </w:tcPr>
          <w:p w14:paraId="4BDB7EDC" w14:textId="77777777" w:rsidR="00980D3B" w:rsidRDefault="00980D3B">
            <w:pPr>
              <w:pStyle w:val="OtherTableBody"/>
            </w:pPr>
            <w:r>
              <w:t>“Understanding Japanese Information Processing” by Ken Lunde,  O’Reilly Press</w:t>
            </w:r>
          </w:p>
        </w:tc>
        <w:tc>
          <w:tcPr>
            <w:tcW w:w="5166" w:type="dxa"/>
            <w:tcBorders>
              <w:top w:val="single" w:sz="6" w:space="0" w:color="auto"/>
              <w:left w:val="single" w:sz="6" w:space="0" w:color="auto"/>
              <w:bottom w:val="single" w:sz="6" w:space="0" w:color="auto"/>
              <w:right w:val="single" w:sz="6" w:space="0" w:color="auto"/>
            </w:tcBorders>
          </w:tcPr>
          <w:p w14:paraId="3E9E9F7B" w14:textId="77777777" w:rsidR="00980D3B" w:rsidRDefault="00980D3B">
            <w:pPr>
              <w:pStyle w:val="OtherTableBody"/>
            </w:pPr>
          </w:p>
        </w:tc>
      </w:tr>
      <w:tr w:rsidR="00980D3B" w14:paraId="185373C5"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7E3646B7" w14:textId="77777777" w:rsidR="00980D3B" w:rsidRDefault="00980D3B">
            <w:pPr>
              <w:pStyle w:val="OtherTableBody"/>
            </w:pPr>
            <w:r>
              <w:t>2.</w:t>
            </w:r>
          </w:p>
        </w:tc>
        <w:tc>
          <w:tcPr>
            <w:tcW w:w="2754" w:type="dxa"/>
            <w:tcBorders>
              <w:top w:val="single" w:sz="6" w:space="0" w:color="auto"/>
              <w:left w:val="single" w:sz="6" w:space="0" w:color="auto"/>
              <w:bottom w:val="single" w:sz="6" w:space="0" w:color="auto"/>
              <w:right w:val="single" w:sz="6" w:space="0" w:color="auto"/>
            </w:tcBorders>
          </w:tcPr>
          <w:p w14:paraId="0343CF4C" w14:textId="77777777" w:rsidR="00980D3B" w:rsidRDefault="00980D3B">
            <w:pPr>
              <w:pStyle w:val="OtherTableBody"/>
            </w:pPr>
            <w:r>
              <w:t>NEMA PS3.5 -  DICOM Part 5: Data Structure and Semantics</w:t>
            </w:r>
          </w:p>
        </w:tc>
        <w:tc>
          <w:tcPr>
            <w:tcW w:w="5166" w:type="dxa"/>
            <w:tcBorders>
              <w:top w:val="single" w:sz="6" w:space="0" w:color="auto"/>
              <w:left w:val="single" w:sz="6" w:space="0" w:color="auto"/>
              <w:bottom w:val="single" w:sz="6" w:space="0" w:color="auto"/>
              <w:right w:val="single" w:sz="6" w:space="0" w:color="auto"/>
            </w:tcBorders>
          </w:tcPr>
          <w:p w14:paraId="5B7450FA" w14:textId="77777777" w:rsidR="00980D3B" w:rsidRDefault="00980D3B">
            <w:pPr>
              <w:pStyle w:val="EndnoteText"/>
              <w:rPr>
                <w:sz w:val="16"/>
              </w:rPr>
            </w:pPr>
          </w:p>
        </w:tc>
      </w:tr>
      <w:tr w:rsidR="00980D3B" w14:paraId="58A4ED03"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548D1B17" w14:textId="77777777" w:rsidR="00980D3B" w:rsidRDefault="00980D3B">
            <w:pPr>
              <w:pStyle w:val="OtherTableBody"/>
            </w:pPr>
            <w:r>
              <w:t>3.</w:t>
            </w:r>
          </w:p>
        </w:tc>
        <w:tc>
          <w:tcPr>
            <w:tcW w:w="2754" w:type="dxa"/>
            <w:tcBorders>
              <w:top w:val="single" w:sz="6" w:space="0" w:color="auto"/>
              <w:left w:val="single" w:sz="6" w:space="0" w:color="auto"/>
              <w:bottom w:val="single" w:sz="6" w:space="0" w:color="auto"/>
              <w:right w:val="single" w:sz="6" w:space="0" w:color="auto"/>
            </w:tcBorders>
          </w:tcPr>
          <w:p w14:paraId="445528FB" w14:textId="77777777" w:rsidR="00980D3B" w:rsidRDefault="00980D3B">
            <w:pPr>
              <w:pStyle w:val="OtherTableBody"/>
            </w:pPr>
            <w:r>
              <w:t>ANSI X3.4:1986</w:t>
            </w:r>
            <w:r>
              <w:tab/>
            </w:r>
          </w:p>
        </w:tc>
        <w:tc>
          <w:tcPr>
            <w:tcW w:w="5166" w:type="dxa"/>
            <w:tcBorders>
              <w:top w:val="single" w:sz="6" w:space="0" w:color="auto"/>
              <w:left w:val="single" w:sz="6" w:space="0" w:color="auto"/>
              <w:bottom w:val="single" w:sz="6" w:space="0" w:color="auto"/>
              <w:right w:val="single" w:sz="6" w:space="0" w:color="auto"/>
            </w:tcBorders>
          </w:tcPr>
          <w:p w14:paraId="1212070B" w14:textId="77777777" w:rsidR="00980D3B" w:rsidRDefault="00980D3B">
            <w:pPr>
              <w:pStyle w:val="OtherTableBody"/>
            </w:pPr>
            <w:r>
              <w:t>ASCII character set</w:t>
            </w:r>
          </w:p>
        </w:tc>
      </w:tr>
      <w:tr w:rsidR="00980D3B" w14:paraId="4694205C"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4A2578E3" w14:textId="77777777" w:rsidR="00980D3B" w:rsidRDefault="00980D3B">
            <w:pPr>
              <w:pStyle w:val="OtherTableBody"/>
            </w:pPr>
            <w:r>
              <w:t>4.</w:t>
            </w:r>
          </w:p>
        </w:tc>
        <w:tc>
          <w:tcPr>
            <w:tcW w:w="2754" w:type="dxa"/>
            <w:tcBorders>
              <w:top w:val="single" w:sz="6" w:space="0" w:color="auto"/>
              <w:left w:val="single" w:sz="6" w:space="0" w:color="auto"/>
              <w:bottom w:val="single" w:sz="6" w:space="0" w:color="auto"/>
              <w:right w:val="single" w:sz="6" w:space="0" w:color="auto"/>
            </w:tcBorders>
          </w:tcPr>
          <w:p w14:paraId="1A9B6C6A" w14:textId="77777777" w:rsidR="00980D3B" w:rsidRDefault="00980D3B">
            <w:pPr>
              <w:pStyle w:val="OtherTableBody"/>
            </w:pPr>
            <w:r>
              <w:t>ISO 646:1990</w:t>
            </w:r>
            <w:r>
              <w:tab/>
            </w:r>
          </w:p>
          <w:p w14:paraId="579AF114" w14:textId="77777777" w:rsidR="00980D3B" w:rsidRDefault="00980D3B">
            <w:pPr>
              <w:rPr>
                <w:sz w:val="16"/>
              </w:rPr>
            </w:pPr>
          </w:p>
        </w:tc>
        <w:tc>
          <w:tcPr>
            <w:tcW w:w="5166" w:type="dxa"/>
            <w:tcBorders>
              <w:top w:val="single" w:sz="6" w:space="0" w:color="auto"/>
              <w:left w:val="single" w:sz="6" w:space="0" w:color="auto"/>
              <w:bottom w:val="single" w:sz="6" w:space="0" w:color="auto"/>
              <w:right w:val="single" w:sz="6" w:space="0" w:color="auto"/>
            </w:tcBorders>
          </w:tcPr>
          <w:p w14:paraId="6E1F6C8C" w14:textId="77777777" w:rsidR="00980D3B" w:rsidRDefault="00980D3B">
            <w:pPr>
              <w:pStyle w:val="OtherTableBody"/>
            </w:pPr>
            <w:r>
              <w:t>Information Processing - ISO 7-bit coded character set for information interchange</w:t>
            </w:r>
          </w:p>
        </w:tc>
      </w:tr>
      <w:tr w:rsidR="00980D3B" w14:paraId="731DC9F4"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3BAA39AC" w14:textId="77777777" w:rsidR="00980D3B" w:rsidRDefault="00980D3B">
            <w:pPr>
              <w:pStyle w:val="OtherTableBody"/>
            </w:pPr>
            <w:r>
              <w:t>5.</w:t>
            </w:r>
          </w:p>
        </w:tc>
        <w:tc>
          <w:tcPr>
            <w:tcW w:w="2754" w:type="dxa"/>
            <w:tcBorders>
              <w:top w:val="single" w:sz="6" w:space="0" w:color="auto"/>
              <w:left w:val="single" w:sz="6" w:space="0" w:color="auto"/>
              <w:bottom w:val="single" w:sz="6" w:space="0" w:color="auto"/>
              <w:right w:val="single" w:sz="6" w:space="0" w:color="auto"/>
            </w:tcBorders>
          </w:tcPr>
          <w:p w14:paraId="0C734392" w14:textId="77777777" w:rsidR="00980D3B" w:rsidRDefault="00980D3B">
            <w:pPr>
              <w:pStyle w:val="OtherTableBody"/>
            </w:pPr>
            <w:r>
              <w:t>ISO/IEC 2022:1994</w:t>
            </w:r>
            <w:r>
              <w:tab/>
            </w:r>
          </w:p>
        </w:tc>
        <w:tc>
          <w:tcPr>
            <w:tcW w:w="5166" w:type="dxa"/>
            <w:tcBorders>
              <w:top w:val="single" w:sz="6" w:space="0" w:color="auto"/>
              <w:left w:val="single" w:sz="6" w:space="0" w:color="auto"/>
              <w:bottom w:val="single" w:sz="6" w:space="0" w:color="auto"/>
              <w:right w:val="single" w:sz="6" w:space="0" w:color="auto"/>
            </w:tcBorders>
          </w:tcPr>
          <w:p w14:paraId="3CF3E17A" w14:textId="77777777" w:rsidR="00980D3B" w:rsidRDefault="00980D3B">
            <w:pPr>
              <w:pStyle w:val="OtherTableBody"/>
            </w:pPr>
            <w:r>
              <w:t>Information Technology - Character code structure and extension techniques</w:t>
            </w:r>
          </w:p>
        </w:tc>
      </w:tr>
      <w:tr w:rsidR="00980D3B" w14:paraId="0C9952A4"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58D97E2A" w14:textId="77777777" w:rsidR="00980D3B" w:rsidRDefault="00980D3B">
            <w:pPr>
              <w:pStyle w:val="OtherTableBody"/>
            </w:pPr>
            <w:r>
              <w:t>6.</w:t>
            </w:r>
          </w:p>
        </w:tc>
        <w:tc>
          <w:tcPr>
            <w:tcW w:w="2754" w:type="dxa"/>
            <w:tcBorders>
              <w:top w:val="single" w:sz="6" w:space="0" w:color="auto"/>
              <w:left w:val="single" w:sz="6" w:space="0" w:color="auto"/>
              <w:bottom w:val="single" w:sz="6" w:space="0" w:color="auto"/>
              <w:right w:val="single" w:sz="6" w:space="0" w:color="auto"/>
            </w:tcBorders>
          </w:tcPr>
          <w:p w14:paraId="2AC9FA16" w14:textId="77777777" w:rsidR="00980D3B" w:rsidRDefault="00980D3B">
            <w:pPr>
              <w:pStyle w:val="OtherTableBody"/>
            </w:pPr>
            <w:r>
              <w:t>ISO 2375:1986</w:t>
            </w:r>
          </w:p>
        </w:tc>
        <w:tc>
          <w:tcPr>
            <w:tcW w:w="5166" w:type="dxa"/>
            <w:tcBorders>
              <w:top w:val="single" w:sz="6" w:space="0" w:color="auto"/>
              <w:left w:val="single" w:sz="6" w:space="0" w:color="auto"/>
              <w:bottom w:val="single" w:sz="6" w:space="0" w:color="auto"/>
              <w:right w:val="single" w:sz="6" w:space="0" w:color="auto"/>
            </w:tcBorders>
          </w:tcPr>
          <w:p w14:paraId="218BD5E4" w14:textId="77777777" w:rsidR="00980D3B" w:rsidRDefault="00980D3B">
            <w:pPr>
              <w:pStyle w:val="OtherTableBody"/>
            </w:pPr>
            <w:r>
              <w:t>Data Processing - Procedure for the registration of escape sequences</w:t>
            </w:r>
          </w:p>
        </w:tc>
      </w:tr>
      <w:tr w:rsidR="00980D3B" w14:paraId="20C54C74"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710403A4" w14:textId="77777777" w:rsidR="00980D3B" w:rsidRDefault="00980D3B">
            <w:pPr>
              <w:pStyle w:val="OtherTableBody"/>
            </w:pPr>
            <w:r>
              <w:t>7.</w:t>
            </w:r>
          </w:p>
        </w:tc>
        <w:tc>
          <w:tcPr>
            <w:tcW w:w="2754" w:type="dxa"/>
            <w:tcBorders>
              <w:top w:val="single" w:sz="6" w:space="0" w:color="auto"/>
              <w:left w:val="single" w:sz="6" w:space="0" w:color="auto"/>
              <w:bottom w:val="single" w:sz="6" w:space="0" w:color="auto"/>
              <w:right w:val="single" w:sz="6" w:space="0" w:color="auto"/>
            </w:tcBorders>
          </w:tcPr>
          <w:p w14:paraId="420C8EE8" w14:textId="77777777" w:rsidR="00980D3B" w:rsidRDefault="00980D3B">
            <w:pPr>
              <w:pStyle w:val="OtherTableBody"/>
            </w:pPr>
            <w:r>
              <w:t>ISO 6429:1990</w:t>
            </w:r>
          </w:p>
        </w:tc>
        <w:tc>
          <w:tcPr>
            <w:tcW w:w="5166" w:type="dxa"/>
            <w:tcBorders>
              <w:top w:val="single" w:sz="6" w:space="0" w:color="auto"/>
              <w:left w:val="single" w:sz="6" w:space="0" w:color="auto"/>
              <w:bottom w:val="single" w:sz="6" w:space="0" w:color="auto"/>
              <w:right w:val="single" w:sz="6" w:space="0" w:color="auto"/>
            </w:tcBorders>
          </w:tcPr>
          <w:p w14:paraId="76D33C82" w14:textId="77777777" w:rsidR="00980D3B" w:rsidRDefault="00980D3B">
            <w:pPr>
              <w:pStyle w:val="OtherTableBody"/>
            </w:pPr>
            <w:r>
              <w:t>Information Processing - Control functions for 7-bit and 8-bit coded character sets</w:t>
            </w:r>
          </w:p>
        </w:tc>
      </w:tr>
      <w:tr w:rsidR="00980D3B" w14:paraId="7891DFA1"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4C12B01E" w14:textId="77777777" w:rsidR="00980D3B" w:rsidRDefault="00980D3B">
            <w:pPr>
              <w:pStyle w:val="OtherTableBody"/>
            </w:pPr>
            <w:r>
              <w:t>8.</w:t>
            </w:r>
          </w:p>
        </w:tc>
        <w:tc>
          <w:tcPr>
            <w:tcW w:w="2754" w:type="dxa"/>
            <w:tcBorders>
              <w:top w:val="single" w:sz="6" w:space="0" w:color="auto"/>
              <w:left w:val="single" w:sz="6" w:space="0" w:color="auto"/>
              <w:bottom w:val="single" w:sz="6" w:space="0" w:color="auto"/>
              <w:right w:val="single" w:sz="6" w:space="0" w:color="auto"/>
            </w:tcBorders>
          </w:tcPr>
          <w:p w14:paraId="03FB4EA9" w14:textId="77777777" w:rsidR="00980D3B" w:rsidRDefault="00980D3B">
            <w:pPr>
              <w:pStyle w:val="OtherTableBody"/>
            </w:pPr>
            <w:r>
              <w:t>ISO 8859 (1-9)</w:t>
            </w:r>
            <w:r>
              <w:tab/>
            </w:r>
          </w:p>
        </w:tc>
        <w:tc>
          <w:tcPr>
            <w:tcW w:w="5166" w:type="dxa"/>
            <w:tcBorders>
              <w:top w:val="single" w:sz="6" w:space="0" w:color="auto"/>
              <w:left w:val="single" w:sz="6" w:space="0" w:color="auto"/>
              <w:bottom w:val="single" w:sz="6" w:space="0" w:color="auto"/>
              <w:right w:val="single" w:sz="6" w:space="0" w:color="auto"/>
            </w:tcBorders>
          </w:tcPr>
          <w:p w14:paraId="5B05621D" w14:textId="77777777" w:rsidR="00980D3B" w:rsidRDefault="00980D3B">
            <w:pPr>
              <w:pStyle w:val="OtherTableBody"/>
            </w:pPr>
            <w:r>
              <w:t>Information Processing - 8-bit single-byte coded graphic character sets - parts 1-9</w:t>
            </w:r>
          </w:p>
        </w:tc>
      </w:tr>
      <w:tr w:rsidR="00980D3B" w14:paraId="0A5568CD"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0F3D0F50" w14:textId="77777777" w:rsidR="00980D3B" w:rsidRDefault="00980D3B">
            <w:pPr>
              <w:pStyle w:val="OtherTableBody"/>
            </w:pPr>
            <w:r>
              <w:t>9.</w:t>
            </w:r>
          </w:p>
        </w:tc>
        <w:tc>
          <w:tcPr>
            <w:tcW w:w="2754" w:type="dxa"/>
            <w:tcBorders>
              <w:top w:val="single" w:sz="6" w:space="0" w:color="auto"/>
              <w:left w:val="single" w:sz="6" w:space="0" w:color="auto"/>
              <w:bottom w:val="single" w:sz="6" w:space="0" w:color="auto"/>
              <w:right w:val="single" w:sz="6" w:space="0" w:color="auto"/>
            </w:tcBorders>
          </w:tcPr>
          <w:p w14:paraId="3481323A" w14:textId="77777777" w:rsidR="00980D3B" w:rsidRDefault="00980D3B">
            <w:pPr>
              <w:pStyle w:val="OtherTableBody"/>
            </w:pPr>
            <w:r>
              <w:t>ENV 41 503:1990</w:t>
            </w:r>
          </w:p>
        </w:tc>
        <w:tc>
          <w:tcPr>
            <w:tcW w:w="5166" w:type="dxa"/>
            <w:tcBorders>
              <w:top w:val="single" w:sz="6" w:space="0" w:color="auto"/>
              <w:left w:val="single" w:sz="6" w:space="0" w:color="auto"/>
              <w:bottom w:val="single" w:sz="6" w:space="0" w:color="auto"/>
              <w:right w:val="single" w:sz="6" w:space="0" w:color="auto"/>
            </w:tcBorders>
          </w:tcPr>
          <w:p w14:paraId="5B709D75" w14:textId="77777777" w:rsidR="00980D3B" w:rsidRDefault="00980D3B">
            <w:pPr>
              <w:pStyle w:val="OtherTableBody"/>
            </w:pPr>
            <w:r>
              <w:t>Information systems interconnection - European graphic character repertoires and their coding</w:t>
            </w:r>
          </w:p>
        </w:tc>
      </w:tr>
      <w:tr w:rsidR="00980D3B" w14:paraId="63E4BEFE"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09A2250B" w14:textId="77777777" w:rsidR="00980D3B" w:rsidRDefault="00980D3B">
            <w:pPr>
              <w:pStyle w:val="OtherTableBody"/>
            </w:pPr>
            <w:r>
              <w:t>10.</w:t>
            </w:r>
          </w:p>
        </w:tc>
        <w:tc>
          <w:tcPr>
            <w:tcW w:w="2754" w:type="dxa"/>
            <w:tcBorders>
              <w:top w:val="single" w:sz="6" w:space="0" w:color="auto"/>
              <w:left w:val="single" w:sz="6" w:space="0" w:color="auto"/>
              <w:bottom w:val="single" w:sz="6" w:space="0" w:color="auto"/>
              <w:right w:val="single" w:sz="6" w:space="0" w:color="auto"/>
            </w:tcBorders>
          </w:tcPr>
          <w:p w14:paraId="2C73BCB0" w14:textId="77777777" w:rsidR="00980D3B" w:rsidRDefault="00980D3B">
            <w:pPr>
              <w:pStyle w:val="OtherTableBody"/>
            </w:pPr>
            <w:r>
              <w:t>ENV 41 508:1990</w:t>
            </w:r>
          </w:p>
        </w:tc>
        <w:tc>
          <w:tcPr>
            <w:tcW w:w="5166" w:type="dxa"/>
            <w:tcBorders>
              <w:top w:val="single" w:sz="6" w:space="0" w:color="auto"/>
              <w:left w:val="single" w:sz="6" w:space="0" w:color="auto"/>
              <w:bottom w:val="single" w:sz="6" w:space="0" w:color="auto"/>
              <w:right w:val="single" w:sz="6" w:space="0" w:color="auto"/>
            </w:tcBorders>
          </w:tcPr>
          <w:p w14:paraId="6F1A6D6C" w14:textId="77777777" w:rsidR="00980D3B" w:rsidRDefault="00980D3B">
            <w:pPr>
              <w:pStyle w:val="OtherTableBody"/>
            </w:pPr>
            <w:r>
              <w:t>Information systems interconnection - East European graphic character repertoires and their coding</w:t>
            </w:r>
          </w:p>
        </w:tc>
      </w:tr>
      <w:tr w:rsidR="00980D3B" w14:paraId="40E351D8"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598012BA" w14:textId="77777777" w:rsidR="00980D3B" w:rsidRDefault="00980D3B">
            <w:pPr>
              <w:pStyle w:val="OtherTableBody"/>
            </w:pPr>
            <w:r>
              <w:t>11.</w:t>
            </w:r>
          </w:p>
        </w:tc>
        <w:tc>
          <w:tcPr>
            <w:tcW w:w="2754" w:type="dxa"/>
            <w:tcBorders>
              <w:top w:val="single" w:sz="6" w:space="0" w:color="auto"/>
              <w:left w:val="single" w:sz="6" w:space="0" w:color="auto"/>
              <w:bottom w:val="single" w:sz="6" w:space="0" w:color="auto"/>
              <w:right w:val="single" w:sz="6" w:space="0" w:color="auto"/>
            </w:tcBorders>
          </w:tcPr>
          <w:p w14:paraId="215B5E76" w14:textId="77777777" w:rsidR="00980D3B" w:rsidRDefault="00980D3B">
            <w:pPr>
              <w:pStyle w:val="OtherTableBody"/>
            </w:pPr>
            <w:r>
              <w:t>JIS X 0201-1976</w:t>
            </w:r>
            <w:r>
              <w:tab/>
            </w:r>
          </w:p>
        </w:tc>
        <w:tc>
          <w:tcPr>
            <w:tcW w:w="5166" w:type="dxa"/>
            <w:tcBorders>
              <w:top w:val="single" w:sz="6" w:space="0" w:color="auto"/>
              <w:left w:val="single" w:sz="6" w:space="0" w:color="auto"/>
              <w:bottom w:val="single" w:sz="6" w:space="0" w:color="auto"/>
              <w:right w:val="single" w:sz="6" w:space="0" w:color="auto"/>
            </w:tcBorders>
          </w:tcPr>
          <w:p w14:paraId="49439621" w14:textId="77777777" w:rsidR="00980D3B" w:rsidRDefault="00980D3B">
            <w:pPr>
              <w:pStyle w:val="OtherTableBody"/>
            </w:pPr>
            <w:r>
              <w:t>Code for Information Exchange</w:t>
            </w:r>
          </w:p>
        </w:tc>
      </w:tr>
      <w:tr w:rsidR="00980D3B" w14:paraId="5651E542"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6BC7ADD9" w14:textId="77777777" w:rsidR="00980D3B" w:rsidRDefault="00980D3B">
            <w:pPr>
              <w:pStyle w:val="OtherTableBody"/>
            </w:pPr>
            <w:r>
              <w:t>12.</w:t>
            </w:r>
          </w:p>
        </w:tc>
        <w:tc>
          <w:tcPr>
            <w:tcW w:w="2754" w:type="dxa"/>
            <w:tcBorders>
              <w:top w:val="single" w:sz="6" w:space="0" w:color="auto"/>
              <w:left w:val="single" w:sz="6" w:space="0" w:color="auto"/>
              <w:bottom w:val="single" w:sz="6" w:space="0" w:color="auto"/>
              <w:right w:val="single" w:sz="6" w:space="0" w:color="auto"/>
            </w:tcBorders>
          </w:tcPr>
          <w:p w14:paraId="66654AA0" w14:textId="77777777" w:rsidR="00980D3B" w:rsidRDefault="00980D3B">
            <w:pPr>
              <w:pStyle w:val="OtherTableBody"/>
            </w:pPr>
            <w:r>
              <w:t>JIS X 0212-1990</w:t>
            </w:r>
            <w:r>
              <w:tab/>
            </w:r>
          </w:p>
        </w:tc>
        <w:tc>
          <w:tcPr>
            <w:tcW w:w="5166" w:type="dxa"/>
            <w:tcBorders>
              <w:top w:val="single" w:sz="6" w:space="0" w:color="auto"/>
              <w:left w:val="single" w:sz="6" w:space="0" w:color="auto"/>
              <w:bottom w:val="single" w:sz="6" w:space="0" w:color="auto"/>
              <w:right w:val="single" w:sz="6" w:space="0" w:color="auto"/>
            </w:tcBorders>
          </w:tcPr>
          <w:p w14:paraId="56ECD270" w14:textId="77777777" w:rsidR="00980D3B" w:rsidRDefault="00980D3B">
            <w:pPr>
              <w:pStyle w:val="OtherTableBody"/>
            </w:pPr>
            <w:r>
              <w:t>Code of the supplementary Japanese Graphic Character set for information interchange</w:t>
            </w:r>
          </w:p>
        </w:tc>
      </w:tr>
      <w:tr w:rsidR="00980D3B" w14:paraId="08CF1F33"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1ED4F543" w14:textId="77777777" w:rsidR="00980D3B" w:rsidRDefault="00980D3B">
            <w:pPr>
              <w:pStyle w:val="OtherTableBody"/>
            </w:pPr>
            <w:r>
              <w:t>13.</w:t>
            </w:r>
          </w:p>
        </w:tc>
        <w:tc>
          <w:tcPr>
            <w:tcW w:w="2754" w:type="dxa"/>
            <w:tcBorders>
              <w:top w:val="single" w:sz="6" w:space="0" w:color="auto"/>
              <w:left w:val="single" w:sz="6" w:space="0" w:color="auto"/>
              <w:bottom w:val="single" w:sz="6" w:space="0" w:color="auto"/>
              <w:right w:val="single" w:sz="6" w:space="0" w:color="auto"/>
            </w:tcBorders>
          </w:tcPr>
          <w:p w14:paraId="6AD1CE79" w14:textId="77777777" w:rsidR="00980D3B" w:rsidRDefault="00980D3B">
            <w:pPr>
              <w:pStyle w:val="OtherTableBody"/>
            </w:pPr>
            <w:r>
              <w:t>JIS X 0208-1990</w:t>
            </w:r>
            <w:r>
              <w:tab/>
            </w:r>
          </w:p>
        </w:tc>
        <w:tc>
          <w:tcPr>
            <w:tcW w:w="5166" w:type="dxa"/>
            <w:tcBorders>
              <w:top w:val="single" w:sz="6" w:space="0" w:color="auto"/>
              <w:left w:val="single" w:sz="6" w:space="0" w:color="auto"/>
              <w:bottom w:val="single" w:sz="6" w:space="0" w:color="auto"/>
              <w:right w:val="single" w:sz="6" w:space="0" w:color="auto"/>
            </w:tcBorders>
          </w:tcPr>
          <w:p w14:paraId="0DEAEE92" w14:textId="77777777" w:rsidR="00980D3B" w:rsidRDefault="00980D3B">
            <w:pPr>
              <w:pStyle w:val="OtherTableBody"/>
            </w:pPr>
            <w:r>
              <w:t>Code for the Japanese Graphic Character set for information interchange</w:t>
            </w:r>
          </w:p>
        </w:tc>
      </w:tr>
      <w:tr w:rsidR="00980D3B" w14:paraId="367F324F" w14:textId="77777777">
        <w:tblPrEx>
          <w:tblCellMar>
            <w:top w:w="0" w:type="dxa"/>
            <w:bottom w:w="0" w:type="dxa"/>
          </w:tblCellMar>
        </w:tblPrEx>
        <w:tc>
          <w:tcPr>
            <w:tcW w:w="504" w:type="dxa"/>
            <w:tcBorders>
              <w:top w:val="single" w:sz="6" w:space="0" w:color="auto"/>
              <w:left w:val="single" w:sz="6" w:space="0" w:color="auto"/>
              <w:bottom w:val="single" w:sz="6" w:space="0" w:color="auto"/>
              <w:right w:val="single" w:sz="6" w:space="0" w:color="auto"/>
            </w:tcBorders>
          </w:tcPr>
          <w:p w14:paraId="0CEC97EF" w14:textId="77777777" w:rsidR="00980D3B" w:rsidRDefault="00980D3B">
            <w:pPr>
              <w:pStyle w:val="OtherTableBody"/>
            </w:pPr>
            <w:r>
              <w:t>14.</w:t>
            </w:r>
          </w:p>
        </w:tc>
        <w:tc>
          <w:tcPr>
            <w:tcW w:w="2754" w:type="dxa"/>
            <w:tcBorders>
              <w:top w:val="single" w:sz="6" w:space="0" w:color="auto"/>
              <w:left w:val="single" w:sz="6" w:space="0" w:color="auto"/>
              <w:bottom w:val="single" w:sz="6" w:space="0" w:color="auto"/>
              <w:right w:val="single" w:sz="6" w:space="0" w:color="auto"/>
            </w:tcBorders>
          </w:tcPr>
          <w:p w14:paraId="6B8D6C56" w14:textId="77777777" w:rsidR="00980D3B" w:rsidRDefault="00980D3B">
            <w:pPr>
              <w:pStyle w:val="OtherTableBody"/>
            </w:pPr>
            <w:r>
              <w:t>RFC 1468</w:t>
            </w:r>
            <w:r>
              <w:tab/>
            </w:r>
          </w:p>
        </w:tc>
        <w:tc>
          <w:tcPr>
            <w:tcW w:w="5166" w:type="dxa"/>
            <w:tcBorders>
              <w:top w:val="single" w:sz="6" w:space="0" w:color="auto"/>
              <w:left w:val="single" w:sz="6" w:space="0" w:color="auto"/>
              <w:bottom w:val="single" w:sz="6" w:space="0" w:color="auto"/>
              <w:right w:val="single" w:sz="6" w:space="0" w:color="auto"/>
            </w:tcBorders>
          </w:tcPr>
          <w:p w14:paraId="2B820825" w14:textId="77777777" w:rsidR="00980D3B" w:rsidRDefault="00980D3B">
            <w:pPr>
              <w:pStyle w:val="OtherTableBody"/>
            </w:pPr>
            <w:r>
              <w:t>Japanese Character Encoding for Internet Messages</w:t>
            </w:r>
          </w:p>
        </w:tc>
      </w:tr>
    </w:tbl>
    <w:p w14:paraId="48B9C363" w14:textId="77777777" w:rsidR="00980D3B" w:rsidRDefault="00980D3B">
      <w:pPr>
        <w:pStyle w:val="NormalList"/>
      </w:pPr>
      <w:r>
        <w:t>Character Repertoires supported by DICOM are defined in Part 5, section 6.1. The DICOM Standard is available free on the Internet at http://medical.nema.org/.</w:t>
      </w:r>
    </w:p>
    <w:p w14:paraId="198979C5" w14:textId="77777777" w:rsidR="00980D3B" w:rsidRDefault="00980D3B">
      <w:pPr>
        <w:pStyle w:val="NormalIndented"/>
        <w:rPr>
          <w:b/>
        </w:rPr>
      </w:pPr>
      <w:r>
        <w:rPr>
          <w:b/>
        </w:rPr>
        <w:t>Examples of names requiring only one iteration of the field where the XPN is applied:</w:t>
      </w:r>
    </w:p>
    <w:p w14:paraId="4A113503" w14:textId="77777777" w:rsidR="00980D3B" w:rsidRDefault="00980D3B">
      <w:pPr>
        <w:pStyle w:val="NormalIndented"/>
        <w:keepNext/>
      </w:pPr>
      <w:r>
        <w:t>Example 1: Adam A. Everyman III PhD</w:t>
      </w:r>
    </w:p>
    <w:p w14:paraId="112B81A5" w14:textId="77777777" w:rsidR="00980D3B" w:rsidRDefault="00980D3B">
      <w:pPr>
        <w:pStyle w:val="Example"/>
        <w:rPr>
          <w:noProof w:val="0"/>
        </w:rPr>
      </w:pPr>
      <w:r>
        <w:rPr>
          <w:noProof w:val="0"/>
        </w:rPr>
        <w:t>|Everyman^Adam^A^III^DR^^L^^^^^^^PHD|</w:t>
      </w:r>
    </w:p>
    <w:p w14:paraId="4D194A57" w14:textId="77777777" w:rsidR="00980D3B" w:rsidRDefault="00980D3B">
      <w:pPr>
        <w:pStyle w:val="NormalIndented"/>
        <w:keepNext/>
      </w:pPr>
      <w:r>
        <w:t>Example 2:Ludwig van Beethoven</w:t>
      </w:r>
    </w:p>
    <w:p w14:paraId="5E45DCAC" w14:textId="77777777" w:rsidR="00980D3B" w:rsidRDefault="00980D3B">
      <w:pPr>
        <w:pStyle w:val="Example"/>
        <w:rPr>
          <w:noProof w:val="0"/>
        </w:rPr>
      </w:pPr>
      <w:r>
        <w:rPr>
          <w:noProof w:val="0"/>
        </w:rPr>
        <w:t>|Beethoven&amp;van^Ludwig^^^^^L|</w:t>
      </w:r>
    </w:p>
    <w:p w14:paraId="392F8FFF" w14:textId="77777777" w:rsidR="00980D3B" w:rsidRDefault="00980D3B">
      <w:pPr>
        <w:pStyle w:val="NormalIndented"/>
        <w:keepNext/>
        <w:rPr>
          <w:lang w:val="de-DE"/>
        </w:rPr>
      </w:pPr>
      <w:r>
        <w:rPr>
          <w:lang w:val="de-DE"/>
        </w:rPr>
        <w:t>Example 3: Hermann Egon Mayer zur alten Schildesche</w:t>
      </w:r>
    </w:p>
    <w:p w14:paraId="70B3F77C" w14:textId="77777777" w:rsidR="00980D3B" w:rsidRDefault="00980D3B">
      <w:pPr>
        <w:pStyle w:val="Example"/>
        <w:rPr>
          <w:noProof w:val="0"/>
          <w:lang w:val="de-DE"/>
        </w:rPr>
      </w:pPr>
      <w:r>
        <w:rPr>
          <w:noProof w:val="0"/>
          <w:lang w:val="de-DE"/>
        </w:rPr>
        <w:t>|Mayer^Hermann^Egon^zur alten Schildesche|</w:t>
      </w:r>
    </w:p>
    <w:p w14:paraId="432A45AF" w14:textId="77777777" w:rsidR="00980D3B" w:rsidRDefault="00980D3B">
      <w:pPr>
        <w:pStyle w:val="NormalIndented"/>
        <w:keepNext/>
      </w:pPr>
      <w:r>
        <w:t>Example 4: Sister Margot</w:t>
      </w:r>
    </w:p>
    <w:p w14:paraId="47C02B4E" w14:textId="77777777" w:rsidR="00980D3B" w:rsidRDefault="00980D3B">
      <w:pPr>
        <w:pStyle w:val="Example"/>
        <w:rPr>
          <w:noProof w:val="0"/>
        </w:rPr>
      </w:pPr>
      <w:r>
        <w:rPr>
          <w:noProof w:val="0"/>
        </w:rPr>
        <w:t>|^Margot^^^Sister^^C|</w:t>
      </w:r>
    </w:p>
    <w:p w14:paraId="324A3C48" w14:textId="77777777" w:rsidR="00980D3B" w:rsidRDefault="00980D3B">
      <w:pPr>
        <w:pStyle w:val="NormalIndented"/>
        <w:keepNext/>
        <w:rPr>
          <w:snapToGrid w:val="0"/>
          <w:lang w:eastAsia="de-DE"/>
        </w:rPr>
      </w:pPr>
      <w:r>
        <w:rPr>
          <w:snapToGrid w:val="0"/>
          <w:lang w:eastAsia="de-DE"/>
        </w:rPr>
        <w:t>Example 5: Dr Patrick John Flannery AO. MBBS. ASCTS. A physician who holds an Honorarium, an ac</w:t>
      </w:r>
      <w:r>
        <w:rPr>
          <w:snapToGrid w:val="0"/>
          <w:lang w:eastAsia="de-DE"/>
        </w:rPr>
        <w:t>a</w:t>
      </w:r>
      <w:r>
        <w:rPr>
          <w:snapToGrid w:val="0"/>
          <w:lang w:eastAsia="de-DE"/>
        </w:rPr>
        <w:t xml:space="preserve">demic degree and a board certificate. Professional suffixes are displayed as concatenated. (AO = Order </w:t>
      </w:r>
      <w:r>
        <w:rPr>
          <w:snapToGrid w:val="0"/>
          <w:lang w:eastAsia="de-DE"/>
        </w:rPr>
        <w:lastRenderedPageBreak/>
        <w:t>of Australia (Honorarium), MBBS = Bachelor of Medicine and Bachelor of Surgery, ASCTS = Australian S</w:t>
      </w:r>
      <w:r>
        <w:rPr>
          <w:snapToGrid w:val="0"/>
          <w:lang w:eastAsia="de-DE"/>
        </w:rPr>
        <w:t>o</w:t>
      </w:r>
      <w:r>
        <w:rPr>
          <w:snapToGrid w:val="0"/>
          <w:lang w:eastAsia="de-DE"/>
        </w:rPr>
        <w:t>ciety of Cardiothoracic Su</w:t>
      </w:r>
      <w:r>
        <w:rPr>
          <w:snapToGrid w:val="0"/>
          <w:lang w:eastAsia="de-DE"/>
        </w:rPr>
        <w:t>r</w:t>
      </w:r>
      <w:r>
        <w:rPr>
          <w:snapToGrid w:val="0"/>
          <w:lang w:eastAsia="de-DE"/>
        </w:rPr>
        <w:t>geons</w:t>
      </w:r>
    </w:p>
    <w:p w14:paraId="64F7740A" w14:textId="77777777" w:rsidR="00980D3B" w:rsidRDefault="00980D3B">
      <w:pPr>
        <w:pStyle w:val="Example"/>
        <w:rPr>
          <w:noProof w:val="0"/>
        </w:rPr>
      </w:pPr>
      <w:r>
        <w:rPr>
          <w:noProof w:val="0"/>
        </w:rPr>
        <w:t>|Flannery^Patrick^John^^Dr^L^^^^^^^^ AO.MBBS.ASCTS|</w:t>
      </w:r>
    </w:p>
    <w:p w14:paraId="042B9454" w14:textId="77777777" w:rsidR="00980D3B" w:rsidRDefault="00980D3B">
      <w:pPr>
        <w:pStyle w:val="NormalIndented"/>
        <w:keepNext/>
        <w:rPr>
          <w:snapToGrid w:val="0"/>
          <w:lang w:eastAsia="de-DE"/>
        </w:rPr>
      </w:pPr>
      <w:r>
        <w:rPr>
          <w:snapToGrid w:val="0"/>
          <w:lang w:eastAsia="de-DE"/>
        </w:rPr>
        <w:t>Example 6: Nancy N. Nightingale, RN, PHN, BSN, MSN. A registered nurse who is a Public Health Nurse with 2 academic degrees, BSN and MSN.</w:t>
      </w:r>
    </w:p>
    <w:p w14:paraId="16E61530" w14:textId="77777777" w:rsidR="00980D3B" w:rsidRDefault="00980D3B">
      <w:pPr>
        <w:pStyle w:val="Example"/>
        <w:rPr>
          <w:noProof w:val="0"/>
        </w:rPr>
      </w:pPr>
      <w:r>
        <w:rPr>
          <w:noProof w:val="0"/>
        </w:rPr>
        <w:t>|Nightingale^Nancy^N^^^^^^^^^^RN, PHN, BSN, MSN|</w:t>
      </w:r>
    </w:p>
    <w:p w14:paraId="13C78E88" w14:textId="77777777" w:rsidR="00980D3B" w:rsidRDefault="00980D3B">
      <w:pPr>
        <w:pStyle w:val="NormalIndented"/>
        <w:keepNext/>
      </w:pPr>
      <w:r>
        <w:t>Example 7: T.Thomas Ackerson Jr., RN, CNP. A registered nurse who is a certified nurse practitioner.</w:t>
      </w:r>
    </w:p>
    <w:p w14:paraId="69B3C4CE" w14:textId="77777777" w:rsidR="00980D3B" w:rsidRDefault="00980D3B">
      <w:pPr>
        <w:pStyle w:val="Example"/>
        <w:rPr>
          <w:noProof w:val="0"/>
        </w:rPr>
      </w:pPr>
      <w:r>
        <w:rPr>
          <w:noProof w:val="0"/>
        </w:rPr>
        <w:t>|Ackerson^Thomas^T^Jr^^^^^^^^^^ RN, CNP|</w:t>
      </w:r>
    </w:p>
    <w:p w14:paraId="30920507" w14:textId="77777777" w:rsidR="00980D3B" w:rsidRDefault="00980D3B">
      <w:pPr>
        <w:pStyle w:val="NormalIndented"/>
        <w:keepNext/>
      </w:pPr>
      <w:r>
        <w:t>Example 8: Mevrouw Irma Jongeneel de Haas. An individual whose birth name (geboortenaam) is de Haas and whose partner's name is Jongeneel.</w:t>
      </w:r>
    </w:p>
    <w:p w14:paraId="6CD7B07C" w14:textId="77777777" w:rsidR="00980D3B" w:rsidRDefault="00980D3B">
      <w:pPr>
        <w:pStyle w:val="Example"/>
        <w:rPr>
          <w:noProof w:val="0"/>
          <w:lang w:val="fi-FI"/>
        </w:rPr>
      </w:pPr>
      <w:r>
        <w:rPr>
          <w:noProof w:val="0"/>
          <w:lang w:val="fi-FI"/>
        </w:rPr>
        <w:t>| Jongeneel-de Haas&amp;de&amp;Haas&amp;&amp;Jongeneel^Irma^^^Mevrouw^^L |</w:t>
      </w:r>
    </w:p>
    <w:p w14:paraId="299A882C" w14:textId="77777777" w:rsidR="00980D3B" w:rsidRDefault="00980D3B">
      <w:pPr>
        <w:pStyle w:val="NormalIndented"/>
        <w:keepNext/>
        <w:rPr>
          <w:b/>
        </w:rPr>
      </w:pPr>
      <w:r>
        <w:rPr>
          <w:b/>
        </w:rPr>
        <w:t>Examples of names requiring more than one iteration of the field where the XPN is applied:</w:t>
      </w:r>
    </w:p>
    <w:p w14:paraId="2866D508" w14:textId="77777777" w:rsidR="00980D3B" w:rsidRDefault="00980D3B">
      <w:pPr>
        <w:pStyle w:val="NormalIndented"/>
        <w:keepNext/>
      </w:pPr>
      <w:r>
        <w:t>Example 9: Herr Prof. Dr. med. Joachim W. Dudeck</w:t>
      </w:r>
    </w:p>
    <w:p w14:paraId="0C074D9B" w14:textId="77777777" w:rsidR="00980D3B" w:rsidRDefault="00980D3B">
      <w:pPr>
        <w:pStyle w:val="Example"/>
        <w:rPr>
          <w:noProof w:val="0"/>
        </w:rPr>
      </w:pPr>
      <w:r>
        <w:rPr>
          <w:noProof w:val="0"/>
        </w:rPr>
        <w:t>|Dudeck^Joachim^W.^^Dr.med.^^L^^^^^^^ MD ~Dudeck^J.W.^^^Herr Prof.Dr.^^D|</w:t>
      </w:r>
    </w:p>
    <w:p w14:paraId="0F38E18B" w14:textId="77777777" w:rsidR="00980D3B" w:rsidRDefault="00980D3B">
      <w:pPr>
        <w:pStyle w:val="NormalIndented"/>
        <w:keepNext/>
      </w:pPr>
      <w:r>
        <w:t>Example 10: Herr Dr. Otto Graf Lambsdorff mdB a.D. According to German law “Adelstitel” like “Graf” or “Baron” belongs to the family name and therefor must be encoded in the family name field separated by blanks.</w:t>
      </w:r>
    </w:p>
    <w:p w14:paraId="143147BF" w14:textId="77777777" w:rsidR="00980D3B" w:rsidRDefault="00980D3B">
      <w:pPr>
        <w:pStyle w:val="Example"/>
        <w:rPr>
          <w:noProof w:val="0"/>
        </w:rPr>
      </w:pPr>
      <w:r>
        <w:rPr>
          <w:noProof w:val="0"/>
        </w:rPr>
        <w:t>|Graf Lambsdorff&amp;Graf&amp;Lambsdorff^Otto^^^Dr.^^L~Graf Lambsdorff&amp;Graf&amp;Lambsdorff^Otto^^mdB a.D.^Herr Dr.^^D|</w:t>
      </w:r>
    </w:p>
    <w:p w14:paraId="419A3158" w14:textId="77777777" w:rsidR="00980D3B" w:rsidRDefault="00980D3B">
      <w:pPr>
        <w:pStyle w:val="NormalIndented"/>
        <w:keepNext/>
        <w:rPr>
          <w:lang w:val="de-DE"/>
        </w:rPr>
      </w:pPr>
      <w:r>
        <w:rPr>
          <w:lang w:val="de-DE"/>
        </w:rPr>
        <w:t>Example 11: Walter Kemper genannt (named) Mölleken</w:t>
      </w:r>
    </w:p>
    <w:p w14:paraId="5363D755" w14:textId="77777777" w:rsidR="00980D3B" w:rsidRDefault="00980D3B">
      <w:pPr>
        <w:pStyle w:val="Example"/>
        <w:rPr>
          <w:noProof w:val="0"/>
          <w:lang w:val="de-DE"/>
        </w:rPr>
      </w:pPr>
      <w:r>
        <w:rPr>
          <w:noProof w:val="0"/>
          <w:lang w:val="de-DE"/>
        </w:rPr>
        <w:t>|Kemper^Walter^^^^^L~Mölleken^Walter^^^^^A|</w:t>
      </w:r>
    </w:p>
    <w:p w14:paraId="3848B3F7" w14:textId="77777777" w:rsidR="00980D3B" w:rsidRDefault="00980D3B">
      <w:pPr>
        <w:pStyle w:val="NormalIndented"/>
        <w:keepNext/>
        <w:rPr>
          <w:lang w:val="de-DE"/>
        </w:rPr>
      </w:pPr>
      <w:r>
        <w:t xml:space="preserve">Example 12: Herr Dr. med. </w:t>
      </w:r>
      <w:r>
        <w:rPr>
          <w:lang w:val="de-DE"/>
        </w:rPr>
        <w:t>Dr. h.c. Egon Maier</w:t>
      </w:r>
    </w:p>
    <w:p w14:paraId="582CEDA2" w14:textId="77777777" w:rsidR="00980D3B" w:rsidRDefault="00980D3B">
      <w:pPr>
        <w:pStyle w:val="Example"/>
        <w:rPr>
          <w:noProof w:val="0"/>
          <w:lang w:val="de-DE"/>
        </w:rPr>
      </w:pPr>
      <w:r>
        <w:rPr>
          <w:noProof w:val="0"/>
          <w:lang w:val="de-DE"/>
        </w:rPr>
        <w:t>|Maier^Egon^^^Dr.med. Dr.h.c.^^L^^^^^^^MD~Maier^Egon^^^Herr Dr.med. Dr.h.c^^D|</w:t>
      </w:r>
    </w:p>
    <w:p w14:paraId="4EA55710" w14:textId="77777777" w:rsidR="00980D3B" w:rsidRDefault="00980D3B">
      <w:pPr>
        <w:pStyle w:val="NormalIndented"/>
        <w:keepNext/>
      </w:pPr>
      <w:r>
        <w:t>Example 13: Herr Dipl.Ing. Egon Maier</w:t>
      </w:r>
    </w:p>
    <w:p w14:paraId="3809DA47" w14:textId="77777777" w:rsidR="00980D3B" w:rsidRDefault="00980D3B">
      <w:pPr>
        <w:pStyle w:val="Example"/>
        <w:rPr>
          <w:noProof w:val="0"/>
          <w:lang w:val="de-DE"/>
        </w:rPr>
      </w:pPr>
      <w:r>
        <w:rPr>
          <w:noProof w:val="0"/>
          <w:lang w:val="de-DE"/>
        </w:rPr>
        <w:t>|Maier^Egon^^^^^L^^^^^^^ DIPL~Maier^Egon^^^Herr Dipl.Ing.^^D|</w:t>
      </w:r>
    </w:p>
    <w:p w14:paraId="6D07AAFC" w14:textId="77777777" w:rsidR="00980D3B" w:rsidRDefault="00980D3B">
      <w:pPr>
        <w:pStyle w:val="NormalIndented"/>
        <w:keepNext/>
        <w:rPr>
          <w:lang w:val="de-DE"/>
        </w:rPr>
      </w:pPr>
      <w:r>
        <w:rPr>
          <w:lang w:val="de-DE"/>
        </w:rPr>
        <w:t>Example 14: Frau Gerda Müller geb. Maier, verheiratet seit 16.2.2000</w:t>
      </w:r>
    </w:p>
    <w:p w14:paraId="5A37738A" w14:textId="77777777" w:rsidR="00980D3B" w:rsidRDefault="00980D3B">
      <w:pPr>
        <w:pStyle w:val="Example"/>
        <w:rPr>
          <w:noProof w:val="0"/>
          <w:lang w:val="de-DE"/>
        </w:rPr>
      </w:pPr>
      <w:r>
        <w:rPr>
          <w:noProof w:val="0"/>
          <w:lang w:val="de-DE"/>
        </w:rPr>
        <w:t>|Müller^Gerda^^^Frau^^L^^^^^20000216~Maier^Gerda^^^Frau^^M|</w:t>
      </w:r>
    </w:p>
    <w:p w14:paraId="1C5867DA" w14:textId="77777777" w:rsidR="00980D3B" w:rsidRDefault="00980D3B">
      <w:pPr>
        <w:pStyle w:val="NormalIndented"/>
        <w:keepNext/>
      </w:pPr>
      <w:r>
        <w:t>Example 15: President Adam A Everyman III, president from 1997 until 2001, aka Sonny Everyman</w:t>
      </w:r>
    </w:p>
    <w:p w14:paraId="0694CD32" w14:textId="77777777" w:rsidR="00980D3B" w:rsidRDefault="00980D3B">
      <w:pPr>
        <w:pStyle w:val="Example"/>
        <w:rPr>
          <w:noProof w:val="0"/>
        </w:rPr>
      </w:pPr>
      <w:r>
        <w:rPr>
          <w:noProof w:val="0"/>
        </w:rPr>
        <w:t>|Everyman^Adam^A.^III^President^^L~^^^^Mr. Pres</w:t>
      </w:r>
      <w:r>
        <w:rPr>
          <w:noProof w:val="0"/>
        </w:rPr>
        <w:t>i</w:t>
      </w:r>
      <w:r>
        <w:rPr>
          <w:noProof w:val="0"/>
        </w:rPr>
        <w:t>dent^^D^^^^^19970816^20010320~Everyman^Sonny^^^^^A|</w:t>
      </w:r>
    </w:p>
    <w:p w14:paraId="1590B715" w14:textId="77777777" w:rsidR="00980D3B" w:rsidRDefault="00980D3B">
      <w:pPr>
        <w:pStyle w:val="NormalIndented"/>
        <w:keepNext/>
        <w:rPr>
          <w:snapToGrid w:val="0"/>
          <w:lang w:eastAsia="de-DE"/>
        </w:rPr>
      </w:pPr>
      <w:r>
        <w:rPr>
          <w:snapToGrid w:val="0"/>
          <w:lang w:eastAsia="de-DE"/>
        </w:rPr>
        <w:t>Example 16: Michio Kimura</w:t>
      </w:r>
    </w:p>
    <w:p w14:paraId="6BCC51C8" w14:textId="77777777" w:rsidR="00980D3B" w:rsidRDefault="00980D3B">
      <w:pPr>
        <w:pStyle w:val="NormalIndented"/>
        <w:keepNext/>
        <w:ind w:left="1440"/>
      </w:pPr>
      <w:r>
        <w:t xml:space="preserve">This example doesn’t use title and degrees, but shows the repetition of this name for different purposes. </w:t>
      </w:r>
    </w:p>
    <w:p w14:paraId="186A457E" w14:textId="77777777" w:rsidR="00980D3B" w:rsidRDefault="00980D3B">
      <w:pPr>
        <w:pStyle w:val="Example"/>
        <w:rPr>
          <w:noProof w:val="0"/>
          <w:lang w:val="it-IT"/>
        </w:rPr>
      </w:pPr>
      <w:r>
        <w:rPr>
          <w:noProof w:val="0"/>
          <w:lang w:val="it-IT"/>
        </w:rPr>
        <w:t>|Kimura^Michio^^^^^L^I~Kimura^Michio^^^^^L^P~ K</w:t>
      </w:r>
      <w:r>
        <w:rPr>
          <w:noProof w:val="0"/>
          <w:lang w:val="it-IT"/>
        </w:rPr>
        <w:t>i</w:t>
      </w:r>
      <w:r>
        <w:rPr>
          <w:noProof w:val="0"/>
          <w:lang w:val="it-IT"/>
        </w:rPr>
        <w:t>mura^Michio^^^^^L^A|</w:t>
      </w:r>
    </w:p>
    <w:p w14:paraId="3FF8B28A" w14:textId="77777777" w:rsidR="00980D3B" w:rsidRDefault="00980D3B">
      <w:pPr>
        <w:pStyle w:val="Example"/>
      </w:pPr>
      <w:r>
        <w:object w:dxaOrig="7860" w:dyaOrig="1275" w14:anchorId="1B6CC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85pt;height:61.7pt" o:ole="" fillcolor="window">
            <v:fill color2="#ccecff"/>
            <v:imagedata r:id="rId10" o:title=""/>
          </v:shape>
          <o:OLEObject Type="Embed" ProgID="MSPhotoEd.3" ShapeID="_x0000_i1025" DrawAspect="Content" ObjectID="_1835194295" r:id="rId11"/>
        </w:object>
      </w:r>
    </w:p>
    <w:p w14:paraId="42E621B6" w14:textId="77777777" w:rsidR="00980D3B" w:rsidRDefault="00980D3B">
      <w:pPr>
        <w:pStyle w:val="Heading4"/>
        <w:rPr>
          <w:vanish/>
        </w:rPr>
      </w:pPr>
      <w:r>
        <w:rPr>
          <w:vanish/>
        </w:rPr>
        <w:t>hiddentext</w:t>
      </w:r>
    </w:p>
    <w:p w14:paraId="11A82B32" w14:textId="77777777" w:rsidR="00980D3B" w:rsidRDefault="00980D3B">
      <w:pPr>
        <w:pStyle w:val="Heading4"/>
      </w:pPr>
      <w:bookmarkStart w:id="2213" w:name="_Toc498146125"/>
      <w:bookmarkStart w:id="2214" w:name="_Toc527864694"/>
      <w:bookmarkStart w:id="2215" w:name="_Toc527866166"/>
      <w:r>
        <w:t>Family Name (FN)</w:t>
      </w:r>
      <w:bookmarkEnd w:id="2213"/>
      <w:bookmarkEnd w:id="2214"/>
      <w:bookmarkEnd w:id="2215"/>
      <w:r>
        <w:t xml:space="preserve"> </w:t>
      </w:r>
    </w:p>
    <w:p w14:paraId="7B8DDC1A" w14:textId="77777777" w:rsidR="00980D3B" w:rsidRDefault="00980D3B">
      <w:pPr>
        <w:pStyle w:val="NormalIndented"/>
      </w:pPr>
      <w:r>
        <w:t xml:space="preserve">This component allows full specification of the surname of a person. Where appropriate, it differentiates the person's own surname from that of the person's partner or spouse, in cases where the person's name may contain elements from either name. It also permits messages to distinguish the surname prefix (such as "van" or "de") from the surname root. See section </w:t>
      </w:r>
      <w:r>
        <w:rPr>
          <w:rStyle w:val="HyperlinkText"/>
        </w:rPr>
        <w:fldChar w:fldCharType="begin"/>
      </w:r>
      <w:r>
        <w:rPr>
          <w:rStyle w:val="HyperlinkText"/>
        </w:rPr>
        <w:instrText xml:space="preserve"> REF _Ref484942591 \r \h </w:instrText>
      </w:r>
      <w:r>
        <w:rPr>
          <w:rStyle w:val="HyperlinkText"/>
        </w:rPr>
      </w:r>
      <w:r>
        <w:rPr>
          <w:rStyle w:val="HyperlinkText"/>
        </w:rPr>
        <w:instrText xml:space="preserve"> \* MERGEFORMAT </w:instrText>
      </w:r>
      <w:r>
        <w:rPr>
          <w:rStyle w:val="HyperlinkText"/>
        </w:rPr>
        <w:fldChar w:fldCharType="separate"/>
      </w:r>
      <w:r>
        <w:rPr>
          <w:rStyle w:val="HyperlinkText"/>
        </w:rPr>
        <w:t>2.A.30</w:t>
      </w:r>
      <w:r>
        <w:rPr>
          <w:rStyle w:val="HyperlinkText"/>
        </w:rPr>
        <w:fldChar w:fldCharType="end"/>
      </w:r>
      <w:r>
        <w:t>, "</w:t>
      </w:r>
      <w:r>
        <w:rPr>
          <w:rStyle w:val="HyperlinkText"/>
        </w:rPr>
        <w:fldChar w:fldCharType="begin"/>
      </w:r>
      <w:r>
        <w:rPr>
          <w:rStyle w:val="HyperlinkText"/>
        </w:rPr>
        <w:instrText xml:space="preserve"> REF _Ref484942591 \h </w:instrText>
      </w:r>
      <w:r>
        <w:rPr>
          <w:rStyle w:val="HyperlinkText"/>
        </w:rPr>
      </w:r>
      <w:r>
        <w:rPr>
          <w:rStyle w:val="HyperlinkText"/>
        </w:rPr>
        <w:instrText xml:space="preserve"> \* MERGEFORMAT </w:instrText>
      </w:r>
      <w:r>
        <w:rPr>
          <w:rStyle w:val="HyperlinkText"/>
        </w:rPr>
        <w:fldChar w:fldCharType="separate"/>
      </w:r>
      <w:r>
        <w:rPr>
          <w:rStyle w:val="HyperlinkText"/>
        </w:rPr>
        <w:t>FN - family name</w:t>
      </w:r>
      <w:r>
        <w:rPr>
          <w:rStyle w:val="HyperlinkText"/>
        </w:rPr>
        <w:fldChar w:fldCharType="end"/>
      </w:r>
      <w:r>
        <w:t>".</w:t>
      </w:r>
    </w:p>
    <w:p w14:paraId="0C41C177" w14:textId="77777777" w:rsidR="00980D3B" w:rsidRDefault="00980D3B">
      <w:pPr>
        <w:pStyle w:val="Heading4"/>
      </w:pPr>
      <w:bookmarkStart w:id="2216" w:name="_Toc498146126"/>
      <w:bookmarkStart w:id="2217" w:name="_Toc527864695"/>
      <w:bookmarkStart w:id="2218" w:name="_Toc527866167"/>
      <w:r>
        <w:t>Given Name (ST)</w:t>
      </w:r>
      <w:bookmarkEnd w:id="2216"/>
      <w:bookmarkEnd w:id="2217"/>
      <w:bookmarkEnd w:id="2218"/>
    </w:p>
    <w:p w14:paraId="51A7BAFC" w14:textId="77777777" w:rsidR="00980D3B" w:rsidRDefault="00980D3B">
      <w:pPr>
        <w:pStyle w:val="NormalIndented"/>
      </w:pPr>
      <w:r>
        <w:t>First name.</w:t>
      </w:r>
    </w:p>
    <w:p w14:paraId="2ABD3DB3" w14:textId="77777777" w:rsidR="00980D3B" w:rsidRDefault="00980D3B">
      <w:pPr>
        <w:pStyle w:val="Heading4"/>
      </w:pPr>
      <w:bookmarkStart w:id="2219" w:name="_Toc498146127"/>
      <w:bookmarkStart w:id="2220" w:name="_Toc527864696"/>
      <w:bookmarkStart w:id="2221" w:name="_Toc527866168"/>
      <w:r>
        <w:t>Second and Further Given Names or Initials Thereof (ST)</w:t>
      </w:r>
      <w:bookmarkEnd w:id="2219"/>
      <w:bookmarkEnd w:id="2220"/>
      <w:bookmarkEnd w:id="2221"/>
    </w:p>
    <w:p w14:paraId="38F4C1F0" w14:textId="77777777" w:rsidR="00980D3B" w:rsidRDefault="00980D3B">
      <w:pPr>
        <w:pStyle w:val="NormalIndented"/>
      </w:pPr>
      <w:r>
        <w:t>Multiple middle names may be included by separating them with spaces.</w:t>
      </w:r>
    </w:p>
    <w:p w14:paraId="20C0D9B9" w14:textId="77777777" w:rsidR="00980D3B" w:rsidRDefault="00980D3B">
      <w:pPr>
        <w:pStyle w:val="Heading4"/>
      </w:pPr>
      <w:bookmarkStart w:id="2222" w:name="_Toc498146128"/>
      <w:bookmarkStart w:id="2223" w:name="_Toc527864697"/>
      <w:bookmarkStart w:id="2224" w:name="_Toc527866169"/>
      <w:r>
        <w:t>Suffix (ST)</w:t>
      </w:r>
      <w:bookmarkEnd w:id="2222"/>
      <w:bookmarkEnd w:id="2223"/>
      <w:bookmarkEnd w:id="2224"/>
    </w:p>
    <w:p w14:paraId="216D5744" w14:textId="77777777" w:rsidR="00980D3B" w:rsidRDefault="00980D3B">
      <w:pPr>
        <w:pStyle w:val="NormalIndented"/>
      </w:pPr>
      <w:r>
        <w:t>Used to specify a name suffix (e.g., Jr. or III).</w:t>
      </w:r>
    </w:p>
    <w:p w14:paraId="7AB982FF" w14:textId="77777777" w:rsidR="00980D3B" w:rsidRDefault="00980D3B">
      <w:pPr>
        <w:pStyle w:val="Heading4"/>
      </w:pPr>
      <w:bookmarkStart w:id="2225" w:name="_Toc498146129"/>
      <w:bookmarkStart w:id="2226" w:name="_Toc527864698"/>
      <w:bookmarkStart w:id="2227" w:name="_Toc527866170"/>
      <w:r>
        <w:t>Prefix (ST)</w:t>
      </w:r>
      <w:bookmarkEnd w:id="2225"/>
      <w:bookmarkEnd w:id="2226"/>
      <w:bookmarkEnd w:id="2227"/>
    </w:p>
    <w:p w14:paraId="39E372CA" w14:textId="77777777" w:rsidR="00980D3B" w:rsidRDefault="00980D3B">
      <w:pPr>
        <w:pStyle w:val="NormalIndented"/>
      </w:pPr>
      <w:r>
        <w:t>Used to specify a name prefix (e.g., Dr.).</w:t>
      </w:r>
    </w:p>
    <w:p w14:paraId="65B7767D" w14:textId="77777777" w:rsidR="00980D3B" w:rsidRDefault="00980D3B">
      <w:pPr>
        <w:pStyle w:val="Heading4"/>
      </w:pPr>
      <w:bookmarkStart w:id="2228" w:name="_Toc498146130"/>
      <w:bookmarkStart w:id="2229" w:name="_Toc527864699"/>
      <w:bookmarkStart w:id="2230" w:name="_Toc527866171"/>
      <w:r>
        <w:t>Degree (IS)</w:t>
      </w:r>
      <w:bookmarkEnd w:id="2228"/>
      <w:bookmarkEnd w:id="2229"/>
      <w:bookmarkEnd w:id="2230"/>
    </w:p>
    <w:p w14:paraId="4A4981B6" w14:textId="77777777" w:rsidR="00980D3B" w:rsidRDefault="00980D3B">
      <w:pPr>
        <w:pStyle w:val="NormalIndented"/>
      </w:pPr>
      <w:r>
        <w:t>Retained for backward compatibility only as of v 2.5. See Professional Suffix comp</w:t>
      </w:r>
      <w:r>
        <w:t>o</w:t>
      </w:r>
      <w:r>
        <w:t xml:space="preserve">nent. </w:t>
      </w:r>
    </w:p>
    <w:p w14:paraId="0101F6F7" w14:textId="77777777" w:rsidR="00980D3B" w:rsidRDefault="00980D3B">
      <w:pPr>
        <w:pStyle w:val="NormalIndented"/>
      </w:pPr>
      <w:r>
        <w:t xml:space="preserve">Used to specify an educational degree (e.g., MD). Refer to </w:t>
      </w:r>
      <w:hyperlink w:anchor="HL70360" w:history="1">
        <w:r>
          <w:rPr>
            <w:rStyle w:val="HyperlinkText"/>
          </w:rPr>
          <w:t>User-defi</w:t>
        </w:r>
        <w:bookmarkStart w:id="2231" w:name="_Hlt495217777"/>
        <w:r>
          <w:rPr>
            <w:rStyle w:val="HyperlinkText"/>
          </w:rPr>
          <w:t>n</w:t>
        </w:r>
        <w:bookmarkEnd w:id="2231"/>
        <w:r>
          <w:rPr>
            <w:rStyle w:val="HyperlinkText"/>
          </w:rPr>
          <w:t xml:space="preserve">ed Table </w:t>
        </w:r>
        <w:bookmarkStart w:id="2232" w:name="_Hlt465489710"/>
        <w:r>
          <w:rPr>
            <w:rStyle w:val="HyperlinkText"/>
          </w:rPr>
          <w:t>0</w:t>
        </w:r>
        <w:bookmarkEnd w:id="2232"/>
        <w:r>
          <w:rPr>
            <w:rStyle w:val="HyperlinkText"/>
          </w:rPr>
          <w:t>360 – De</w:t>
        </w:r>
        <w:bookmarkStart w:id="2233" w:name="_Hlt478372475"/>
        <w:r>
          <w:rPr>
            <w:rStyle w:val="HyperlinkText"/>
          </w:rPr>
          <w:t>g</w:t>
        </w:r>
        <w:bookmarkEnd w:id="2233"/>
        <w:r>
          <w:rPr>
            <w:rStyle w:val="HyperlinkText"/>
          </w:rPr>
          <w:t>ree</w:t>
        </w:r>
      </w:hyperlink>
      <w:r>
        <w:t xml:space="preserve"> for su</w:t>
      </w:r>
      <w:r>
        <w:t>g</w:t>
      </w:r>
      <w:r>
        <w:t>gested values.</w:t>
      </w:r>
    </w:p>
    <w:p w14:paraId="436C1F06" w14:textId="77777777" w:rsidR="00980D3B" w:rsidRDefault="00980D3B">
      <w:pPr>
        <w:pStyle w:val="UserTableCaption"/>
      </w:pPr>
      <w:bookmarkStart w:id="2234" w:name="_Hlt478367143"/>
      <w:bookmarkEnd w:id="2234"/>
      <w:r>
        <w:t>User-defined Table 0360 – Degree</w:t>
      </w:r>
      <w:bookmarkStart w:id="2235" w:name="HL70360"/>
      <w:bookmarkEnd w:id="2235"/>
      <w:r>
        <w:t>/license/certificate</w:t>
      </w:r>
      <w:r>
        <w:fldChar w:fldCharType="begin"/>
      </w:r>
      <w:r>
        <w:instrText xml:space="preserve"> XE "User-defined table 0360 – Degree/License/Certificate" </w:instrText>
      </w:r>
      <w: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40"/>
        <w:gridCol w:w="3023"/>
        <w:gridCol w:w="2160"/>
      </w:tblGrid>
      <w:tr w:rsidR="00980D3B" w14:paraId="2D9D7094" w14:textId="77777777">
        <w:tblPrEx>
          <w:tblCellMar>
            <w:top w:w="0" w:type="dxa"/>
            <w:bottom w:w="0" w:type="dxa"/>
          </w:tblCellMar>
        </w:tblPrEx>
        <w:trPr>
          <w:tblHeader/>
          <w:jc w:val="center"/>
        </w:trPr>
        <w:tc>
          <w:tcPr>
            <w:tcW w:w="1440" w:type="dxa"/>
            <w:tcBorders>
              <w:top w:val="single" w:sz="12" w:space="0" w:color="auto"/>
              <w:bottom w:val="single" w:sz="6" w:space="0" w:color="auto"/>
            </w:tcBorders>
            <w:shd w:val="pct10" w:color="auto" w:fill="FFFFFF"/>
          </w:tcPr>
          <w:p w14:paraId="25EEF2FD" w14:textId="77777777" w:rsidR="00980D3B" w:rsidRDefault="00980D3B">
            <w:pPr>
              <w:pStyle w:val="UserTableHeader"/>
              <w:jc w:val="center"/>
              <w:rPr>
                <w:lang w:val="fr-FR"/>
              </w:rPr>
            </w:pPr>
            <w:r>
              <w:rPr>
                <w:lang w:val="fr-FR"/>
              </w:rPr>
              <w:t>Value</w:t>
            </w:r>
          </w:p>
        </w:tc>
        <w:tc>
          <w:tcPr>
            <w:tcW w:w="3023" w:type="dxa"/>
            <w:tcBorders>
              <w:top w:val="single" w:sz="12" w:space="0" w:color="auto"/>
              <w:bottom w:val="single" w:sz="6" w:space="0" w:color="auto"/>
            </w:tcBorders>
            <w:shd w:val="pct10" w:color="auto" w:fill="FFFFFF"/>
          </w:tcPr>
          <w:p w14:paraId="5AEC8FA0" w14:textId="77777777" w:rsidR="00980D3B" w:rsidRDefault="00980D3B">
            <w:pPr>
              <w:pStyle w:val="UserTableHeader"/>
              <w:rPr>
                <w:lang w:val="fr-FR"/>
              </w:rPr>
            </w:pPr>
            <w:r>
              <w:rPr>
                <w:lang w:val="fr-FR"/>
              </w:rPr>
              <w:t>Description</w:t>
            </w:r>
          </w:p>
        </w:tc>
        <w:tc>
          <w:tcPr>
            <w:tcW w:w="2160" w:type="dxa"/>
            <w:tcBorders>
              <w:top w:val="single" w:sz="12" w:space="0" w:color="auto"/>
              <w:bottom w:val="single" w:sz="6" w:space="0" w:color="auto"/>
            </w:tcBorders>
            <w:shd w:val="pct10" w:color="auto" w:fill="FFFFFF"/>
          </w:tcPr>
          <w:p w14:paraId="404EE469" w14:textId="77777777" w:rsidR="00980D3B" w:rsidRDefault="00980D3B">
            <w:pPr>
              <w:pStyle w:val="UserTableHeader"/>
              <w:rPr>
                <w:lang w:val="fr-FR"/>
              </w:rPr>
            </w:pPr>
            <w:r>
              <w:rPr>
                <w:lang w:val="fr-FR"/>
              </w:rPr>
              <w:t>Comment</w:t>
            </w:r>
          </w:p>
        </w:tc>
      </w:tr>
      <w:tr w:rsidR="00980D3B" w14:paraId="584641E7" w14:textId="77777777">
        <w:tblPrEx>
          <w:tblCellMar>
            <w:top w:w="0" w:type="dxa"/>
            <w:bottom w:w="0" w:type="dxa"/>
          </w:tblCellMar>
        </w:tblPrEx>
        <w:trPr>
          <w:jc w:val="center"/>
        </w:trPr>
        <w:tc>
          <w:tcPr>
            <w:tcW w:w="1440" w:type="dxa"/>
            <w:tcBorders>
              <w:top w:val="single" w:sz="6" w:space="0" w:color="auto"/>
              <w:bottom w:val="single" w:sz="4" w:space="0" w:color="auto"/>
            </w:tcBorders>
          </w:tcPr>
          <w:p w14:paraId="0BF4AED7" w14:textId="77777777" w:rsidR="00980D3B" w:rsidRDefault="00980D3B">
            <w:pPr>
              <w:pStyle w:val="UserTableBody"/>
              <w:jc w:val="center"/>
              <w:rPr>
                <w:iCs/>
                <w:szCs w:val="18"/>
              </w:rPr>
            </w:pPr>
            <w:r>
              <w:rPr>
                <w:iCs/>
                <w:szCs w:val="18"/>
              </w:rPr>
              <w:t>PN</w:t>
            </w:r>
          </w:p>
        </w:tc>
        <w:tc>
          <w:tcPr>
            <w:tcW w:w="3023" w:type="dxa"/>
            <w:tcBorders>
              <w:top w:val="single" w:sz="6" w:space="0" w:color="auto"/>
              <w:bottom w:val="single" w:sz="4" w:space="0" w:color="auto"/>
            </w:tcBorders>
          </w:tcPr>
          <w:p w14:paraId="44E4361D" w14:textId="77777777" w:rsidR="00980D3B" w:rsidRDefault="00980D3B">
            <w:pPr>
              <w:pStyle w:val="UserTableBody"/>
            </w:pPr>
            <w:r>
              <w:t>Advanced Practice Nurse</w:t>
            </w:r>
          </w:p>
        </w:tc>
        <w:tc>
          <w:tcPr>
            <w:tcW w:w="2160" w:type="dxa"/>
            <w:tcBorders>
              <w:top w:val="single" w:sz="6" w:space="0" w:color="auto"/>
              <w:bottom w:val="single" w:sz="4" w:space="0" w:color="auto"/>
            </w:tcBorders>
          </w:tcPr>
          <w:p w14:paraId="01FCBF5F" w14:textId="77777777" w:rsidR="00980D3B" w:rsidRDefault="00980D3B">
            <w:pPr>
              <w:pStyle w:val="UserTableBody"/>
              <w:rPr>
                <w:sz w:val="16"/>
              </w:rPr>
            </w:pPr>
          </w:p>
        </w:tc>
      </w:tr>
      <w:tr w:rsidR="00980D3B" w14:paraId="6A73068D"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A5B2313" w14:textId="77777777" w:rsidR="00980D3B" w:rsidRDefault="00980D3B">
            <w:pPr>
              <w:pStyle w:val="UserTableBody"/>
              <w:jc w:val="center"/>
              <w:rPr>
                <w:iCs/>
                <w:szCs w:val="18"/>
              </w:rPr>
            </w:pPr>
            <w:r>
              <w:rPr>
                <w:iCs/>
                <w:szCs w:val="18"/>
              </w:rPr>
              <w:t>AAS</w:t>
            </w:r>
          </w:p>
        </w:tc>
        <w:tc>
          <w:tcPr>
            <w:tcW w:w="3023" w:type="dxa"/>
            <w:tcBorders>
              <w:top w:val="single" w:sz="4" w:space="0" w:color="auto"/>
              <w:bottom w:val="single" w:sz="4" w:space="0" w:color="auto"/>
            </w:tcBorders>
          </w:tcPr>
          <w:p w14:paraId="355D4673" w14:textId="77777777" w:rsidR="00980D3B" w:rsidRDefault="00980D3B">
            <w:pPr>
              <w:pStyle w:val="UserTableBody"/>
            </w:pPr>
            <w:r>
              <w:t>Associate of Applied Science</w:t>
            </w:r>
          </w:p>
        </w:tc>
        <w:tc>
          <w:tcPr>
            <w:tcW w:w="2160" w:type="dxa"/>
            <w:tcBorders>
              <w:top w:val="single" w:sz="4" w:space="0" w:color="auto"/>
              <w:bottom w:val="single" w:sz="4" w:space="0" w:color="auto"/>
            </w:tcBorders>
          </w:tcPr>
          <w:p w14:paraId="56648C9B" w14:textId="77777777" w:rsidR="00980D3B" w:rsidRDefault="00980D3B">
            <w:pPr>
              <w:pStyle w:val="UserTableBody"/>
              <w:rPr>
                <w:sz w:val="16"/>
              </w:rPr>
            </w:pPr>
          </w:p>
        </w:tc>
      </w:tr>
      <w:tr w:rsidR="00980D3B" w14:paraId="2C653321"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9CF2CCF" w14:textId="77777777" w:rsidR="00980D3B" w:rsidRDefault="00980D3B">
            <w:pPr>
              <w:pStyle w:val="UserTableBody"/>
              <w:jc w:val="center"/>
              <w:rPr>
                <w:iCs/>
                <w:szCs w:val="18"/>
              </w:rPr>
            </w:pPr>
            <w:r>
              <w:rPr>
                <w:iCs/>
                <w:szCs w:val="18"/>
              </w:rPr>
              <w:t>AA</w:t>
            </w:r>
          </w:p>
        </w:tc>
        <w:tc>
          <w:tcPr>
            <w:tcW w:w="3023" w:type="dxa"/>
            <w:tcBorders>
              <w:top w:val="single" w:sz="4" w:space="0" w:color="auto"/>
              <w:bottom w:val="single" w:sz="4" w:space="0" w:color="auto"/>
            </w:tcBorders>
          </w:tcPr>
          <w:p w14:paraId="7BF6D604" w14:textId="77777777" w:rsidR="00980D3B" w:rsidRDefault="00980D3B">
            <w:pPr>
              <w:pStyle w:val="UserTableBody"/>
            </w:pPr>
            <w:r>
              <w:t>Associate of Arts</w:t>
            </w:r>
          </w:p>
        </w:tc>
        <w:tc>
          <w:tcPr>
            <w:tcW w:w="2160" w:type="dxa"/>
            <w:tcBorders>
              <w:top w:val="single" w:sz="4" w:space="0" w:color="auto"/>
              <w:bottom w:val="single" w:sz="4" w:space="0" w:color="auto"/>
            </w:tcBorders>
          </w:tcPr>
          <w:p w14:paraId="477D48F8" w14:textId="77777777" w:rsidR="00980D3B" w:rsidRDefault="00980D3B">
            <w:pPr>
              <w:pStyle w:val="UserTableBody"/>
              <w:rPr>
                <w:sz w:val="16"/>
              </w:rPr>
            </w:pPr>
          </w:p>
        </w:tc>
      </w:tr>
      <w:tr w:rsidR="00980D3B" w14:paraId="6D4B193D"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41673515" w14:textId="77777777" w:rsidR="00980D3B" w:rsidRDefault="00980D3B">
            <w:pPr>
              <w:pStyle w:val="UserTableBody"/>
              <w:jc w:val="center"/>
              <w:rPr>
                <w:iCs/>
                <w:szCs w:val="18"/>
              </w:rPr>
            </w:pPr>
            <w:r>
              <w:rPr>
                <w:iCs/>
                <w:szCs w:val="18"/>
              </w:rPr>
              <w:t>ABA</w:t>
            </w:r>
          </w:p>
        </w:tc>
        <w:tc>
          <w:tcPr>
            <w:tcW w:w="3023" w:type="dxa"/>
            <w:tcBorders>
              <w:top w:val="single" w:sz="4" w:space="0" w:color="auto"/>
              <w:bottom w:val="single" w:sz="4" w:space="0" w:color="auto"/>
            </w:tcBorders>
          </w:tcPr>
          <w:p w14:paraId="2F6C3408" w14:textId="77777777" w:rsidR="00980D3B" w:rsidRDefault="00980D3B">
            <w:pPr>
              <w:pStyle w:val="UserTableBody"/>
            </w:pPr>
            <w:r>
              <w:t>Associate of Business Administr</w:t>
            </w:r>
            <w:r>
              <w:t>a</w:t>
            </w:r>
            <w:r>
              <w:t>tion</w:t>
            </w:r>
          </w:p>
        </w:tc>
        <w:tc>
          <w:tcPr>
            <w:tcW w:w="2160" w:type="dxa"/>
            <w:tcBorders>
              <w:top w:val="single" w:sz="4" w:space="0" w:color="auto"/>
              <w:bottom w:val="single" w:sz="4" w:space="0" w:color="auto"/>
            </w:tcBorders>
          </w:tcPr>
          <w:p w14:paraId="6514E2BB" w14:textId="77777777" w:rsidR="00980D3B" w:rsidRDefault="00980D3B">
            <w:pPr>
              <w:pStyle w:val="UserTableBody"/>
              <w:rPr>
                <w:sz w:val="16"/>
              </w:rPr>
            </w:pPr>
          </w:p>
        </w:tc>
      </w:tr>
      <w:tr w:rsidR="00980D3B" w14:paraId="6D39EDF9"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75143C48" w14:textId="77777777" w:rsidR="00980D3B" w:rsidRDefault="00980D3B">
            <w:pPr>
              <w:pStyle w:val="UserTableBody"/>
              <w:jc w:val="center"/>
              <w:rPr>
                <w:iCs/>
                <w:szCs w:val="18"/>
              </w:rPr>
            </w:pPr>
            <w:r>
              <w:rPr>
                <w:iCs/>
                <w:szCs w:val="18"/>
              </w:rPr>
              <w:t>AE</w:t>
            </w:r>
          </w:p>
        </w:tc>
        <w:tc>
          <w:tcPr>
            <w:tcW w:w="3023" w:type="dxa"/>
            <w:tcBorders>
              <w:top w:val="single" w:sz="4" w:space="0" w:color="auto"/>
              <w:bottom w:val="single" w:sz="4" w:space="0" w:color="auto"/>
            </w:tcBorders>
          </w:tcPr>
          <w:p w14:paraId="24599191" w14:textId="77777777" w:rsidR="00980D3B" w:rsidRDefault="00980D3B">
            <w:pPr>
              <w:pStyle w:val="UserTableBody"/>
            </w:pPr>
            <w:r>
              <w:t>Associate of Engineering</w:t>
            </w:r>
          </w:p>
        </w:tc>
        <w:tc>
          <w:tcPr>
            <w:tcW w:w="2160" w:type="dxa"/>
            <w:tcBorders>
              <w:top w:val="single" w:sz="4" w:space="0" w:color="auto"/>
              <w:bottom w:val="single" w:sz="4" w:space="0" w:color="auto"/>
            </w:tcBorders>
          </w:tcPr>
          <w:p w14:paraId="1B322173" w14:textId="77777777" w:rsidR="00980D3B" w:rsidRDefault="00980D3B">
            <w:pPr>
              <w:pStyle w:val="UserTableBody"/>
              <w:rPr>
                <w:sz w:val="16"/>
              </w:rPr>
            </w:pPr>
          </w:p>
        </w:tc>
      </w:tr>
      <w:tr w:rsidR="00980D3B" w14:paraId="62061A24"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626B684F" w14:textId="77777777" w:rsidR="00980D3B" w:rsidRDefault="00980D3B">
            <w:pPr>
              <w:pStyle w:val="UserTableBody"/>
              <w:jc w:val="center"/>
              <w:rPr>
                <w:iCs/>
                <w:szCs w:val="18"/>
              </w:rPr>
            </w:pPr>
            <w:r>
              <w:rPr>
                <w:iCs/>
                <w:szCs w:val="18"/>
              </w:rPr>
              <w:t>AS</w:t>
            </w:r>
          </w:p>
        </w:tc>
        <w:tc>
          <w:tcPr>
            <w:tcW w:w="3023" w:type="dxa"/>
            <w:tcBorders>
              <w:top w:val="single" w:sz="4" w:space="0" w:color="auto"/>
              <w:bottom w:val="single" w:sz="4" w:space="0" w:color="auto"/>
            </w:tcBorders>
          </w:tcPr>
          <w:p w14:paraId="4D8D8C78" w14:textId="77777777" w:rsidR="00980D3B" w:rsidRDefault="00980D3B">
            <w:pPr>
              <w:pStyle w:val="UserTableBody"/>
            </w:pPr>
            <w:r>
              <w:t>Associate of Science</w:t>
            </w:r>
          </w:p>
        </w:tc>
        <w:tc>
          <w:tcPr>
            <w:tcW w:w="2160" w:type="dxa"/>
            <w:tcBorders>
              <w:top w:val="single" w:sz="4" w:space="0" w:color="auto"/>
              <w:bottom w:val="single" w:sz="4" w:space="0" w:color="auto"/>
            </w:tcBorders>
          </w:tcPr>
          <w:p w14:paraId="4A52B567" w14:textId="77777777" w:rsidR="00980D3B" w:rsidRDefault="00980D3B">
            <w:pPr>
              <w:pStyle w:val="UserTableBody"/>
              <w:rPr>
                <w:sz w:val="16"/>
              </w:rPr>
            </w:pPr>
          </w:p>
        </w:tc>
      </w:tr>
      <w:tr w:rsidR="00980D3B" w14:paraId="2BD596CF"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F25BC3C" w14:textId="77777777" w:rsidR="00980D3B" w:rsidRDefault="00980D3B">
            <w:pPr>
              <w:pStyle w:val="UserTableBody"/>
              <w:jc w:val="center"/>
              <w:rPr>
                <w:iCs/>
                <w:szCs w:val="18"/>
              </w:rPr>
            </w:pPr>
            <w:r>
              <w:rPr>
                <w:iCs/>
                <w:szCs w:val="18"/>
              </w:rPr>
              <w:t>BA</w:t>
            </w:r>
          </w:p>
        </w:tc>
        <w:tc>
          <w:tcPr>
            <w:tcW w:w="3023" w:type="dxa"/>
            <w:tcBorders>
              <w:top w:val="single" w:sz="4" w:space="0" w:color="auto"/>
              <w:bottom w:val="single" w:sz="4" w:space="0" w:color="auto"/>
            </w:tcBorders>
          </w:tcPr>
          <w:p w14:paraId="05B30585" w14:textId="77777777" w:rsidR="00980D3B" w:rsidRDefault="00980D3B">
            <w:pPr>
              <w:pStyle w:val="UserTableBody"/>
            </w:pPr>
            <w:r>
              <w:t>Bachelor of Arts</w:t>
            </w:r>
          </w:p>
        </w:tc>
        <w:tc>
          <w:tcPr>
            <w:tcW w:w="2160" w:type="dxa"/>
            <w:tcBorders>
              <w:top w:val="single" w:sz="4" w:space="0" w:color="auto"/>
              <w:bottom w:val="single" w:sz="4" w:space="0" w:color="auto"/>
            </w:tcBorders>
          </w:tcPr>
          <w:p w14:paraId="3FE769E0" w14:textId="77777777" w:rsidR="00980D3B" w:rsidRDefault="00980D3B">
            <w:pPr>
              <w:pStyle w:val="UserTableBody"/>
              <w:rPr>
                <w:sz w:val="16"/>
              </w:rPr>
            </w:pPr>
          </w:p>
        </w:tc>
      </w:tr>
      <w:tr w:rsidR="00980D3B" w14:paraId="685F3512"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3C075446" w14:textId="77777777" w:rsidR="00980D3B" w:rsidRDefault="00980D3B">
            <w:pPr>
              <w:pStyle w:val="UserTableBody"/>
              <w:jc w:val="center"/>
              <w:rPr>
                <w:iCs/>
                <w:szCs w:val="18"/>
              </w:rPr>
            </w:pPr>
            <w:r>
              <w:rPr>
                <w:iCs/>
                <w:szCs w:val="18"/>
              </w:rPr>
              <w:t>BBA</w:t>
            </w:r>
          </w:p>
        </w:tc>
        <w:tc>
          <w:tcPr>
            <w:tcW w:w="3023" w:type="dxa"/>
            <w:tcBorders>
              <w:top w:val="single" w:sz="4" w:space="0" w:color="auto"/>
              <w:bottom w:val="single" w:sz="4" w:space="0" w:color="auto"/>
            </w:tcBorders>
          </w:tcPr>
          <w:p w14:paraId="0038C971" w14:textId="77777777" w:rsidR="00980D3B" w:rsidRDefault="00980D3B">
            <w:pPr>
              <w:pStyle w:val="UserTableBody"/>
            </w:pPr>
            <w:r>
              <w:t>Bachelor of Business Administr</w:t>
            </w:r>
            <w:r>
              <w:t>a</w:t>
            </w:r>
            <w:r>
              <w:t>tion</w:t>
            </w:r>
          </w:p>
        </w:tc>
        <w:tc>
          <w:tcPr>
            <w:tcW w:w="2160" w:type="dxa"/>
            <w:tcBorders>
              <w:top w:val="single" w:sz="4" w:space="0" w:color="auto"/>
              <w:bottom w:val="single" w:sz="4" w:space="0" w:color="auto"/>
            </w:tcBorders>
          </w:tcPr>
          <w:p w14:paraId="1D949685" w14:textId="77777777" w:rsidR="00980D3B" w:rsidRDefault="00980D3B">
            <w:pPr>
              <w:pStyle w:val="UserTableBody"/>
              <w:rPr>
                <w:sz w:val="16"/>
              </w:rPr>
            </w:pPr>
          </w:p>
        </w:tc>
      </w:tr>
      <w:tr w:rsidR="00980D3B" w14:paraId="56530427"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783EA14" w14:textId="77777777" w:rsidR="00980D3B" w:rsidRDefault="00980D3B">
            <w:pPr>
              <w:pStyle w:val="UserTableBody"/>
              <w:jc w:val="center"/>
              <w:rPr>
                <w:iCs/>
                <w:szCs w:val="18"/>
              </w:rPr>
            </w:pPr>
            <w:r>
              <w:rPr>
                <w:iCs/>
                <w:szCs w:val="18"/>
              </w:rPr>
              <w:t>BE</w:t>
            </w:r>
          </w:p>
        </w:tc>
        <w:tc>
          <w:tcPr>
            <w:tcW w:w="3023" w:type="dxa"/>
            <w:tcBorders>
              <w:top w:val="single" w:sz="4" w:space="0" w:color="auto"/>
              <w:bottom w:val="single" w:sz="4" w:space="0" w:color="auto"/>
            </w:tcBorders>
          </w:tcPr>
          <w:p w14:paraId="0AB7C262" w14:textId="77777777" w:rsidR="00980D3B" w:rsidRDefault="00980D3B">
            <w:pPr>
              <w:pStyle w:val="UserTableBody"/>
            </w:pPr>
            <w:r>
              <w:t>Bachelor or Engineering</w:t>
            </w:r>
          </w:p>
        </w:tc>
        <w:tc>
          <w:tcPr>
            <w:tcW w:w="2160" w:type="dxa"/>
            <w:tcBorders>
              <w:top w:val="single" w:sz="4" w:space="0" w:color="auto"/>
              <w:bottom w:val="single" w:sz="4" w:space="0" w:color="auto"/>
            </w:tcBorders>
          </w:tcPr>
          <w:p w14:paraId="46A8D728" w14:textId="77777777" w:rsidR="00980D3B" w:rsidRDefault="00980D3B">
            <w:pPr>
              <w:pStyle w:val="UserTableBody"/>
              <w:rPr>
                <w:sz w:val="16"/>
              </w:rPr>
            </w:pPr>
          </w:p>
        </w:tc>
      </w:tr>
      <w:tr w:rsidR="00980D3B" w14:paraId="4A14AAE9"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49D33837" w14:textId="77777777" w:rsidR="00980D3B" w:rsidRDefault="00980D3B">
            <w:pPr>
              <w:pStyle w:val="UserTableBody"/>
              <w:jc w:val="center"/>
              <w:rPr>
                <w:iCs/>
                <w:szCs w:val="18"/>
              </w:rPr>
            </w:pPr>
            <w:r>
              <w:rPr>
                <w:iCs/>
                <w:szCs w:val="18"/>
              </w:rPr>
              <w:t>BFA</w:t>
            </w:r>
          </w:p>
        </w:tc>
        <w:tc>
          <w:tcPr>
            <w:tcW w:w="3023" w:type="dxa"/>
            <w:tcBorders>
              <w:top w:val="single" w:sz="4" w:space="0" w:color="auto"/>
              <w:bottom w:val="single" w:sz="4" w:space="0" w:color="auto"/>
            </w:tcBorders>
          </w:tcPr>
          <w:p w14:paraId="47206CF9" w14:textId="77777777" w:rsidR="00980D3B" w:rsidRDefault="00980D3B">
            <w:pPr>
              <w:pStyle w:val="UserTableBody"/>
            </w:pPr>
            <w:r>
              <w:t>Bachelor of Fine Arts</w:t>
            </w:r>
          </w:p>
        </w:tc>
        <w:tc>
          <w:tcPr>
            <w:tcW w:w="2160" w:type="dxa"/>
            <w:tcBorders>
              <w:top w:val="single" w:sz="4" w:space="0" w:color="auto"/>
              <w:bottom w:val="single" w:sz="4" w:space="0" w:color="auto"/>
            </w:tcBorders>
          </w:tcPr>
          <w:p w14:paraId="420161E0" w14:textId="77777777" w:rsidR="00980D3B" w:rsidRDefault="00980D3B">
            <w:pPr>
              <w:pStyle w:val="UserTableBody"/>
              <w:rPr>
                <w:sz w:val="16"/>
              </w:rPr>
            </w:pPr>
          </w:p>
        </w:tc>
      </w:tr>
      <w:tr w:rsidR="00980D3B" w14:paraId="23DE0DE3"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5ED9300" w14:textId="77777777" w:rsidR="00980D3B" w:rsidRDefault="00980D3B">
            <w:pPr>
              <w:pStyle w:val="UserTableBody"/>
              <w:jc w:val="center"/>
              <w:rPr>
                <w:iCs/>
                <w:szCs w:val="18"/>
              </w:rPr>
            </w:pPr>
            <w:r>
              <w:rPr>
                <w:iCs/>
                <w:szCs w:val="18"/>
              </w:rPr>
              <w:t>BN</w:t>
            </w:r>
          </w:p>
        </w:tc>
        <w:tc>
          <w:tcPr>
            <w:tcW w:w="3023" w:type="dxa"/>
            <w:tcBorders>
              <w:top w:val="single" w:sz="4" w:space="0" w:color="auto"/>
              <w:bottom w:val="single" w:sz="4" w:space="0" w:color="auto"/>
            </w:tcBorders>
          </w:tcPr>
          <w:p w14:paraId="562D1F1F" w14:textId="77777777" w:rsidR="00980D3B" w:rsidRDefault="00980D3B">
            <w:pPr>
              <w:pStyle w:val="UserTableBody"/>
            </w:pPr>
            <w:r>
              <w:t>Bachelor of Nursing</w:t>
            </w:r>
          </w:p>
        </w:tc>
        <w:tc>
          <w:tcPr>
            <w:tcW w:w="2160" w:type="dxa"/>
            <w:tcBorders>
              <w:top w:val="single" w:sz="4" w:space="0" w:color="auto"/>
              <w:bottom w:val="single" w:sz="4" w:space="0" w:color="auto"/>
            </w:tcBorders>
          </w:tcPr>
          <w:p w14:paraId="1C0FC3FA" w14:textId="77777777" w:rsidR="00980D3B" w:rsidRDefault="00980D3B">
            <w:pPr>
              <w:pStyle w:val="UserTableBody"/>
              <w:rPr>
                <w:sz w:val="16"/>
              </w:rPr>
            </w:pPr>
          </w:p>
        </w:tc>
      </w:tr>
      <w:tr w:rsidR="00980D3B" w14:paraId="042647BD"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8C77C8F" w14:textId="77777777" w:rsidR="00980D3B" w:rsidRDefault="00980D3B">
            <w:pPr>
              <w:pStyle w:val="UserTableBody"/>
              <w:jc w:val="center"/>
              <w:rPr>
                <w:iCs/>
                <w:szCs w:val="18"/>
              </w:rPr>
            </w:pPr>
            <w:r>
              <w:rPr>
                <w:iCs/>
                <w:szCs w:val="18"/>
              </w:rPr>
              <w:t>BS</w:t>
            </w:r>
          </w:p>
        </w:tc>
        <w:tc>
          <w:tcPr>
            <w:tcW w:w="3023" w:type="dxa"/>
            <w:tcBorders>
              <w:top w:val="single" w:sz="4" w:space="0" w:color="auto"/>
              <w:bottom w:val="single" w:sz="4" w:space="0" w:color="auto"/>
            </w:tcBorders>
          </w:tcPr>
          <w:p w14:paraId="38022B2E" w14:textId="77777777" w:rsidR="00980D3B" w:rsidRDefault="00980D3B">
            <w:pPr>
              <w:pStyle w:val="UserTableBody"/>
            </w:pPr>
            <w:r>
              <w:t>Bachelor of Science</w:t>
            </w:r>
          </w:p>
        </w:tc>
        <w:tc>
          <w:tcPr>
            <w:tcW w:w="2160" w:type="dxa"/>
            <w:tcBorders>
              <w:top w:val="single" w:sz="4" w:space="0" w:color="auto"/>
              <w:bottom w:val="single" w:sz="4" w:space="0" w:color="auto"/>
            </w:tcBorders>
          </w:tcPr>
          <w:p w14:paraId="463F4426" w14:textId="77777777" w:rsidR="00980D3B" w:rsidRDefault="00980D3B">
            <w:pPr>
              <w:pStyle w:val="UserTableBody"/>
              <w:rPr>
                <w:sz w:val="16"/>
              </w:rPr>
            </w:pPr>
          </w:p>
        </w:tc>
      </w:tr>
      <w:tr w:rsidR="00980D3B" w14:paraId="72248341"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4B9AE0A5" w14:textId="77777777" w:rsidR="00980D3B" w:rsidRDefault="00980D3B">
            <w:pPr>
              <w:pStyle w:val="UserTableBody"/>
              <w:jc w:val="center"/>
              <w:rPr>
                <w:iCs/>
                <w:szCs w:val="18"/>
              </w:rPr>
            </w:pPr>
            <w:r>
              <w:rPr>
                <w:iCs/>
                <w:szCs w:val="18"/>
              </w:rPr>
              <w:t>BSL</w:t>
            </w:r>
          </w:p>
        </w:tc>
        <w:tc>
          <w:tcPr>
            <w:tcW w:w="3023" w:type="dxa"/>
            <w:tcBorders>
              <w:top w:val="single" w:sz="4" w:space="0" w:color="auto"/>
              <w:bottom w:val="single" w:sz="4" w:space="0" w:color="auto"/>
            </w:tcBorders>
          </w:tcPr>
          <w:p w14:paraId="0FA9029F" w14:textId="77777777" w:rsidR="00980D3B" w:rsidRDefault="00980D3B">
            <w:pPr>
              <w:pStyle w:val="UserTableBody"/>
            </w:pPr>
            <w:r>
              <w:t>Bachelor of Science – Law</w:t>
            </w:r>
          </w:p>
        </w:tc>
        <w:tc>
          <w:tcPr>
            <w:tcW w:w="2160" w:type="dxa"/>
            <w:tcBorders>
              <w:top w:val="single" w:sz="4" w:space="0" w:color="auto"/>
              <w:bottom w:val="single" w:sz="4" w:space="0" w:color="auto"/>
            </w:tcBorders>
          </w:tcPr>
          <w:p w14:paraId="61D637B8" w14:textId="77777777" w:rsidR="00980D3B" w:rsidRDefault="00980D3B">
            <w:pPr>
              <w:pStyle w:val="UserTableBody"/>
              <w:rPr>
                <w:sz w:val="16"/>
              </w:rPr>
            </w:pPr>
          </w:p>
        </w:tc>
      </w:tr>
      <w:tr w:rsidR="00980D3B" w14:paraId="0EE9A904"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7DCC46A7" w14:textId="77777777" w:rsidR="00980D3B" w:rsidRDefault="00980D3B">
            <w:pPr>
              <w:pStyle w:val="UserTableBody"/>
              <w:jc w:val="center"/>
              <w:rPr>
                <w:iCs/>
                <w:szCs w:val="18"/>
              </w:rPr>
            </w:pPr>
            <w:r>
              <w:rPr>
                <w:iCs/>
                <w:szCs w:val="18"/>
              </w:rPr>
              <w:t>BSN</w:t>
            </w:r>
          </w:p>
        </w:tc>
        <w:tc>
          <w:tcPr>
            <w:tcW w:w="3023" w:type="dxa"/>
            <w:tcBorders>
              <w:top w:val="single" w:sz="4" w:space="0" w:color="auto"/>
              <w:bottom w:val="single" w:sz="4" w:space="0" w:color="auto"/>
            </w:tcBorders>
          </w:tcPr>
          <w:p w14:paraId="20BF6031" w14:textId="77777777" w:rsidR="00980D3B" w:rsidRDefault="00980D3B">
            <w:pPr>
              <w:pStyle w:val="UserTableBody"/>
            </w:pPr>
            <w:r>
              <w:t>Bachelor on Science - Nursing</w:t>
            </w:r>
          </w:p>
        </w:tc>
        <w:tc>
          <w:tcPr>
            <w:tcW w:w="2160" w:type="dxa"/>
            <w:tcBorders>
              <w:top w:val="single" w:sz="4" w:space="0" w:color="auto"/>
              <w:bottom w:val="single" w:sz="4" w:space="0" w:color="auto"/>
            </w:tcBorders>
          </w:tcPr>
          <w:p w14:paraId="68DA0473" w14:textId="77777777" w:rsidR="00980D3B" w:rsidRDefault="00980D3B">
            <w:pPr>
              <w:pStyle w:val="UserTableBody"/>
              <w:rPr>
                <w:sz w:val="16"/>
              </w:rPr>
            </w:pPr>
          </w:p>
        </w:tc>
      </w:tr>
      <w:tr w:rsidR="00980D3B" w14:paraId="6F5CBA4C"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3505ADE2" w14:textId="77777777" w:rsidR="00980D3B" w:rsidRDefault="00980D3B">
            <w:pPr>
              <w:pStyle w:val="UserTableBody"/>
              <w:jc w:val="center"/>
              <w:rPr>
                <w:iCs/>
                <w:szCs w:val="18"/>
              </w:rPr>
            </w:pPr>
            <w:r>
              <w:rPr>
                <w:iCs/>
                <w:szCs w:val="18"/>
              </w:rPr>
              <w:lastRenderedPageBreak/>
              <w:t>BT</w:t>
            </w:r>
          </w:p>
        </w:tc>
        <w:tc>
          <w:tcPr>
            <w:tcW w:w="3023" w:type="dxa"/>
            <w:tcBorders>
              <w:top w:val="single" w:sz="4" w:space="0" w:color="auto"/>
              <w:bottom w:val="single" w:sz="4" w:space="0" w:color="auto"/>
            </w:tcBorders>
          </w:tcPr>
          <w:p w14:paraId="35EC901E" w14:textId="77777777" w:rsidR="00980D3B" w:rsidRDefault="00980D3B">
            <w:pPr>
              <w:pStyle w:val="UserTableBody"/>
            </w:pPr>
            <w:r>
              <w:t>Bachelor of Theology</w:t>
            </w:r>
          </w:p>
        </w:tc>
        <w:tc>
          <w:tcPr>
            <w:tcW w:w="2160" w:type="dxa"/>
            <w:tcBorders>
              <w:top w:val="single" w:sz="4" w:space="0" w:color="auto"/>
              <w:bottom w:val="single" w:sz="4" w:space="0" w:color="auto"/>
            </w:tcBorders>
          </w:tcPr>
          <w:p w14:paraId="4F61A0A5" w14:textId="77777777" w:rsidR="00980D3B" w:rsidRDefault="00980D3B">
            <w:pPr>
              <w:pStyle w:val="UserTableBody"/>
              <w:rPr>
                <w:sz w:val="16"/>
              </w:rPr>
            </w:pPr>
          </w:p>
        </w:tc>
      </w:tr>
      <w:tr w:rsidR="00980D3B" w14:paraId="234827F9"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363E613" w14:textId="77777777" w:rsidR="00980D3B" w:rsidRDefault="00980D3B">
            <w:pPr>
              <w:pStyle w:val="UserTableBody"/>
              <w:jc w:val="center"/>
              <w:rPr>
                <w:iCs/>
                <w:szCs w:val="18"/>
              </w:rPr>
            </w:pPr>
            <w:r>
              <w:rPr>
                <w:iCs/>
                <w:szCs w:val="18"/>
              </w:rPr>
              <w:t>CER</w:t>
            </w:r>
          </w:p>
        </w:tc>
        <w:tc>
          <w:tcPr>
            <w:tcW w:w="3023" w:type="dxa"/>
            <w:tcBorders>
              <w:top w:val="single" w:sz="4" w:space="0" w:color="auto"/>
              <w:bottom w:val="single" w:sz="4" w:space="0" w:color="auto"/>
            </w:tcBorders>
          </w:tcPr>
          <w:p w14:paraId="3A7E5978" w14:textId="77777777" w:rsidR="00980D3B" w:rsidRDefault="00980D3B">
            <w:pPr>
              <w:pStyle w:val="UserTableBody"/>
            </w:pPr>
            <w:r>
              <w:t>Certificate</w:t>
            </w:r>
          </w:p>
        </w:tc>
        <w:tc>
          <w:tcPr>
            <w:tcW w:w="2160" w:type="dxa"/>
            <w:tcBorders>
              <w:top w:val="single" w:sz="4" w:space="0" w:color="auto"/>
              <w:bottom w:val="single" w:sz="4" w:space="0" w:color="auto"/>
            </w:tcBorders>
          </w:tcPr>
          <w:p w14:paraId="1C3B2005" w14:textId="77777777" w:rsidR="00980D3B" w:rsidRDefault="00980D3B">
            <w:pPr>
              <w:pStyle w:val="UserTableBody"/>
              <w:rPr>
                <w:sz w:val="16"/>
              </w:rPr>
            </w:pPr>
          </w:p>
        </w:tc>
      </w:tr>
      <w:tr w:rsidR="00980D3B" w14:paraId="2A376DC6"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232523A" w14:textId="77777777" w:rsidR="00980D3B" w:rsidRDefault="00980D3B">
            <w:pPr>
              <w:pStyle w:val="UserTableBody"/>
              <w:jc w:val="center"/>
              <w:rPr>
                <w:iCs/>
                <w:szCs w:val="18"/>
              </w:rPr>
            </w:pPr>
            <w:r>
              <w:rPr>
                <w:iCs/>
                <w:szCs w:val="18"/>
              </w:rPr>
              <w:t>CANP</w:t>
            </w:r>
          </w:p>
        </w:tc>
        <w:tc>
          <w:tcPr>
            <w:tcW w:w="3023" w:type="dxa"/>
            <w:tcBorders>
              <w:top w:val="single" w:sz="4" w:space="0" w:color="auto"/>
              <w:bottom w:val="single" w:sz="4" w:space="0" w:color="auto"/>
            </w:tcBorders>
          </w:tcPr>
          <w:p w14:paraId="7F893B94" w14:textId="77777777" w:rsidR="00980D3B" w:rsidRDefault="00980D3B">
            <w:pPr>
              <w:pStyle w:val="UserTableBody"/>
            </w:pPr>
            <w:r>
              <w:t>Certified Adult Nurse Practitioner</w:t>
            </w:r>
          </w:p>
        </w:tc>
        <w:tc>
          <w:tcPr>
            <w:tcW w:w="2160" w:type="dxa"/>
            <w:tcBorders>
              <w:top w:val="single" w:sz="4" w:space="0" w:color="auto"/>
              <w:bottom w:val="single" w:sz="4" w:space="0" w:color="auto"/>
            </w:tcBorders>
          </w:tcPr>
          <w:p w14:paraId="4EBFAC07" w14:textId="77777777" w:rsidR="00980D3B" w:rsidRDefault="00980D3B">
            <w:pPr>
              <w:pStyle w:val="UserTableBody"/>
              <w:rPr>
                <w:sz w:val="16"/>
              </w:rPr>
            </w:pPr>
          </w:p>
        </w:tc>
      </w:tr>
      <w:tr w:rsidR="00980D3B" w14:paraId="7CE0EECA"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B7B079E" w14:textId="77777777" w:rsidR="00980D3B" w:rsidRDefault="00980D3B">
            <w:pPr>
              <w:pStyle w:val="UserTableBody"/>
              <w:jc w:val="center"/>
              <w:rPr>
                <w:iCs/>
                <w:szCs w:val="18"/>
              </w:rPr>
            </w:pPr>
            <w:r>
              <w:rPr>
                <w:iCs/>
                <w:szCs w:val="18"/>
              </w:rPr>
              <w:t>CMA</w:t>
            </w:r>
          </w:p>
        </w:tc>
        <w:tc>
          <w:tcPr>
            <w:tcW w:w="3023" w:type="dxa"/>
            <w:tcBorders>
              <w:top w:val="single" w:sz="4" w:space="0" w:color="auto"/>
              <w:bottom w:val="single" w:sz="4" w:space="0" w:color="auto"/>
            </w:tcBorders>
          </w:tcPr>
          <w:p w14:paraId="29E00534" w14:textId="77777777" w:rsidR="00980D3B" w:rsidRDefault="00980D3B">
            <w:pPr>
              <w:pStyle w:val="UserTableBody"/>
            </w:pPr>
            <w:r>
              <w:t>Certified Medical Assistant</w:t>
            </w:r>
          </w:p>
        </w:tc>
        <w:tc>
          <w:tcPr>
            <w:tcW w:w="2160" w:type="dxa"/>
            <w:tcBorders>
              <w:top w:val="single" w:sz="4" w:space="0" w:color="auto"/>
              <w:bottom w:val="single" w:sz="4" w:space="0" w:color="auto"/>
            </w:tcBorders>
          </w:tcPr>
          <w:p w14:paraId="12345656" w14:textId="77777777" w:rsidR="00980D3B" w:rsidRDefault="00980D3B">
            <w:pPr>
              <w:pStyle w:val="UserTableBody"/>
              <w:rPr>
                <w:sz w:val="16"/>
              </w:rPr>
            </w:pPr>
          </w:p>
        </w:tc>
      </w:tr>
      <w:tr w:rsidR="00980D3B" w14:paraId="1BA9991C"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C35BB82" w14:textId="77777777" w:rsidR="00980D3B" w:rsidRDefault="00980D3B">
            <w:pPr>
              <w:pStyle w:val="UserTableBody"/>
              <w:jc w:val="center"/>
              <w:rPr>
                <w:iCs/>
                <w:szCs w:val="18"/>
              </w:rPr>
            </w:pPr>
            <w:r>
              <w:rPr>
                <w:iCs/>
                <w:szCs w:val="18"/>
              </w:rPr>
              <w:t>CNP</w:t>
            </w:r>
          </w:p>
        </w:tc>
        <w:tc>
          <w:tcPr>
            <w:tcW w:w="3023" w:type="dxa"/>
            <w:tcBorders>
              <w:top w:val="single" w:sz="4" w:space="0" w:color="auto"/>
              <w:bottom w:val="single" w:sz="4" w:space="0" w:color="auto"/>
            </w:tcBorders>
          </w:tcPr>
          <w:p w14:paraId="14675B72" w14:textId="77777777" w:rsidR="00980D3B" w:rsidRDefault="00980D3B">
            <w:pPr>
              <w:pStyle w:val="UserTableBody"/>
            </w:pPr>
            <w:r>
              <w:t>Certified Nurse Practiti</w:t>
            </w:r>
            <w:r>
              <w:t>o</w:t>
            </w:r>
            <w:r>
              <w:t>ner</w:t>
            </w:r>
          </w:p>
        </w:tc>
        <w:tc>
          <w:tcPr>
            <w:tcW w:w="2160" w:type="dxa"/>
            <w:tcBorders>
              <w:top w:val="single" w:sz="4" w:space="0" w:color="auto"/>
              <w:bottom w:val="single" w:sz="4" w:space="0" w:color="auto"/>
            </w:tcBorders>
          </w:tcPr>
          <w:p w14:paraId="5C2BE97F" w14:textId="77777777" w:rsidR="00980D3B" w:rsidRDefault="00980D3B">
            <w:pPr>
              <w:pStyle w:val="UserTableBody"/>
              <w:rPr>
                <w:sz w:val="16"/>
              </w:rPr>
            </w:pPr>
          </w:p>
        </w:tc>
      </w:tr>
      <w:tr w:rsidR="00980D3B" w14:paraId="7B55AE18"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4639732" w14:textId="77777777" w:rsidR="00980D3B" w:rsidRDefault="00980D3B">
            <w:pPr>
              <w:pStyle w:val="UserTableBody"/>
              <w:jc w:val="center"/>
            </w:pPr>
            <w:r>
              <w:t>CNM</w:t>
            </w:r>
          </w:p>
        </w:tc>
        <w:tc>
          <w:tcPr>
            <w:tcW w:w="3023" w:type="dxa"/>
            <w:tcBorders>
              <w:top w:val="single" w:sz="4" w:space="0" w:color="auto"/>
              <w:bottom w:val="single" w:sz="4" w:space="0" w:color="auto"/>
            </w:tcBorders>
          </w:tcPr>
          <w:p w14:paraId="0BAC32B5" w14:textId="77777777" w:rsidR="00980D3B" w:rsidRDefault="00980D3B">
            <w:pPr>
              <w:pStyle w:val="UserTableBody"/>
            </w:pPr>
            <w:r>
              <w:t>Certified Nurse Midwife</w:t>
            </w:r>
          </w:p>
        </w:tc>
        <w:tc>
          <w:tcPr>
            <w:tcW w:w="2160" w:type="dxa"/>
            <w:tcBorders>
              <w:top w:val="single" w:sz="4" w:space="0" w:color="auto"/>
              <w:bottom w:val="single" w:sz="4" w:space="0" w:color="auto"/>
            </w:tcBorders>
          </w:tcPr>
          <w:p w14:paraId="6821FF8D" w14:textId="77777777" w:rsidR="00980D3B" w:rsidRDefault="00980D3B">
            <w:pPr>
              <w:pStyle w:val="UserTableBody"/>
              <w:rPr>
                <w:sz w:val="16"/>
              </w:rPr>
            </w:pPr>
          </w:p>
        </w:tc>
      </w:tr>
      <w:tr w:rsidR="00980D3B" w14:paraId="1846D2BA"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104C1D0" w14:textId="77777777" w:rsidR="00980D3B" w:rsidRDefault="00980D3B">
            <w:pPr>
              <w:pStyle w:val="UserTableBody"/>
              <w:jc w:val="center"/>
              <w:rPr>
                <w:iCs/>
                <w:szCs w:val="18"/>
              </w:rPr>
            </w:pPr>
            <w:r>
              <w:rPr>
                <w:iCs/>
                <w:szCs w:val="18"/>
              </w:rPr>
              <w:t>CRN</w:t>
            </w:r>
          </w:p>
        </w:tc>
        <w:tc>
          <w:tcPr>
            <w:tcW w:w="3023" w:type="dxa"/>
            <w:tcBorders>
              <w:top w:val="single" w:sz="4" w:space="0" w:color="auto"/>
              <w:bottom w:val="single" w:sz="4" w:space="0" w:color="auto"/>
            </w:tcBorders>
          </w:tcPr>
          <w:p w14:paraId="4E8BFC0A" w14:textId="77777777" w:rsidR="00980D3B" w:rsidRDefault="00980D3B">
            <w:pPr>
              <w:pStyle w:val="UserTableBody"/>
            </w:pPr>
            <w:r>
              <w:t>Certified Registered Nurse</w:t>
            </w:r>
          </w:p>
        </w:tc>
        <w:tc>
          <w:tcPr>
            <w:tcW w:w="2160" w:type="dxa"/>
            <w:tcBorders>
              <w:top w:val="single" w:sz="4" w:space="0" w:color="auto"/>
              <w:bottom w:val="single" w:sz="4" w:space="0" w:color="auto"/>
            </w:tcBorders>
          </w:tcPr>
          <w:p w14:paraId="6B50DD4D" w14:textId="77777777" w:rsidR="00980D3B" w:rsidRDefault="00980D3B">
            <w:pPr>
              <w:pStyle w:val="UserTableBody"/>
              <w:rPr>
                <w:sz w:val="16"/>
              </w:rPr>
            </w:pPr>
          </w:p>
        </w:tc>
      </w:tr>
      <w:tr w:rsidR="00980D3B" w14:paraId="00C5156E"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700EF7DE" w14:textId="77777777" w:rsidR="00980D3B" w:rsidRDefault="00980D3B">
            <w:pPr>
              <w:pStyle w:val="UserTableBody"/>
              <w:jc w:val="center"/>
              <w:rPr>
                <w:iCs/>
                <w:szCs w:val="18"/>
              </w:rPr>
            </w:pPr>
            <w:r>
              <w:rPr>
                <w:iCs/>
                <w:szCs w:val="18"/>
              </w:rPr>
              <w:t>CNS</w:t>
            </w:r>
          </w:p>
        </w:tc>
        <w:tc>
          <w:tcPr>
            <w:tcW w:w="3023" w:type="dxa"/>
            <w:tcBorders>
              <w:top w:val="single" w:sz="4" w:space="0" w:color="auto"/>
              <w:bottom w:val="single" w:sz="4" w:space="0" w:color="auto"/>
            </w:tcBorders>
          </w:tcPr>
          <w:p w14:paraId="0947F8BC" w14:textId="77777777" w:rsidR="00980D3B" w:rsidRDefault="00980D3B">
            <w:pPr>
              <w:pStyle w:val="UserTableBody"/>
            </w:pPr>
            <w:r>
              <w:t>Certified Nurse Specialist</w:t>
            </w:r>
          </w:p>
        </w:tc>
        <w:tc>
          <w:tcPr>
            <w:tcW w:w="2160" w:type="dxa"/>
            <w:tcBorders>
              <w:top w:val="single" w:sz="4" w:space="0" w:color="auto"/>
              <w:bottom w:val="single" w:sz="4" w:space="0" w:color="auto"/>
            </w:tcBorders>
          </w:tcPr>
          <w:p w14:paraId="291E0C28" w14:textId="77777777" w:rsidR="00980D3B" w:rsidRDefault="00980D3B">
            <w:pPr>
              <w:pStyle w:val="UserTableBody"/>
              <w:rPr>
                <w:sz w:val="16"/>
              </w:rPr>
            </w:pPr>
          </w:p>
        </w:tc>
      </w:tr>
      <w:tr w:rsidR="00980D3B" w14:paraId="0D041203"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3D3C799" w14:textId="77777777" w:rsidR="00980D3B" w:rsidRDefault="00980D3B">
            <w:pPr>
              <w:pStyle w:val="UserTableBody"/>
              <w:jc w:val="center"/>
              <w:rPr>
                <w:iCs/>
                <w:szCs w:val="18"/>
              </w:rPr>
            </w:pPr>
            <w:r>
              <w:rPr>
                <w:iCs/>
                <w:szCs w:val="18"/>
              </w:rPr>
              <w:t>CPNP</w:t>
            </w:r>
          </w:p>
        </w:tc>
        <w:tc>
          <w:tcPr>
            <w:tcW w:w="3023" w:type="dxa"/>
            <w:tcBorders>
              <w:top w:val="single" w:sz="4" w:space="0" w:color="auto"/>
              <w:bottom w:val="single" w:sz="4" w:space="0" w:color="auto"/>
            </w:tcBorders>
          </w:tcPr>
          <w:p w14:paraId="0E9CF9A0" w14:textId="77777777" w:rsidR="00980D3B" w:rsidRDefault="00980D3B">
            <w:pPr>
              <w:pStyle w:val="UserTableBody"/>
            </w:pPr>
            <w:r>
              <w:t>Certified Pediatric Nurse Practitioner</w:t>
            </w:r>
          </w:p>
        </w:tc>
        <w:tc>
          <w:tcPr>
            <w:tcW w:w="2160" w:type="dxa"/>
            <w:tcBorders>
              <w:top w:val="single" w:sz="4" w:space="0" w:color="auto"/>
              <w:bottom w:val="single" w:sz="4" w:space="0" w:color="auto"/>
            </w:tcBorders>
          </w:tcPr>
          <w:p w14:paraId="37212137" w14:textId="77777777" w:rsidR="00980D3B" w:rsidRDefault="00980D3B">
            <w:pPr>
              <w:pStyle w:val="UserTableBody"/>
              <w:rPr>
                <w:sz w:val="16"/>
              </w:rPr>
            </w:pPr>
          </w:p>
        </w:tc>
      </w:tr>
      <w:tr w:rsidR="00980D3B" w14:paraId="5E16F793"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7033C2C5" w14:textId="77777777" w:rsidR="00980D3B" w:rsidRDefault="00980D3B">
            <w:pPr>
              <w:pStyle w:val="UserTableBody"/>
              <w:jc w:val="center"/>
              <w:rPr>
                <w:iCs/>
                <w:szCs w:val="18"/>
                <w:lang w:val="it-IT"/>
              </w:rPr>
            </w:pPr>
            <w:r>
              <w:rPr>
                <w:iCs/>
                <w:szCs w:val="18"/>
                <w:lang w:val="it-IT"/>
              </w:rPr>
              <w:t>DIP</w:t>
            </w:r>
          </w:p>
        </w:tc>
        <w:tc>
          <w:tcPr>
            <w:tcW w:w="3023" w:type="dxa"/>
            <w:tcBorders>
              <w:top w:val="single" w:sz="4" w:space="0" w:color="auto"/>
              <w:bottom w:val="single" w:sz="4" w:space="0" w:color="auto"/>
            </w:tcBorders>
          </w:tcPr>
          <w:p w14:paraId="0CC3FCED" w14:textId="77777777" w:rsidR="00980D3B" w:rsidRDefault="00980D3B">
            <w:pPr>
              <w:pStyle w:val="UserTableBody"/>
              <w:rPr>
                <w:lang w:val="it-IT"/>
              </w:rPr>
            </w:pPr>
            <w:r>
              <w:rPr>
                <w:lang w:val="it-IT"/>
              </w:rPr>
              <w:t>Diploma</w:t>
            </w:r>
          </w:p>
        </w:tc>
        <w:tc>
          <w:tcPr>
            <w:tcW w:w="2160" w:type="dxa"/>
            <w:tcBorders>
              <w:top w:val="single" w:sz="4" w:space="0" w:color="auto"/>
              <w:bottom w:val="single" w:sz="4" w:space="0" w:color="auto"/>
            </w:tcBorders>
          </w:tcPr>
          <w:p w14:paraId="55CABF3A" w14:textId="77777777" w:rsidR="00980D3B" w:rsidRDefault="00980D3B">
            <w:pPr>
              <w:pStyle w:val="UserTableBody"/>
              <w:rPr>
                <w:sz w:val="16"/>
                <w:lang w:val="it-IT"/>
              </w:rPr>
            </w:pPr>
          </w:p>
        </w:tc>
      </w:tr>
      <w:tr w:rsidR="00980D3B" w14:paraId="0B71CF86"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3224A4A2" w14:textId="77777777" w:rsidR="00980D3B" w:rsidRDefault="00980D3B">
            <w:pPr>
              <w:pStyle w:val="UserTableBody"/>
              <w:jc w:val="center"/>
              <w:rPr>
                <w:iCs/>
                <w:szCs w:val="18"/>
                <w:lang w:val="it-IT"/>
              </w:rPr>
            </w:pPr>
            <w:r>
              <w:rPr>
                <w:iCs/>
                <w:szCs w:val="18"/>
                <w:lang w:val="it-IT"/>
              </w:rPr>
              <w:t>DBA</w:t>
            </w:r>
          </w:p>
        </w:tc>
        <w:tc>
          <w:tcPr>
            <w:tcW w:w="3023" w:type="dxa"/>
            <w:tcBorders>
              <w:top w:val="single" w:sz="4" w:space="0" w:color="auto"/>
              <w:bottom w:val="single" w:sz="4" w:space="0" w:color="auto"/>
            </w:tcBorders>
          </w:tcPr>
          <w:p w14:paraId="42CCB9B6" w14:textId="77777777" w:rsidR="00980D3B" w:rsidRDefault="00980D3B">
            <w:pPr>
              <w:pStyle w:val="UserTableBody"/>
            </w:pPr>
            <w:r>
              <w:t>Doctor of Business Administration</w:t>
            </w:r>
          </w:p>
        </w:tc>
        <w:tc>
          <w:tcPr>
            <w:tcW w:w="2160" w:type="dxa"/>
            <w:tcBorders>
              <w:top w:val="single" w:sz="4" w:space="0" w:color="auto"/>
              <w:bottom w:val="single" w:sz="4" w:space="0" w:color="auto"/>
            </w:tcBorders>
          </w:tcPr>
          <w:p w14:paraId="42FD534F" w14:textId="77777777" w:rsidR="00980D3B" w:rsidRDefault="00980D3B">
            <w:pPr>
              <w:pStyle w:val="UserTableBody"/>
              <w:rPr>
                <w:sz w:val="16"/>
              </w:rPr>
            </w:pPr>
          </w:p>
        </w:tc>
      </w:tr>
      <w:tr w:rsidR="00980D3B" w14:paraId="2703C7E2"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83308A5" w14:textId="77777777" w:rsidR="00980D3B" w:rsidRDefault="00980D3B">
            <w:pPr>
              <w:pStyle w:val="UserTableBody"/>
              <w:jc w:val="center"/>
              <w:rPr>
                <w:iCs/>
                <w:szCs w:val="18"/>
              </w:rPr>
            </w:pPr>
            <w:r>
              <w:rPr>
                <w:iCs/>
                <w:szCs w:val="18"/>
              </w:rPr>
              <w:t>DED</w:t>
            </w:r>
          </w:p>
        </w:tc>
        <w:tc>
          <w:tcPr>
            <w:tcW w:w="3023" w:type="dxa"/>
            <w:tcBorders>
              <w:top w:val="single" w:sz="4" w:space="0" w:color="auto"/>
              <w:bottom w:val="single" w:sz="4" w:space="0" w:color="auto"/>
            </w:tcBorders>
          </w:tcPr>
          <w:p w14:paraId="48DF67ED" w14:textId="77777777" w:rsidR="00980D3B" w:rsidRDefault="00980D3B">
            <w:pPr>
              <w:pStyle w:val="UserTableBody"/>
            </w:pPr>
            <w:r>
              <w:t>Doctor of Education</w:t>
            </w:r>
          </w:p>
        </w:tc>
        <w:tc>
          <w:tcPr>
            <w:tcW w:w="2160" w:type="dxa"/>
            <w:tcBorders>
              <w:top w:val="single" w:sz="4" w:space="0" w:color="auto"/>
              <w:bottom w:val="single" w:sz="4" w:space="0" w:color="auto"/>
            </w:tcBorders>
          </w:tcPr>
          <w:p w14:paraId="3DA2BB9A" w14:textId="77777777" w:rsidR="00980D3B" w:rsidRDefault="00980D3B">
            <w:pPr>
              <w:pStyle w:val="UserTableBody"/>
              <w:rPr>
                <w:sz w:val="16"/>
              </w:rPr>
            </w:pPr>
          </w:p>
        </w:tc>
      </w:tr>
      <w:tr w:rsidR="00980D3B" w14:paraId="24A5B5D9"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717E0C6" w14:textId="77777777" w:rsidR="00980D3B" w:rsidRDefault="00980D3B">
            <w:pPr>
              <w:pStyle w:val="UserTableBody"/>
              <w:jc w:val="center"/>
              <w:rPr>
                <w:iCs/>
                <w:szCs w:val="18"/>
              </w:rPr>
            </w:pPr>
            <w:r>
              <w:rPr>
                <w:iCs/>
                <w:szCs w:val="18"/>
              </w:rPr>
              <w:t>PharmD</w:t>
            </w:r>
          </w:p>
        </w:tc>
        <w:tc>
          <w:tcPr>
            <w:tcW w:w="3023" w:type="dxa"/>
            <w:tcBorders>
              <w:top w:val="single" w:sz="4" w:space="0" w:color="auto"/>
              <w:bottom w:val="single" w:sz="4" w:space="0" w:color="auto"/>
            </w:tcBorders>
          </w:tcPr>
          <w:p w14:paraId="4A16E432" w14:textId="77777777" w:rsidR="00980D3B" w:rsidRDefault="00980D3B">
            <w:pPr>
              <w:pStyle w:val="UserTableBody"/>
            </w:pPr>
            <w:r>
              <w:t>Doctor of Pharmacy</w:t>
            </w:r>
          </w:p>
        </w:tc>
        <w:tc>
          <w:tcPr>
            <w:tcW w:w="2160" w:type="dxa"/>
            <w:tcBorders>
              <w:top w:val="single" w:sz="4" w:space="0" w:color="auto"/>
              <w:bottom w:val="single" w:sz="4" w:space="0" w:color="auto"/>
            </w:tcBorders>
          </w:tcPr>
          <w:p w14:paraId="6B3D2AF4" w14:textId="77777777" w:rsidR="00980D3B" w:rsidRDefault="00980D3B">
            <w:pPr>
              <w:pStyle w:val="UserTableBody"/>
              <w:rPr>
                <w:sz w:val="16"/>
              </w:rPr>
            </w:pPr>
          </w:p>
        </w:tc>
      </w:tr>
      <w:tr w:rsidR="00980D3B" w14:paraId="4564C53E"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043E0C32" w14:textId="77777777" w:rsidR="00980D3B" w:rsidRDefault="00980D3B">
            <w:pPr>
              <w:pStyle w:val="UserTableBody"/>
              <w:jc w:val="center"/>
              <w:rPr>
                <w:iCs/>
                <w:szCs w:val="18"/>
              </w:rPr>
            </w:pPr>
            <w:r>
              <w:rPr>
                <w:iCs/>
                <w:szCs w:val="18"/>
              </w:rPr>
              <w:t>PHE</w:t>
            </w:r>
          </w:p>
        </w:tc>
        <w:tc>
          <w:tcPr>
            <w:tcW w:w="3023" w:type="dxa"/>
            <w:tcBorders>
              <w:top w:val="single" w:sz="4" w:space="0" w:color="auto"/>
              <w:bottom w:val="single" w:sz="4" w:space="0" w:color="auto"/>
            </w:tcBorders>
          </w:tcPr>
          <w:p w14:paraId="5B667CC8" w14:textId="77777777" w:rsidR="00980D3B" w:rsidRDefault="00980D3B">
            <w:pPr>
              <w:pStyle w:val="UserTableBody"/>
            </w:pPr>
            <w:r>
              <w:t>Doctor of Engineering</w:t>
            </w:r>
          </w:p>
        </w:tc>
        <w:tc>
          <w:tcPr>
            <w:tcW w:w="2160" w:type="dxa"/>
            <w:tcBorders>
              <w:top w:val="single" w:sz="4" w:space="0" w:color="auto"/>
              <w:bottom w:val="single" w:sz="4" w:space="0" w:color="auto"/>
            </w:tcBorders>
          </w:tcPr>
          <w:p w14:paraId="05CDDB5A" w14:textId="77777777" w:rsidR="00980D3B" w:rsidRDefault="00980D3B">
            <w:pPr>
              <w:pStyle w:val="UserTableBody"/>
              <w:rPr>
                <w:sz w:val="16"/>
              </w:rPr>
            </w:pPr>
          </w:p>
        </w:tc>
      </w:tr>
      <w:tr w:rsidR="00980D3B" w14:paraId="04E33A83"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45EFA22E" w14:textId="77777777" w:rsidR="00980D3B" w:rsidRDefault="00980D3B">
            <w:pPr>
              <w:pStyle w:val="UserTableBody"/>
              <w:jc w:val="center"/>
              <w:rPr>
                <w:iCs/>
                <w:szCs w:val="18"/>
              </w:rPr>
            </w:pPr>
            <w:r>
              <w:rPr>
                <w:iCs/>
                <w:szCs w:val="18"/>
              </w:rPr>
              <w:t>PHD</w:t>
            </w:r>
          </w:p>
        </w:tc>
        <w:tc>
          <w:tcPr>
            <w:tcW w:w="3023" w:type="dxa"/>
            <w:tcBorders>
              <w:top w:val="single" w:sz="4" w:space="0" w:color="auto"/>
              <w:bottom w:val="single" w:sz="4" w:space="0" w:color="auto"/>
            </w:tcBorders>
          </w:tcPr>
          <w:p w14:paraId="152DA391" w14:textId="77777777" w:rsidR="00980D3B" w:rsidRDefault="00980D3B">
            <w:pPr>
              <w:pStyle w:val="UserTableBody"/>
            </w:pPr>
            <w:r>
              <w:t>Doctor of Philosophy</w:t>
            </w:r>
          </w:p>
        </w:tc>
        <w:tc>
          <w:tcPr>
            <w:tcW w:w="2160" w:type="dxa"/>
            <w:tcBorders>
              <w:top w:val="single" w:sz="4" w:space="0" w:color="auto"/>
              <w:bottom w:val="single" w:sz="4" w:space="0" w:color="auto"/>
            </w:tcBorders>
          </w:tcPr>
          <w:p w14:paraId="12E8B7E3" w14:textId="77777777" w:rsidR="00980D3B" w:rsidRDefault="00980D3B">
            <w:pPr>
              <w:pStyle w:val="UserTableBody"/>
              <w:rPr>
                <w:sz w:val="16"/>
              </w:rPr>
            </w:pPr>
          </w:p>
        </w:tc>
      </w:tr>
      <w:tr w:rsidR="00980D3B" w14:paraId="1364D4B9"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C486C2A" w14:textId="77777777" w:rsidR="00980D3B" w:rsidRDefault="00980D3B">
            <w:pPr>
              <w:pStyle w:val="UserTableBody"/>
              <w:jc w:val="center"/>
              <w:rPr>
                <w:iCs/>
                <w:szCs w:val="18"/>
              </w:rPr>
            </w:pPr>
            <w:r>
              <w:rPr>
                <w:iCs/>
                <w:szCs w:val="18"/>
              </w:rPr>
              <w:t>PHS</w:t>
            </w:r>
          </w:p>
        </w:tc>
        <w:tc>
          <w:tcPr>
            <w:tcW w:w="3023" w:type="dxa"/>
            <w:tcBorders>
              <w:top w:val="single" w:sz="4" w:space="0" w:color="auto"/>
              <w:bottom w:val="single" w:sz="4" w:space="0" w:color="auto"/>
            </w:tcBorders>
          </w:tcPr>
          <w:p w14:paraId="216A400E" w14:textId="77777777" w:rsidR="00980D3B" w:rsidRDefault="00980D3B">
            <w:pPr>
              <w:pStyle w:val="UserTableBody"/>
            </w:pPr>
            <w:r>
              <w:t>Doctor of Science</w:t>
            </w:r>
          </w:p>
        </w:tc>
        <w:tc>
          <w:tcPr>
            <w:tcW w:w="2160" w:type="dxa"/>
            <w:tcBorders>
              <w:top w:val="single" w:sz="4" w:space="0" w:color="auto"/>
              <w:bottom w:val="single" w:sz="4" w:space="0" w:color="auto"/>
            </w:tcBorders>
          </w:tcPr>
          <w:p w14:paraId="042826CA" w14:textId="77777777" w:rsidR="00980D3B" w:rsidRDefault="00980D3B">
            <w:pPr>
              <w:pStyle w:val="UserTableBody"/>
              <w:rPr>
                <w:sz w:val="16"/>
              </w:rPr>
            </w:pPr>
          </w:p>
        </w:tc>
      </w:tr>
      <w:tr w:rsidR="00980D3B" w14:paraId="3558CF93"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E417FAC" w14:textId="77777777" w:rsidR="00980D3B" w:rsidRDefault="00980D3B">
            <w:pPr>
              <w:pStyle w:val="UserTableBody"/>
              <w:jc w:val="center"/>
              <w:rPr>
                <w:iCs/>
                <w:szCs w:val="18"/>
              </w:rPr>
            </w:pPr>
            <w:r>
              <w:rPr>
                <w:iCs/>
                <w:szCs w:val="18"/>
              </w:rPr>
              <w:t>MD</w:t>
            </w:r>
          </w:p>
        </w:tc>
        <w:tc>
          <w:tcPr>
            <w:tcW w:w="3023" w:type="dxa"/>
            <w:tcBorders>
              <w:top w:val="single" w:sz="4" w:space="0" w:color="auto"/>
              <w:bottom w:val="single" w:sz="4" w:space="0" w:color="auto"/>
            </w:tcBorders>
          </w:tcPr>
          <w:p w14:paraId="51CBA161" w14:textId="77777777" w:rsidR="00980D3B" w:rsidRDefault="00980D3B">
            <w:pPr>
              <w:pStyle w:val="UserTableBody"/>
            </w:pPr>
            <w:r>
              <w:t>Doctor of Medicine</w:t>
            </w:r>
          </w:p>
        </w:tc>
        <w:tc>
          <w:tcPr>
            <w:tcW w:w="2160" w:type="dxa"/>
            <w:tcBorders>
              <w:top w:val="single" w:sz="4" w:space="0" w:color="auto"/>
              <w:bottom w:val="single" w:sz="4" w:space="0" w:color="auto"/>
            </w:tcBorders>
          </w:tcPr>
          <w:p w14:paraId="0BFAF36A" w14:textId="77777777" w:rsidR="00980D3B" w:rsidRDefault="00980D3B">
            <w:pPr>
              <w:pStyle w:val="UserTableBody"/>
              <w:rPr>
                <w:sz w:val="16"/>
              </w:rPr>
            </w:pPr>
          </w:p>
        </w:tc>
      </w:tr>
      <w:tr w:rsidR="00980D3B" w14:paraId="09D38563"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B1FF85F" w14:textId="77777777" w:rsidR="00980D3B" w:rsidRDefault="00980D3B">
            <w:pPr>
              <w:pStyle w:val="UserTableBody"/>
              <w:jc w:val="center"/>
              <w:rPr>
                <w:iCs/>
                <w:szCs w:val="18"/>
              </w:rPr>
            </w:pPr>
            <w:r>
              <w:rPr>
                <w:iCs/>
                <w:szCs w:val="18"/>
              </w:rPr>
              <w:t>DO</w:t>
            </w:r>
          </w:p>
        </w:tc>
        <w:tc>
          <w:tcPr>
            <w:tcW w:w="3023" w:type="dxa"/>
            <w:tcBorders>
              <w:top w:val="single" w:sz="4" w:space="0" w:color="auto"/>
              <w:bottom w:val="single" w:sz="4" w:space="0" w:color="auto"/>
            </w:tcBorders>
          </w:tcPr>
          <w:p w14:paraId="0488104F" w14:textId="77777777" w:rsidR="00980D3B" w:rsidRDefault="00980D3B">
            <w:pPr>
              <w:pStyle w:val="UserTableBody"/>
            </w:pPr>
            <w:r>
              <w:t>Doctor of Osteopathy</w:t>
            </w:r>
          </w:p>
        </w:tc>
        <w:tc>
          <w:tcPr>
            <w:tcW w:w="2160" w:type="dxa"/>
            <w:tcBorders>
              <w:top w:val="single" w:sz="4" w:space="0" w:color="auto"/>
              <w:bottom w:val="single" w:sz="4" w:space="0" w:color="auto"/>
            </w:tcBorders>
          </w:tcPr>
          <w:p w14:paraId="72E65839" w14:textId="77777777" w:rsidR="00980D3B" w:rsidRDefault="00980D3B">
            <w:pPr>
              <w:pStyle w:val="UserTableBody"/>
              <w:rPr>
                <w:sz w:val="16"/>
              </w:rPr>
            </w:pPr>
          </w:p>
        </w:tc>
      </w:tr>
      <w:tr w:rsidR="00980D3B" w14:paraId="4409B119"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2B0D20D" w14:textId="77777777" w:rsidR="00980D3B" w:rsidRDefault="00980D3B">
            <w:pPr>
              <w:pStyle w:val="UserTableBody"/>
              <w:jc w:val="center"/>
              <w:rPr>
                <w:iCs/>
                <w:szCs w:val="18"/>
              </w:rPr>
            </w:pPr>
            <w:r>
              <w:rPr>
                <w:iCs/>
                <w:szCs w:val="18"/>
              </w:rPr>
              <w:t>EMT</w:t>
            </w:r>
          </w:p>
        </w:tc>
        <w:tc>
          <w:tcPr>
            <w:tcW w:w="3023" w:type="dxa"/>
            <w:tcBorders>
              <w:top w:val="single" w:sz="4" w:space="0" w:color="auto"/>
              <w:bottom w:val="single" w:sz="4" w:space="0" w:color="auto"/>
            </w:tcBorders>
          </w:tcPr>
          <w:p w14:paraId="24770136" w14:textId="77777777" w:rsidR="00980D3B" w:rsidRDefault="00980D3B">
            <w:pPr>
              <w:pStyle w:val="UserTableBody"/>
            </w:pPr>
            <w:r>
              <w:t>Emergency Medical Technician</w:t>
            </w:r>
          </w:p>
        </w:tc>
        <w:tc>
          <w:tcPr>
            <w:tcW w:w="2160" w:type="dxa"/>
            <w:tcBorders>
              <w:top w:val="single" w:sz="4" w:space="0" w:color="auto"/>
              <w:bottom w:val="single" w:sz="4" w:space="0" w:color="auto"/>
            </w:tcBorders>
          </w:tcPr>
          <w:p w14:paraId="047628D9" w14:textId="77777777" w:rsidR="00980D3B" w:rsidRDefault="00980D3B">
            <w:pPr>
              <w:pStyle w:val="UserTableBody"/>
              <w:rPr>
                <w:sz w:val="16"/>
              </w:rPr>
            </w:pPr>
          </w:p>
        </w:tc>
      </w:tr>
      <w:tr w:rsidR="00980D3B" w14:paraId="707F5049"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42DBE2A0" w14:textId="77777777" w:rsidR="00980D3B" w:rsidRDefault="00980D3B">
            <w:pPr>
              <w:pStyle w:val="UserTableBody"/>
              <w:jc w:val="center"/>
              <w:rPr>
                <w:iCs/>
                <w:szCs w:val="18"/>
              </w:rPr>
            </w:pPr>
            <w:r>
              <w:rPr>
                <w:iCs/>
                <w:szCs w:val="18"/>
              </w:rPr>
              <w:t>EMTP</w:t>
            </w:r>
          </w:p>
        </w:tc>
        <w:tc>
          <w:tcPr>
            <w:tcW w:w="3023" w:type="dxa"/>
            <w:tcBorders>
              <w:top w:val="single" w:sz="4" w:space="0" w:color="auto"/>
              <w:bottom w:val="single" w:sz="4" w:space="0" w:color="auto"/>
            </w:tcBorders>
          </w:tcPr>
          <w:p w14:paraId="0891E61A" w14:textId="77777777" w:rsidR="00980D3B" w:rsidRDefault="00980D3B">
            <w:pPr>
              <w:pStyle w:val="UserTableBody"/>
            </w:pPr>
            <w:r>
              <w:t>Emergency Medical Technician - Paramedic</w:t>
            </w:r>
          </w:p>
        </w:tc>
        <w:tc>
          <w:tcPr>
            <w:tcW w:w="2160" w:type="dxa"/>
            <w:tcBorders>
              <w:top w:val="single" w:sz="4" w:space="0" w:color="auto"/>
              <w:bottom w:val="single" w:sz="4" w:space="0" w:color="auto"/>
            </w:tcBorders>
          </w:tcPr>
          <w:p w14:paraId="60351BFB" w14:textId="77777777" w:rsidR="00980D3B" w:rsidRDefault="00980D3B">
            <w:pPr>
              <w:pStyle w:val="UserTableBody"/>
              <w:rPr>
                <w:sz w:val="16"/>
              </w:rPr>
            </w:pPr>
          </w:p>
        </w:tc>
      </w:tr>
      <w:tr w:rsidR="00980D3B" w14:paraId="7B828F0A"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F37F422" w14:textId="77777777" w:rsidR="00980D3B" w:rsidRDefault="00980D3B">
            <w:pPr>
              <w:pStyle w:val="UserTableBody"/>
              <w:jc w:val="center"/>
              <w:rPr>
                <w:iCs/>
                <w:szCs w:val="18"/>
              </w:rPr>
            </w:pPr>
            <w:r>
              <w:rPr>
                <w:iCs/>
                <w:szCs w:val="18"/>
              </w:rPr>
              <w:t>FPNP</w:t>
            </w:r>
          </w:p>
        </w:tc>
        <w:tc>
          <w:tcPr>
            <w:tcW w:w="3023" w:type="dxa"/>
            <w:tcBorders>
              <w:top w:val="single" w:sz="4" w:space="0" w:color="auto"/>
              <w:bottom w:val="single" w:sz="4" w:space="0" w:color="auto"/>
            </w:tcBorders>
          </w:tcPr>
          <w:p w14:paraId="009DA0AF" w14:textId="77777777" w:rsidR="00980D3B" w:rsidRDefault="00980D3B">
            <w:pPr>
              <w:pStyle w:val="UserTableBody"/>
            </w:pPr>
            <w:r>
              <w:t>Family Practice Nurse Practitioner</w:t>
            </w:r>
          </w:p>
        </w:tc>
        <w:tc>
          <w:tcPr>
            <w:tcW w:w="2160" w:type="dxa"/>
            <w:tcBorders>
              <w:top w:val="single" w:sz="4" w:space="0" w:color="auto"/>
              <w:bottom w:val="single" w:sz="4" w:space="0" w:color="auto"/>
            </w:tcBorders>
          </w:tcPr>
          <w:p w14:paraId="3A2A155E" w14:textId="77777777" w:rsidR="00980D3B" w:rsidRDefault="00980D3B">
            <w:pPr>
              <w:pStyle w:val="UserTableBody"/>
              <w:rPr>
                <w:sz w:val="16"/>
              </w:rPr>
            </w:pPr>
          </w:p>
        </w:tc>
      </w:tr>
      <w:tr w:rsidR="00980D3B" w14:paraId="0EEEF192"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AB65A68" w14:textId="77777777" w:rsidR="00980D3B" w:rsidRDefault="00980D3B">
            <w:pPr>
              <w:pStyle w:val="UserTableBody"/>
              <w:jc w:val="center"/>
              <w:rPr>
                <w:iCs/>
                <w:szCs w:val="18"/>
              </w:rPr>
            </w:pPr>
            <w:r>
              <w:rPr>
                <w:iCs/>
                <w:szCs w:val="18"/>
              </w:rPr>
              <w:t>HS</w:t>
            </w:r>
          </w:p>
        </w:tc>
        <w:tc>
          <w:tcPr>
            <w:tcW w:w="3023" w:type="dxa"/>
            <w:tcBorders>
              <w:top w:val="single" w:sz="4" w:space="0" w:color="auto"/>
              <w:bottom w:val="single" w:sz="4" w:space="0" w:color="auto"/>
            </w:tcBorders>
          </w:tcPr>
          <w:p w14:paraId="20B737A7" w14:textId="77777777" w:rsidR="00980D3B" w:rsidRDefault="00980D3B">
            <w:pPr>
              <w:pStyle w:val="UserTableBody"/>
            </w:pPr>
            <w:r>
              <w:t>High School Graduate</w:t>
            </w:r>
          </w:p>
        </w:tc>
        <w:tc>
          <w:tcPr>
            <w:tcW w:w="2160" w:type="dxa"/>
            <w:tcBorders>
              <w:top w:val="single" w:sz="4" w:space="0" w:color="auto"/>
              <w:bottom w:val="single" w:sz="4" w:space="0" w:color="auto"/>
            </w:tcBorders>
          </w:tcPr>
          <w:p w14:paraId="2FDEBC6A" w14:textId="77777777" w:rsidR="00980D3B" w:rsidRDefault="00980D3B">
            <w:pPr>
              <w:pStyle w:val="UserTableBody"/>
              <w:rPr>
                <w:sz w:val="16"/>
              </w:rPr>
            </w:pPr>
          </w:p>
        </w:tc>
      </w:tr>
      <w:tr w:rsidR="00980D3B" w14:paraId="2E790E0E"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7FB63751" w14:textId="77777777" w:rsidR="00980D3B" w:rsidRDefault="00980D3B">
            <w:pPr>
              <w:pStyle w:val="UserTableBody"/>
              <w:jc w:val="center"/>
              <w:rPr>
                <w:iCs/>
                <w:szCs w:val="18"/>
              </w:rPr>
            </w:pPr>
            <w:r>
              <w:rPr>
                <w:iCs/>
                <w:szCs w:val="18"/>
              </w:rPr>
              <w:t>JD</w:t>
            </w:r>
          </w:p>
        </w:tc>
        <w:tc>
          <w:tcPr>
            <w:tcW w:w="3023" w:type="dxa"/>
            <w:tcBorders>
              <w:top w:val="single" w:sz="4" w:space="0" w:color="auto"/>
              <w:bottom w:val="single" w:sz="4" w:space="0" w:color="auto"/>
            </w:tcBorders>
          </w:tcPr>
          <w:p w14:paraId="0C7510FF" w14:textId="77777777" w:rsidR="00980D3B" w:rsidRDefault="00980D3B">
            <w:pPr>
              <w:pStyle w:val="UserTableBody"/>
            </w:pPr>
            <w:r>
              <w:t>Juris Doctor</w:t>
            </w:r>
          </w:p>
        </w:tc>
        <w:tc>
          <w:tcPr>
            <w:tcW w:w="2160" w:type="dxa"/>
            <w:tcBorders>
              <w:top w:val="single" w:sz="4" w:space="0" w:color="auto"/>
              <w:bottom w:val="single" w:sz="4" w:space="0" w:color="auto"/>
            </w:tcBorders>
          </w:tcPr>
          <w:p w14:paraId="0219AFC7" w14:textId="77777777" w:rsidR="00980D3B" w:rsidRDefault="00980D3B">
            <w:pPr>
              <w:pStyle w:val="UserTableBody"/>
              <w:rPr>
                <w:sz w:val="16"/>
              </w:rPr>
            </w:pPr>
          </w:p>
        </w:tc>
      </w:tr>
      <w:tr w:rsidR="00980D3B" w14:paraId="47E45924"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751D01BB" w14:textId="77777777" w:rsidR="00980D3B" w:rsidRDefault="00980D3B">
            <w:pPr>
              <w:pStyle w:val="UserTableBody"/>
              <w:jc w:val="center"/>
              <w:rPr>
                <w:iCs/>
                <w:szCs w:val="18"/>
              </w:rPr>
            </w:pPr>
            <w:r>
              <w:rPr>
                <w:iCs/>
                <w:szCs w:val="18"/>
              </w:rPr>
              <w:t>MA</w:t>
            </w:r>
          </w:p>
        </w:tc>
        <w:tc>
          <w:tcPr>
            <w:tcW w:w="3023" w:type="dxa"/>
            <w:tcBorders>
              <w:top w:val="single" w:sz="4" w:space="0" w:color="auto"/>
              <w:bottom w:val="single" w:sz="4" w:space="0" w:color="auto"/>
            </w:tcBorders>
          </w:tcPr>
          <w:p w14:paraId="74D8612F" w14:textId="77777777" w:rsidR="00980D3B" w:rsidRDefault="00980D3B">
            <w:pPr>
              <w:pStyle w:val="UserTableBody"/>
            </w:pPr>
            <w:r>
              <w:t>Master of Arts</w:t>
            </w:r>
          </w:p>
        </w:tc>
        <w:tc>
          <w:tcPr>
            <w:tcW w:w="2160" w:type="dxa"/>
            <w:tcBorders>
              <w:top w:val="single" w:sz="4" w:space="0" w:color="auto"/>
              <w:bottom w:val="single" w:sz="4" w:space="0" w:color="auto"/>
            </w:tcBorders>
          </w:tcPr>
          <w:p w14:paraId="2C154AD3" w14:textId="77777777" w:rsidR="00980D3B" w:rsidRDefault="00980D3B">
            <w:pPr>
              <w:pStyle w:val="UserTableBody"/>
              <w:rPr>
                <w:sz w:val="16"/>
              </w:rPr>
            </w:pPr>
          </w:p>
        </w:tc>
      </w:tr>
      <w:tr w:rsidR="00980D3B" w14:paraId="199BBCED"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E3CA7C7" w14:textId="77777777" w:rsidR="00980D3B" w:rsidRDefault="00980D3B">
            <w:pPr>
              <w:pStyle w:val="UserTableBody"/>
              <w:jc w:val="center"/>
              <w:rPr>
                <w:iCs/>
                <w:szCs w:val="18"/>
              </w:rPr>
            </w:pPr>
            <w:r>
              <w:rPr>
                <w:iCs/>
                <w:szCs w:val="18"/>
              </w:rPr>
              <w:t>MBA</w:t>
            </w:r>
          </w:p>
        </w:tc>
        <w:tc>
          <w:tcPr>
            <w:tcW w:w="3023" w:type="dxa"/>
            <w:tcBorders>
              <w:top w:val="single" w:sz="4" w:space="0" w:color="auto"/>
              <w:bottom w:val="single" w:sz="4" w:space="0" w:color="auto"/>
            </w:tcBorders>
          </w:tcPr>
          <w:p w14:paraId="17FD2DC6" w14:textId="77777777" w:rsidR="00980D3B" w:rsidRDefault="00980D3B">
            <w:pPr>
              <w:pStyle w:val="UserTableBody"/>
            </w:pPr>
            <w:r>
              <w:t>Master of Business Administration</w:t>
            </w:r>
          </w:p>
        </w:tc>
        <w:tc>
          <w:tcPr>
            <w:tcW w:w="2160" w:type="dxa"/>
            <w:tcBorders>
              <w:top w:val="single" w:sz="4" w:space="0" w:color="auto"/>
              <w:bottom w:val="single" w:sz="4" w:space="0" w:color="auto"/>
            </w:tcBorders>
          </w:tcPr>
          <w:p w14:paraId="66D1CC69" w14:textId="77777777" w:rsidR="00980D3B" w:rsidRDefault="00980D3B">
            <w:pPr>
              <w:pStyle w:val="UserTableBody"/>
              <w:rPr>
                <w:sz w:val="16"/>
              </w:rPr>
            </w:pPr>
          </w:p>
        </w:tc>
      </w:tr>
      <w:tr w:rsidR="00980D3B" w14:paraId="5247D574"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06AB8F57" w14:textId="77777777" w:rsidR="00980D3B" w:rsidRDefault="00980D3B">
            <w:pPr>
              <w:pStyle w:val="UserTableBody"/>
              <w:jc w:val="center"/>
              <w:rPr>
                <w:iCs/>
                <w:szCs w:val="18"/>
              </w:rPr>
            </w:pPr>
            <w:r>
              <w:rPr>
                <w:iCs/>
                <w:szCs w:val="18"/>
              </w:rPr>
              <w:t>MCE</w:t>
            </w:r>
          </w:p>
        </w:tc>
        <w:tc>
          <w:tcPr>
            <w:tcW w:w="3023" w:type="dxa"/>
            <w:tcBorders>
              <w:top w:val="single" w:sz="4" w:space="0" w:color="auto"/>
              <w:bottom w:val="single" w:sz="4" w:space="0" w:color="auto"/>
            </w:tcBorders>
          </w:tcPr>
          <w:p w14:paraId="7EA6BBC4" w14:textId="77777777" w:rsidR="00980D3B" w:rsidRDefault="00980D3B">
            <w:pPr>
              <w:pStyle w:val="UserTableBody"/>
            </w:pPr>
            <w:r>
              <w:t>Master of Civil Enginee</w:t>
            </w:r>
            <w:r>
              <w:t>r</w:t>
            </w:r>
            <w:r>
              <w:t>ing</w:t>
            </w:r>
          </w:p>
        </w:tc>
        <w:tc>
          <w:tcPr>
            <w:tcW w:w="2160" w:type="dxa"/>
            <w:tcBorders>
              <w:top w:val="single" w:sz="4" w:space="0" w:color="auto"/>
              <w:bottom w:val="single" w:sz="4" w:space="0" w:color="auto"/>
            </w:tcBorders>
          </w:tcPr>
          <w:p w14:paraId="5D7E5320" w14:textId="77777777" w:rsidR="00980D3B" w:rsidRDefault="00980D3B">
            <w:pPr>
              <w:pStyle w:val="UserTableBody"/>
              <w:rPr>
                <w:sz w:val="16"/>
              </w:rPr>
            </w:pPr>
          </w:p>
        </w:tc>
      </w:tr>
      <w:tr w:rsidR="00980D3B" w14:paraId="3DFB1122"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8D4B363" w14:textId="77777777" w:rsidR="00980D3B" w:rsidRDefault="00980D3B">
            <w:pPr>
              <w:pStyle w:val="UserTableBody"/>
              <w:jc w:val="center"/>
              <w:rPr>
                <w:iCs/>
                <w:szCs w:val="18"/>
              </w:rPr>
            </w:pPr>
            <w:r>
              <w:rPr>
                <w:iCs/>
                <w:szCs w:val="18"/>
              </w:rPr>
              <w:t>MDI</w:t>
            </w:r>
          </w:p>
        </w:tc>
        <w:tc>
          <w:tcPr>
            <w:tcW w:w="3023" w:type="dxa"/>
            <w:tcBorders>
              <w:top w:val="single" w:sz="4" w:space="0" w:color="auto"/>
              <w:bottom w:val="single" w:sz="4" w:space="0" w:color="auto"/>
            </w:tcBorders>
          </w:tcPr>
          <w:p w14:paraId="02F29431" w14:textId="77777777" w:rsidR="00980D3B" w:rsidRDefault="00980D3B">
            <w:pPr>
              <w:pStyle w:val="UserTableBody"/>
            </w:pPr>
            <w:r>
              <w:t>Master of Divinity</w:t>
            </w:r>
          </w:p>
        </w:tc>
        <w:tc>
          <w:tcPr>
            <w:tcW w:w="2160" w:type="dxa"/>
            <w:tcBorders>
              <w:top w:val="single" w:sz="4" w:space="0" w:color="auto"/>
              <w:bottom w:val="single" w:sz="4" w:space="0" w:color="auto"/>
            </w:tcBorders>
          </w:tcPr>
          <w:p w14:paraId="2F2BCA42" w14:textId="77777777" w:rsidR="00980D3B" w:rsidRDefault="00980D3B">
            <w:pPr>
              <w:pStyle w:val="UserTableBody"/>
              <w:rPr>
                <w:sz w:val="16"/>
              </w:rPr>
            </w:pPr>
          </w:p>
        </w:tc>
      </w:tr>
      <w:tr w:rsidR="00980D3B" w14:paraId="2025A941"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63CD16F2" w14:textId="77777777" w:rsidR="00980D3B" w:rsidRDefault="00980D3B">
            <w:pPr>
              <w:pStyle w:val="UserTableBody"/>
              <w:jc w:val="center"/>
              <w:rPr>
                <w:iCs/>
                <w:szCs w:val="18"/>
              </w:rPr>
            </w:pPr>
            <w:r>
              <w:rPr>
                <w:iCs/>
                <w:szCs w:val="18"/>
              </w:rPr>
              <w:t>MED</w:t>
            </w:r>
          </w:p>
        </w:tc>
        <w:tc>
          <w:tcPr>
            <w:tcW w:w="3023" w:type="dxa"/>
            <w:tcBorders>
              <w:top w:val="single" w:sz="4" w:space="0" w:color="auto"/>
              <w:bottom w:val="single" w:sz="4" w:space="0" w:color="auto"/>
            </w:tcBorders>
          </w:tcPr>
          <w:p w14:paraId="4DF63AB3" w14:textId="77777777" w:rsidR="00980D3B" w:rsidRDefault="00980D3B">
            <w:pPr>
              <w:pStyle w:val="UserTableBody"/>
            </w:pPr>
            <w:r>
              <w:t>Master of Education</w:t>
            </w:r>
          </w:p>
        </w:tc>
        <w:tc>
          <w:tcPr>
            <w:tcW w:w="2160" w:type="dxa"/>
            <w:tcBorders>
              <w:top w:val="single" w:sz="4" w:space="0" w:color="auto"/>
              <w:bottom w:val="single" w:sz="4" w:space="0" w:color="auto"/>
            </w:tcBorders>
          </w:tcPr>
          <w:p w14:paraId="7A36B75F" w14:textId="77777777" w:rsidR="00980D3B" w:rsidRDefault="00980D3B">
            <w:pPr>
              <w:pStyle w:val="UserTableBody"/>
              <w:rPr>
                <w:sz w:val="16"/>
              </w:rPr>
            </w:pPr>
          </w:p>
        </w:tc>
      </w:tr>
      <w:tr w:rsidR="00980D3B" w14:paraId="0DC02E5E"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FDAF243" w14:textId="77777777" w:rsidR="00980D3B" w:rsidRDefault="00980D3B">
            <w:pPr>
              <w:pStyle w:val="UserTableBody"/>
              <w:jc w:val="center"/>
              <w:rPr>
                <w:iCs/>
                <w:szCs w:val="18"/>
              </w:rPr>
            </w:pPr>
            <w:r>
              <w:rPr>
                <w:iCs/>
                <w:szCs w:val="18"/>
              </w:rPr>
              <w:t>MEE</w:t>
            </w:r>
          </w:p>
        </w:tc>
        <w:tc>
          <w:tcPr>
            <w:tcW w:w="3023" w:type="dxa"/>
            <w:tcBorders>
              <w:top w:val="single" w:sz="4" w:space="0" w:color="auto"/>
              <w:bottom w:val="single" w:sz="4" w:space="0" w:color="auto"/>
            </w:tcBorders>
          </w:tcPr>
          <w:p w14:paraId="6D8CD166" w14:textId="77777777" w:rsidR="00980D3B" w:rsidRDefault="00980D3B">
            <w:pPr>
              <w:pStyle w:val="UserTableBody"/>
            </w:pPr>
            <w:r>
              <w:t>Master of Electrical Engineering</w:t>
            </w:r>
          </w:p>
        </w:tc>
        <w:tc>
          <w:tcPr>
            <w:tcW w:w="2160" w:type="dxa"/>
            <w:tcBorders>
              <w:top w:val="single" w:sz="4" w:space="0" w:color="auto"/>
              <w:bottom w:val="single" w:sz="4" w:space="0" w:color="auto"/>
            </w:tcBorders>
          </w:tcPr>
          <w:p w14:paraId="4E4A26D2" w14:textId="77777777" w:rsidR="00980D3B" w:rsidRDefault="00980D3B">
            <w:pPr>
              <w:pStyle w:val="UserTableBody"/>
              <w:rPr>
                <w:sz w:val="16"/>
              </w:rPr>
            </w:pPr>
          </w:p>
        </w:tc>
      </w:tr>
      <w:tr w:rsidR="00980D3B" w14:paraId="3F1BA8E6"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0BF8B17" w14:textId="77777777" w:rsidR="00980D3B" w:rsidRDefault="00980D3B">
            <w:pPr>
              <w:pStyle w:val="UserTableBody"/>
              <w:jc w:val="center"/>
              <w:rPr>
                <w:iCs/>
                <w:szCs w:val="18"/>
              </w:rPr>
            </w:pPr>
            <w:r>
              <w:rPr>
                <w:iCs/>
                <w:szCs w:val="18"/>
              </w:rPr>
              <w:t>ME</w:t>
            </w:r>
          </w:p>
        </w:tc>
        <w:tc>
          <w:tcPr>
            <w:tcW w:w="3023" w:type="dxa"/>
            <w:tcBorders>
              <w:top w:val="single" w:sz="4" w:space="0" w:color="auto"/>
              <w:bottom w:val="single" w:sz="4" w:space="0" w:color="auto"/>
            </w:tcBorders>
          </w:tcPr>
          <w:p w14:paraId="6F47BB02" w14:textId="77777777" w:rsidR="00980D3B" w:rsidRDefault="00980D3B">
            <w:pPr>
              <w:pStyle w:val="UserTableBody"/>
            </w:pPr>
            <w:r>
              <w:t>Master of Engineering</w:t>
            </w:r>
          </w:p>
        </w:tc>
        <w:tc>
          <w:tcPr>
            <w:tcW w:w="2160" w:type="dxa"/>
            <w:tcBorders>
              <w:top w:val="single" w:sz="4" w:space="0" w:color="auto"/>
              <w:bottom w:val="single" w:sz="4" w:space="0" w:color="auto"/>
            </w:tcBorders>
          </w:tcPr>
          <w:p w14:paraId="2DDE2AC6" w14:textId="77777777" w:rsidR="00980D3B" w:rsidRDefault="00980D3B">
            <w:pPr>
              <w:pStyle w:val="UserTableBody"/>
              <w:rPr>
                <w:sz w:val="16"/>
              </w:rPr>
            </w:pPr>
          </w:p>
        </w:tc>
      </w:tr>
      <w:tr w:rsidR="00980D3B" w14:paraId="7BA80D80"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32B5786" w14:textId="77777777" w:rsidR="00980D3B" w:rsidRDefault="00980D3B">
            <w:pPr>
              <w:pStyle w:val="UserTableBody"/>
              <w:jc w:val="center"/>
              <w:rPr>
                <w:iCs/>
                <w:szCs w:val="18"/>
              </w:rPr>
            </w:pPr>
            <w:r>
              <w:rPr>
                <w:iCs/>
                <w:szCs w:val="18"/>
              </w:rPr>
              <w:t>MFA</w:t>
            </w:r>
          </w:p>
        </w:tc>
        <w:tc>
          <w:tcPr>
            <w:tcW w:w="3023" w:type="dxa"/>
            <w:tcBorders>
              <w:top w:val="single" w:sz="4" w:space="0" w:color="auto"/>
              <w:bottom w:val="single" w:sz="4" w:space="0" w:color="auto"/>
            </w:tcBorders>
          </w:tcPr>
          <w:p w14:paraId="50C96C98" w14:textId="77777777" w:rsidR="00980D3B" w:rsidRDefault="00980D3B">
            <w:pPr>
              <w:pStyle w:val="UserTableBody"/>
            </w:pPr>
            <w:r>
              <w:t>Master of Fine Arts</w:t>
            </w:r>
          </w:p>
        </w:tc>
        <w:tc>
          <w:tcPr>
            <w:tcW w:w="2160" w:type="dxa"/>
            <w:tcBorders>
              <w:top w:val="single" w:sz="4" w:space="0" w:color="auto"/>
              <w:bottom w:val="single" w:sz="4" w:space="0" w:color="auto"/>
            </w:tcBorders>
          </w:tcPr>
          <w:p w14:paraId="5A57F6E8" w14:textId="77777777" w:rsidR="00980D3B" w:rsidRDefault="00980D3B">
            <w:pPr>
              <w:pStyle w:val="UserTableBody"/>
              <w:rPr>
                <w:sz w:val="16"/>
              </w:rPr>
            </w:pPr>
          </w:p>
        </w:tc>
      </w:tr>
      <w:tr w:rsidR="00980D3B" w14:paraId="049C7E45"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791AE4ED" w14:textId="77777777" w:rsidR="00980D3B" w:rsidRDefault="00980D3B">
            <w:pPr>
              <w:pStyle w:val="UserTableBody"/>
              <w:jc w:val="center"/>
              <w:rPr>
                <w:iCs/>
                <w:szCs w:val="18"/>
              </w:rPr>
            </w:pPr>
            <w:r>
              <w:rPr>
                <w:iCs/>
                <w:szCs w:val="18"/>
              </w:rPr>
              <w:t>MME</w:t>
            </w:r>
          </w:p>
        </w:tc>
        <w:tc>
          <w:tcPr>
            <w:tcW w:w="3023" w:type="dxa"/>
            <w:tcBorders>
              <w:top w:val="single" w:sz="4" w:space="0" w:color="auto"/>
              <w:bottom w:val="single" w:sz="4" w:space="0" w:color="auto"/>
            </w:tcBorders>
          </w:tcPr>
          <w:p w14:paraId="17CD5B00" w14:textId="77777777" w:rsidR="00980D3B" w:rsidRDefault="00980D3B">
            <w:pPr>
              <w:pStyle w:val="UserTableBody"/>
            </w:pPr>
            <w:r>
              <w:t>Master of Mechanical Engineering</w:t>
            </w:r>
          </w:p>
        </w:tc>
        <w:tc>
          <w:tcPr>
            <w:tcW w:w="2160" w:type="dxa"/>
            <w:tcBorders>
              <w:top w:val="single" w:sz="4" w:space="0" w:color="auto"/>
              <w:bottom w:val="single" w:sz="4" w:space="0" w:color="auto"/>
            </w:tcBorders>
          </w:tcPr>
          <w:p w14:paraId="3C28CF10" w14:textId="77777777" w:rsidR="00980D3B" w:rsidRDefault="00980D3B">
            <w:pPr>
              <w:pStyle w:val="UserTableBody"/>
              <w:rPr>
                <w:sz w:val="16"/>
              </w:rPr>
            </w:pPr>
          </w:p>
        </w:tc>
      </w:tr>
      <w:tr w:rsidR="00980D3B" w14:paraId="29F1973A"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02A4CE4C" w14:textId="77777777" w:rsidR="00980D3B" w:rsidRDefault="00980D3B">
            <w:pPr>
              <w:pStyle w:val="UserTableBody"/>
              <w:jc w:val="center"/>
              <w:rPr>
                <w:iCs/>
                <w:szCs w:val="18"/>
              </w:rPr>
            </w:pPr>
            <w:r>
              <w:rPr>
                <w:iCs/>
                <w:szCs w:val="18"/>
              </w:rPr>
              <w:t>MS</w:t>
            </w:r>
          </w:p>
        </w:tc>
        <w:tc>
          <w:tcPr>
            <w:tcW w:w="3023" w:type="dxa"/>
            <w:tcBorders>
              <w:top w:val="single" w:sz="4" w:space="0" w:color="auto"/>
              <w:bottom w:val="single" w:sz="4" w:space="0" w:color="auto"/>
            </w:tcBorders>
          </w:tcPr>
          <w:p w14:paraId="078AFA0D" w14:textId="77777777" w:rsidR="00980D3B" w:rsidRDefault="00980D3B">
            <w:pPr>
              <w:pStyle w:val="UserTableBody"/>
            </w:pPr>
            <w:r>
              <w:t>Master of Science</w:t>
            </w:r>
          </w:p>
        </w:tc>
        <w:tc>
          <w:tcPr>
            <w:tcW w:w="2160" w:type="dxa"/>
            <w:tcBorders>
              <w:top w:val="single" w:sz="4" w:space="0" w:color="auto"/>
              <w:bottom w:val="single" w:sz="4" w:space="0" w:color="auto"/>
            </w:tcBorders>
          </w:tcPr>
          <w:p w14:paraId="79A7804A" w14:textId="77777777" w:rsidR="00980D3B" w:rsidRDefault="00980D3B">
            <w:pPr>
              <w:pStyle w:val="UserTableBody"/>
              <w:rPr>
                <w:sz w:val="16"/>
              </w:rPr>
            </w:pPr>
          </w:p>
        </w:tc>
      </w:tr>
      <w:tr w:rsidR="00980D3B" w14:paraId="4E97C79A"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34435C78" w14:textId="77777777" w:rsidR="00980D3B" w:rsidRDefault="00980D3B">
            <w:pPr>
              <w:pStyle w:val="UserTableBody"/>
              <w:jc w:val="center"/>
              <w:rPr>
                <w:iCs/>
                <w:szCs w:val="18"/>
              </w:rPr>
            </w:pPr>
            <w:r>
              <w:rPr>
                <w:iCs/>
                <w:szCs w:val="18"/>
              </w:rPr>
              <w:t>MSL</w:t>
            </w:r>
          </w:p>
        </w:tc>
        <w:tc>
          <w:tcPr>
            <w:tcW w:w="3023" w:type="dxa"/>
            <w:tcBorders>
              <w:top w:val="single" w:sz="4" w:space="0" w:color="auto"/>
              <w:bottom w:val="single" w:sz="4" w:space="0" w:color="auto"/>
            </w:tcBorders>
          </w:tcPr>
          <w:p w14:paraId="173F3D9D" w14:textId="77777777" w:rsidR="00980D3B" w:rsidRDefault="00980D3B">
            <w:pPr>
              <w:pStyle w:val="UserTableBody"/>
            </w:pPr>
            <w:r>
              <w:t>Master of Science – Law</w:t>
            </w:r>
          </w:p>
        </w:tc>
        <w:tc>
          <w:tcPr>
            <w:tcW w:w="2160" w:type="dxa"/>
            <w:tcBorders>
              <w:top w:val="single" w:sz="4" w:space="0" w:color="auto"/>
              <w:bottom w:val="single" w:sz="4" w:space="0" w:color="auto"/>
            </w:tcBorders>
          </w:tcPr>
          <w:p w14:paraId="702B7797" w14:textId="77777777" w:rsidR="00980D3B" w:rsidRDefault="00980D3B">
            <w:pPr>
              <w:pStyle w:val="UserTableBody"/>
              <w:rPr>
                <w:sz w:val="16"/>
              </w:rPr>
            </w:pPr>
          </w:p>
        </w:tc>
      </w:tr>
      <w:tr w:rsidR="00980D3B" w14:paraId="4A4BF49D"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FD14094" w14:textId="77777777" w:rsidR="00980D3B" w:rsidRDefault="00980D3B">
            <w:pPr>
              <w:pStyle w:val="UserTableBody"/>
              <w:jc w:val="center"/>
              <w:rPr>
                <w:iCs/>
                <w:szCs w:val="18"/>
              </w:rPr>
            </w:pPr>
            <w:r>
              <w:rPr>
                <w:iCs/>
                <w:szCs w:val="18"/>
              </w:rPr>
              <w:t>MSN</w:t>
            </w:r>
          </w:p>
        </w:tc>
        <w:tc>
          <w:tcPr>
            <w:tcW w:w="3023" w:type="dxa"/>
            <w:tcBorders>
              <w:top w:val="single" w:sz="4" w:space="0" w:color="auto"/>
              <w:bottom w:val="single" w:sz="4" w:space="0" w:color="auto"/>
            </w:tcBorders>
          </w:tcPr>
          <w:p w14:paraId="09A73B3F" w14:textId="77777777" w:rsidR="00980D3B" w:rsidRDefault="00980D3B">
            <w:pPr>
              <w:pStyle w:val="UserTableBody"/>
            </w:pPr>
            <w:r>
              <w:t>Master of Science – Nursing</w:t>
            </w:r>
          </w:p>
        </w:tc>
        <w:tc>
          <w:tcPr>
            <w:tcW w:w="2160" w:type="dxa"/>
            <w:tcBorders>
              <w:top w:val="single" w:sz="4" w:space="0" w:color="auto"/>
              <w:bottom w:val="single" w:sz="4" w:space="0" w:color="auto"/>
            </w:tcBorders>
          </w:tcPr>
          <w:p w14:paraId="6F988C51" w14:textId="77777777" w:rsidR="00980D3B" w:rsidRDefault="00980D3B">
            <w:pPr>
              <w:pStyle w:val="UserTableBody"/>
              <w:rPr>
                <w:sz w:val="16"/>
              </w:rPr>
            </w:pPr>
          </w:p>
        </w:tc>
      </w:tr>
      <w:tr w:rsidR="00980D3B" w14:paraId="6A7E1CE5"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EF4082B" w14:textId="77777777" w:rsidR="00980D3B" w:rsidRDefault="00980D3B">
            <w:pPr>
              <w:pStyle w:val="UserTableBody"/>
              <w:jc w:val="center"/>
              <w:rPr>
                <w:iCs/>
                <w:szCs w:val="18"/>
              </w:rPr>
            </w:pPr>
            <w:r>
              <w:rPr>
                <w:iCs/>
                <w:szCs w:val="18"/>
              </w:rPr>
              <w:t>MT</w:t>
            </w:r>
          </w:p>
        </w:tc>
        <w:tc>
          <w:tcPr>
            <w:tcW w:w="3023" w:type="dxa"/>
            <w:tcBorders>
              <w:top w:val="single" w:sz="4" w:space="0" w:color="auto"/>
              <w:bottom w:val="single" w:sz="4" w:space="0" w:color="auto"/>
            </w:tcBorders>
          </w:tcPr>
          <w:p w14:paraId="52EA515B" w14:textId="77777777" w:rsidR="00980D3B" w:rsidRDefault="00980D3B">
            <w:pPr>
              <w:pStyle w:val="UserTableBody"/>
            </w:pPr>
            <w:r>
              <w:t>Master of Theology</w:t>
            </w:r>
          </w:p>
        </w:tc>
        <w:tc>
          <w:tcPr>
            <w:tcW w:w="2160" w:type="dxa"/>
            <w:tcBorders>
              <w:top w:val="single" w:sz="4" w:space="0" w:color="auto"/>
              <w:bottom w:val="single" w:sz="4" w:space="0" w:color="auto"/>
            </w:tcBorders>
          </w:tcPr>
          <w:p w14:paraId="023FF3F1" w14:textId="77777777" w:rsidR="00980D3B" w:rsidRDefault="00980D3B">
            <w:pPr>
              <w:pStyle w:val="UserTableBody"/>
              <w:rPr>
                <w:sz w:val="16"/>
              </w:rPr>
            </w:pPr>
          </w:p>
        </w:tc>
      </w:tr>
      <w:tr w:rsidR="00980D3B" w14:paraId="66987FD5"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03276DD1" w14:textId="77777777" w:rsidR="00980D3B" w:rsidRDefault="00980D3B">
            <w:pPr>
              <w:pStyle w:val="UserTableBody"/>
              <w:jc w:val="center"/>
              <w:rPr>
                <w:iCs/>
                <w:szCs w:val="18"/>
              </w:rPr>
            </w:pPr>
            <w:r>
              <w:rPr>
                <w:iCs/>
                <w:szCs w:val="18"/>
              </w:rPr>
              <w:t>MDA</w:t>
            </w:r>
          </w:p>
        </w:tc>
        <w:tc>
          <w:tcPr>
            <w:tcW w:w="3023" w:type="dxa"/>
            <w:tcBorders>
              <w:top w:val="single" w:sz="4" w:space="0" w:color="auto"/>
              <w:bottom w:val="single" w:sz="4" w:space="0" w:color="auto"/>
            </w:tcBorders>
          </w:tcPr>
          <w:p w14:paraId="1AAC8F45" w14:textId="77777777" w:rsidR="00980D3B" w:rsidRDefault="00980D3B">
            <w:pPr>
              <w:pStyle w:val="UserTableBody"/>
            </w:pPr>
            <w:r>
              <w:t>Medical Assistant</w:t>
            </w:r>
          </w:p>
        </w:tc>
        <w:tc>
          <w:tcPr>
            <w:tcW w:w="2160" w:type="dxa"/>
            <w:tcBorders>
              <w:top w:val="single" w:sz="4" w:space="0" w:color="auto"/>
              <w:bottom w:val="single" w:sz="4" w:space="0" w:color="auto"/>
            </w:tcBorders>
          </w:tcPr>
          <w:p w14:paraId="69010137" w14:textId="77777777" w:rsidR="00980D3B" w:rsidRDefault="00980D3B">
            <w:pPr>
              <w:pStyle w:val="UserTableBody"/>
              <w:rPr>
                <w:sz w:val="16"/>
              </w:rPr>
            </w:pPr>
          </w:p>
        </w:tc>
      </w:tr>
      <w:tr w:rsidR="00980D3B" w14:paraId="3B67D763"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036CFAF4" w14:textId="77777777" w:rsidR="00980D3B" w:rsidRDefault="00980D3B">
            <w:pPr>
              <w:pStyle w:val="UserTableBody"/>
              <w:jc w:val="center"/>
              <w:rPr>
                <w:iCs/>
                <w:szCs w:val="18"/>
              </w:rPr>
            </w:pPr>
            <w:r>
              <w:rPr>
                <w:iCs/>
                <w:szCs w:val="18"/>
              </w:rPr>
              <w:t>MT</w:t>
            </w:r>
          </w:p>
        </w:tc>
        <w:tc>
          <w:tcPr>
            <w:tcW w:w="3023" w:type="dxa"/>
            <w:tcBorders>
              <w:top w:val="single" w:sz="4" w:space="0" w:color="auto"/>
              <w:bottom w:val="single" w:sz="4" w:space="0" w:color="auto"/>
            </w:tcBorders>
          </w:tcPr>
          <w:p w14:paraId="06E41DB0" w14:textId="77777777" w:rsidR="00980D3B" w:rsidRDefault="00980D3B">
            <w:pPr>
              <w:pStyle w:val="UserTableBody"/>
            </w:pPr>
            <w:r>
              <w:t>Medical Technician</w:t>
            </w:r>
          </w:p>
        </w:tc>
        <w:tc>
          <w:tcPr>
            <w:tcW w:w="2160" w:type="dxa"/>
            <w:tcBorders>
              <w:top w:val="single" w:sz="4" w:space="0" w:color="auto"/>
              <w:bottom w:val="single" w:sz="4" w:space="0" w:color="auto"/>
            </w:tcBorders>
          </w:tcPr>
          <w:p w14:paraId="7853A181" w14:textId="77777777" w:rsidR="00980D3B" w:rsidRDefault="00980D3B">
            <w:pPr>
              <w:pStyle w:val="UserTableBody"/>
              <w:rPr>
                <w:sz w:val="16"/>
              </w:rPr>
            </w:pPr>
          </w:p>
        </w:tc>
      </w:tr>
      <w:tr w:rsidR="00980D3B" w14:paraId="2570012F"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9BEBED1" w14:textId="77777777" w:rsidR="00980D3B" w:rsidRDefault="00980D3B">
            <w:pPr>
              <w:pStyle w:val="UserTableBody"/>
              <w:jc w:val="center"/>
              <w:rPr>
                <w:iCs/>
                <w:szCs w:val="18"/>
              </w:rPr>
            </w:pPr>
            <w:r>
              <w:rPr>
                <w:iCs/>
                <w:szCs w:val="18"/>
              </w:rPr>
              <w:t>NG</w:t>
            </w:r>
          </w:p>
        </w:tc>
        <w:tc>
          <w:tcPr>
            <w:tcW w:w="3023" w:type="dxa"/>
            <w:tcBorders>
              <w:top w:val="single" w:sz="4" w:space="0" w:color="auto"/>
              <w:bottom w:val="single" w:sz="4" w:space="0" w:color="auto"/>
            </w:tcBorders>
          </w:tcPr>
          <w:p w14:paraId="45AB2733" w14:textId="77777777" w:rsidR="00980D3B" w:rsidRDefault="00980D3B">
            <w:pPr>
              <w:pStyle w:val="UserTableBody"/>
            </w:pPr>
            <w:r>
              <w:t>Non-Graduate</w:t>
            </w:r>
          </w:p>
        </w:tc>
        <w:tc>
          <w:tcPr>
            <w:tcW w:w="2160" w:type="dxa"/>
            <w:tcBorders>
              <w:top w:val="single" w:sz="4" w:space="0" w:color="auto"/>
              <w:bottom w:val="single" w:sz="4" w:space="0" w:color="auto"/>
            </w:tcBorders>
          </w:tcPr>
          <w:p w14:paraId="520BB01C" w14:textId="77777777" w:rsidR="00980D3B" w:rsidRDefault="00980D3B">
            <w:pPr>
              <w:pStyle w:val="UserTableBody"/>
              <w:rPr>
                <w:sz w:val="16"/>
              </w:rPr>
            </w:pPr>
          </w:p>
        </w:tc>
      </w:tr>
      <w:tr w:rsidR="00980D3B" w14:paraId="52604E9B"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4EA27D6" w14:textId="77777777" w:rsidR="00980D3B" w:rsidRDefault="00980D3B">
            <w:pPr>
              <w:pStyle w:val="UserTableBody"/>
              <w:jc w:val="center"/>
              <w:rPr>
                <w:iCs/>
                <w:szCs w:val="18"/>
              </w:rPr>
            </w:pPr>
            <w:r>
              <w:rPr>
                <w:iCs/>
                <w:szCs w:val="18"/>
              </w:rPr>
              <w:t>NP</w:t>
            </w:r>
          </w:p>
        </w:tc>
        <w:tc>
          <w:tcPr>
            <w:tcW w:w="3023" w:type="dxa"/>
            <w:tcBorders>
              <w:top w:val="single" w:sz="4" w:space="0" w:color="auto"/>
              <w:bottom w:val="single" w:sz="4" w:space="0" w:color="auto"/>
            </w:tcBorders>
          </w:tcPr>
          <w:p w14:paraId="36072CB0" w14:textId="77777777" w:rsidR="00980D3B" w:rsidRDefault="00980D3B">
            <w:pPr>
              <w:pStyle w:val="UserTableBody"/>
            </w:pPr>
            <w:r>
              <w:t>Nurse Practitioner</w:t>
            </w:r>
          </w:p>
        </w:tc>
        <w:tc>
          <w:tcPr>
            <w:tcW w:w="2160" w:type="dxa"/>
            <w:tcBorders>
              <w:top w:val="single" w:sz="4" w:space="0" w:color="auto"/>
              <w:bottom w:val="single" w:sz="4" w:space="0" w:color="auto"/>
            </w:tcBorders>
          </w:tcPr>
          <w:p w14:paraId="4C4A1DA6" w14:textId="77777777" w:rsidR="00980D3B" w:rsidRDefault="00980D3B">
            <w:pPr>
              <w:pStyle w:val="UserTableBody"/>
              <w:rPr>
                <w:sz w:val="16"/>
              </w:rPr>
            </w:pPr>
          </w:p>
        </w:tc>
      </w:tr>
      <w:tr w:rsidR="00980D3B" w14:paraId="012FBA5E"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53B48053" w14:textId="77777777" w:rsidR="00980D3B" w:rsidRDefault="00980D3B">
            <w:pPr>
              <w:pStyle w:val="UserTableBody"/>
              <w:jc w:val="center"/>
              <w:rPr>
                <w:iCs/>
                <w:szCs w:val="18"/>
              </w:rPr>
            </w:pPr>
            <w:r>
              <w:rPr>
                <w:iCs/>
                <w:szCs w:val="18"/>
              </w:rPr>
              <w:t>PA</w:t>
            </w:r>
          </w:p>
        </w:tc>
        <w:tc>
          <w:tcPr>
            <w:tcW w:w="3023" w:type="dxa"/>
            <w:tcBorders>
              <w:top w:val="single" w:sz="4" w:space="0" w:color="auto"/>
              <w:bottom w:val="single" w:sz="4" w:space="0" w:color="auto"/>
            </w:tcBorders>
          </w:tcPr>
          <w:p w14:paraId="4EABDF32" w14:textId="77777777" w:rsidR="00980D3B" w:rsidRDefault="00980D3B">
            <w:pPr>
              <w:pStyle w:val="UserTableBody"/>
            </w:pPr>
            <w:r>
              <w:t>Physician Assistant</w:t>
            </w:r>
          </w:p>
        </w:tc>
        <w:tc>
          <w:tcPr>
            <w:tcW w:w="2160" w:type="dxa"/>
            <w:tcBorders>
              <w:top w:val="single" w:sz="4" w:space="0" w:color="auto"/>
              <w:bottom w:val="single" w:sz="4" w:space="0" w:color="auto"/>
            </w:tcBorders>
          </w:tcPr>
          <w:p w14:paraId="329E6259" w14:textId="77777777" w:rsidR="00980D3B" w:rsidRDefault="00980D3B">
            <w:pPr>
              <w:pStyle w:val="UserTableBody"/>
              <w:rPr>
                <w:sz w:val="16"/>
              </w:rPr>
            </w:pPr>
          </w:p>
        </w:tc>
      </w:tr>
      <w:tr w:rsidR="00980D3B" w14:paraId="5957C9F2"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F0D46F2" w14:textId="77777777" w:rsidR="00980D3B" w:rsidRDefault="00980D3B">
            <w:pPr>
              <w:pStyle w:val="UserTableBody"/>
              <w:jc w:val="center"/>
              <w:rPr>
                <w:iCs/>
                <w:szCs w:val="18"/>
              </w:rPr>
            </w:pPr>
            <w:r>
              <w:rPr>
                <w:iCs/>
                <w:szCs w:val="18"/>
              </w:rPr>
              <w:t>RMA</w:t>
            </w:r>
          </w:p>
        </w:tc>
        <w:tc>
          <w:tcPr>
            <w:tcW w:w="3023" w:type="dxa"/>
            <w:tcBorders>
              <w:top w:val="single" w:sz="4" w:space="0" w:color="auto"/>
              <w:bottom w:val="single" w:sz="4" w:space="0" w:color="auto"/>
            </w:tcBorders>
          </w:tcPr>
          <w:p w14:paraId="5B677E7E" w14:textId="77777777" w:rsidR="00980D3B" w:rsidRDefault="00980D3B">
            <w:pPr>
              <w:pStyle w:val="UserTableBody"/>
            </w:pPr>
            <w:r>
              <w:t>Registered Medical Assistant</w:t>
            </w:r>
          </w:p>
        </w:tc>
        <w:tc>
          <w:tcPr>
            <w:tcW w:w="2160" w:type="dxa"/>
            <w:tcBorders>
              <w:top w:val="single" w:sz="4" w:space="0" w:color="auto"/>
              <w:bottom w:val="single" w:sz="4" w:space="0" w:color="auto"/>
            </w:tcBorders>
          </w:tcPr>
          <w:p w14:paraId="2C6C7F2E" w14:textId="77777777" w:rsidR="00980D3B" w:rsidRDefault="00980D3B">
            <w:pPr>
              <w:pStyle w:val="UserTableBody"/>
              <w:rPr>
                <w:sz w:val="16"/>
              </w:rPr>
            </w:pPr>
          </w:p>
        </w:tc>
      </w:tr>
      <w:tr w:rsidR="00980D3B" w14:paraId="750A2C93"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17EB38A3" w14:textId="77777777" w:rsidR="00980D3B" w:rsidRDefault="00980D3B">
            <w:pPr>
              <w:pStyle w:val="UserTableBody"/>
              <w:jc w:val="center"/>
              <w:rPr>
                <w:iCs/>
                <w:szCs w:val="18"/>
              </w:rPr>
            </w:pPr>
            <w:r>
              <w:rPr>
                <w:iCs/>
                <w:szCs w:val="18"/>
              </w:rPr>
              <w:t>RPH</w:t>
            </w:r>
          </w:p>
        </w:tc>
        <w:tc>
          <w:tcPr>
            <w:tcW w:w="3023" w:type="dxa"/>
            <w:tcBorders>
              <w:top w:val="single" w:sz="4" w:space="0" w:color="auto"/>
              <w:bottom w:val="single" w:sz="4" w:space="0" w:color="auto"/>
            </w:tcBorders>
          </w:tcPr>
          <w:p w14:paraId="35E87206" w14:textId="77777777" w:rsidR="00980D3B" w:rsidRDefault="00980D3B">
            <w:pPr>
              <w:pStyle w:val="UserTableBody"/>
            </w:pPr>
            <w:r>
              <w:t>Registered Pharmacist</w:t>
            </w:r>
          </w:p>
        </w:tc>
        <w:tc>
          <w:tcPr>
            <w:tcW w:w="2160" w:type="dxa"/>
            <w:tcBorders>
              <w:top w:val="single" w:sz="4" w:space="0" w:color="auto"/>
              <w:bottom w:val="single" w:sz="4" w:space="0" w:color="auto"/>
            </w:tcBorders>
          </w:tcPr>
          <w:p w14:paraId="316B1B7C" w14:textId="77777777" w:rsidR="00980D3B" w:rsidRDefault="00980D3B">
            <w:pPr>
              <w:pStyle w:val="UserTableBody"/>
              <w:rPr>
                <w:sz w:val="16"/>
              </w:rPr>
            </w:pPr>
          </w:p>
        </w:tc>
      </w:tr>
      <w:tr w:rsidR="00980D3B" w14:paraId="359B3DAD" w14:textId="77777777">
        <w:tblPrEx>
          <w:tblCellMar>
            <w:top w:w="0" w:type="dxa"/>
            <w:bottom w:w="0" w:type="dxa"/>
          </w:tblCellMar>
        </w:tblPrEx>
        <w:trPr>
          <w:jc w:val="center"/>
        </w:trPr>
        <w:tc>
          <w:tcPr>
            <w:tcW w:w="1440" w:type="dxa"/>
            <w:tcBorders>
              <w:top w:val="single" w:sz="4" w:space="0" w:color="auto"/>
              <w:bottom w:val="single" w:sz="4" w:space="0" w:color="auto"/>
            </w:tcBorders>
          </w:tcPr>
          <w:p w14:paraId="225CFD03" w14:textId="77777777" w:rsidR="00980D3B" w:rsidRDefault="00980D3B">
            <w:pPr>
              <w:pStyle w:val="UserTableBody"/>
              <w:jc w:val="center"/>
              <w:rPr>
                <w:iCs/>
                <w:szCs w:val="18"/>
              </w:rPr>
            </w:pPr>
            <w:r>
              <w:rPr>
                <w:iCs/>
                <w:szCs w:val="18"/>
              </w:rPr>
              <w:t>SEC</w:t>
            </w:r>
          </w:p>
        </w:tc>
        <w:tc>
          <w:tcPr>
            <w:tcW w:w="3023" w:type="dxa"/>
            <w:tcBorders>
              <w:top w:val="single" w:sz="4" w:space="0" w:color="auto"/>
              <w:bottom w:val="single" w:sz="4" w:space="0" w:color="auto"/>
            </w:tcBorders>
          </w:tcPr>
          <w:p w14:paraId="64632E6F" w14:textId="77777777" w:rsidR="00980D3B" w:rsidRDefault="00980D3B">
            <w:pPr>
              <w:pStyle w:val="UserTableBody"/>
            </w:pPr>
            <w:r>
              <w:t>Secretarial Certificate</w:t>
            </w:r>
          </w:p>
        </w:tc>
        <w:tc>
          <w:tcPr>
            <w:tcW w:w="2160" w:type="dxa"/>
            <w:tcBorders>
              <w:top w:val="single" w:sz="4" w:space="0" w:color="auto"/>
              <w:bottom w:val="single" w:sz="4" w:space="0" w:color="auto"/>
            </w:tcBorders>
          </w:tcPr>
          <w:p w14:paraId="4BF94A11" w14:textId="77777777" w:rsidR="00980D3B" w:rsidRDefault="00980D3B">
            <w:pPr>
              <w:pStyle w:val="UserTableBody"/>
              <w:rPr>
                <w:sz w:val="16"/>
              </w:rPr>
            </w:pPr>
          </w:p>
        </w:tc>
      </w:tr>
      <w:tr w:rsidR="00980D3B" w14:paraId="2DDF9D31" w14:textId="77777777">
        <w:tblPrEx>
          <w:tblCellMar>
            <w:top w:w="0" w:type="dxa"/>
            <w:bottom w:w="0" w:type="dxa"/>
          </w:tblCellMar>
        </w:tblPrEx>
        <w:trPr>
          <w:jc w:val="center"/>
        </w:trPr>
        <w:tc>
          <w:tcPr>
            <w:tcW w:w="1440" w:type="dxa"/>
            <w:tcBorders>
              <w:top w:val="single" w:sz="4" w:space="0" w:color="auto"/>
              <w:bottom w:val="single" w:sz="12" w:space="0" w:color="auto"/>
            </w:tcBorders>
          </w:tcPr>
          <w:p w14:paraId="1F99E4F9" w14:textId="77777777" w:rsidR="00980D3B" w:rsidRDefault="00980D3B">
            <w:pPr>
              <w:pStyle w:val="UserTableBody"/>
              <w:jc w:val="center"/>
              <w:rPr>
                <w:iCs/>
                <w:szCs w:val="18"/>
              </w:rPr>
            </w:pPr>
            <w:r>
              <w:rPr>
                <w:iCs/>
                <w:szCs w:val="18"/>
              </w:rPr>
              <w:t>TS</w:t>
            </w:r>
          </w:p>
        </w:tc>
        <w:tc>
          <w:tcPr>
            <w:tcW w:w="3023" w:type="dxa"/>
            <w:tcBorders>
              <w:top w:val="single" w:sz="4" w:space="0" w:color="auto"/>
              <w:bottom w:val="single" w:sz="12" w:space="0" w:color="auto"/>
            </w:tcBorders>
          </w:tcPr>
          <w:p w14:paraId="6DF1F71A" w14:textId="77777777" w:rsidR="00980D3B" w:rsidRDefault="00980D3B">
            <w:pPr>
              <w:pStyle w:val="UserTableBody"/>
            </w:pPr>
            <w:r>
              <w:t>Trade School Graduate</w:t>
            </w:r>
          </w:p>
        </w:tc>
        <w:tc>
          <w:tcPr>
            <w:tcW w:w="2160" w:type="dxa"/>
            <w:tcBorders>
              <w:top w:val="single" w:sz="4" w:space="0" w:color="auto"/>
              <w:bottom w:val="single" w:sz="12" w:space="0" w:color="auto"/>
            </w:tcBorders>
          </w:tcPr>
          <w:p w14:paraId="76A187B2" w14:textId="77777777" w:rsidR="00980D3B" w:rsidRDefault="00980D3B">
            <w:pPr>
              <w:pStyle w:val="UserTableBody"/>
              <w:rPr>
                <w:sz w:val="16"/>
              </w:rPr>
            </w:pPr>
          </w:p>
        </w:tc>
      </w:tr>
    </w:tbl>
    <w:p w14:paraId="769E3F6F" w14:textId="77777777" w:rsidR="00980D3B" w:rsidRDefault="00980D3B">
      <w:pPr>
        <w:pStyle w:val="Heading4"/>
      </w:pPr>
      <w:bookmarkStart w:id="2236" w:name="_Ref495284619"/>
      <w:bookmarkStart w:id="2237" w:name="_Ref495284623"/>
      <w:bookmarkStart w:id="2238" w:name="_Toc498146131"/>
      <w:bookmarkStart w:id="2239" w:name="_Toc527864700"/>
      <w:bookmarkStart w:id="2240" w:name="_Toc527866172"/>
      <w:r>
        <w:t>Name Type Code (ID)</w:t>
      </w:r>
      <w:bookmarkEnd w:id="2236"/>
      <w:bookmarkEnd w:id="2237"/>
      <w:bookmarkEnd w:id="2238"/>
      <w:bookmarkEnd w:id="2239"/>
      <w:bookmarkEnd w:id="2240"/>
      <w:r>
        <w:t xml:space="preserve"> </w:t>
      </w:r>
    </w:p>
    <w:p w14:paraId="2FF46EF9" w14:textId="77777777" w:rsidR="00980D3B" w:rsidRDefault="00980D3B">
      <w:pPr>
        <w:pStyle w:val="NormalIndented"/>
      </w:pPr>
      <w:r>
        <w:t xml:space="preserve">A code that represents the type of name. Refer to </w:t>
      </w:r>
      <w:hyperlink w:anchor="HL70200" w:history="1">
        <w:r>
          <w:rPr>
            <w:rStyle w:val="HyperlinkText"/>
          </w:rPr>
          <w:t>HL7 Table 0200 - Name type</w:t>
        </w:r>
      </w:hyperlink>
      <w:r>
        <w:t xml:space="preserve"> for valid values.</w:t>
      </w:r>
      <w:bookmarkStart w:id="2241" w:name="_Toc349735662"/>
      <w:bookmarkStart w:id="2242" w:name="_Toc349803934"/>
    </w:p>
    <w:p w14:paraId="4F5224CB" w14:textId="77777777" w:rsidR="00980D3B" w:rsidRDefault="00980D3B">
      <w:pPr>
        <w:pStyle w:val="HL7TableCaption"/>
      </w:pPr>
      <w:bookmarkStart w:id="2243" w:name="_Hlt478368568"/>
      <w:bookmarkEnd w:id="2243"/>
      <w:r>
        <w:lastRenderedPageBreak/>
        <w:t>HL7 Table 0200 - Name type</w:t>
      </w:r>
      <w:bookmarkStart w:id="2244" w:name="HL70200"/>
      <w:bookmarkEnd w:id="2241"/>
      <w:bookmarkEnd w:id="2242"/>
      <w:bookmarkEnd w:id="2244"/>
      <w:r>
        <w:fldChar w:fldCharType="begin"/>
      </w:r>
      <w:r>
        <w:instrText xml:space="preserve"> XE "HL7 Table 0200 - Name type"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190"/>
        <w:gridCol w:w="3488"/>
        <w:gridCol w:w="2160"/>
      </w:tblGrid>
      <w:tr w:rsidR="00980D3B" w14:paraId="4A91BAE2" w14:textId="77777777">
        <w:tblPrEx>
          <w:tblCellMar>
            <w:top w:w="0" w:type="dxa"/>
            <w:bottom w:w="0" w:type="dxa"/>
          </w:tblCellMar>
        </w:tblPrEx>
        <w:trPr>
          <w:tblHeader/>
          <w:jc w:val="center"/>
        </w:trPr>
        <w:tc>
          <w:tcPr>
            <w:tcW w:w="1190" w:type="dxa"/>
            <w:tcBorders>
              <w:top w:val="double" w:sz="4" w:space="0" w:color="auto"/>
              <w:bottom w:val="single" w:sz="4" w:space="0" w:color="auto"/>
            </w:tcBorders>
            <w:shd w:val="pct10" w:color="auto" w:fill="FFFFFF"/>
          </w:tcPr>
          <w:p w14:paraId="1D5A4D86" w14:textId="77777777" w:rsidR="00980D3B" w:rsidRDefault="00980D3B">
            <w:pPr>
              <w:pStyle w:val="HL7TableHeader"/>
              <w:jc w:val="center"/>
              <w:rPr>
                <w:lang w:val="fr-FR"/>
              </w:rPr>
            </w:pPr>
            <w:r>
              <w:rPr>
                <w:lang w:val="fr-FR"/>
              </w:rPr>
              <w:t>Value</w:t>
            </w:r>
          </w:p>
        </w:tc>
        <w:tc>
          <w:tcPr>
            <w:tcW w:w="3488" w:type="dxa"/>
            <w:tcBorders>
              <w:top w:val="double" w:sz="4" w:space="0" w:color="auto"/>
              <w:bottom w:val="single" w:sz="4" w:space="0" w:color="auto"/>
            </w:tcBorders>
            <w:shd w:val="pct10" w:color="auto" w:fill="FFFFFF"/>
          </w:tcPr>
          <w:p w14:paraId="2C5CD5FD"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008A0941" w14:textId="77777777" w:rsidR="00980D3B" w:rsidRDefault="00980D3B">
            <w:pPr>
              <w:pStyle w:val="HL7TableHeader"/>
              <w:rPr>
                <w:lang w:val="fr-FR"/>
              </w:rPr>
            </w:pPr>
            <w:r>
              <w:rPr>
                <w:lang w:val="fr-FR"/>
              </w:rPr>
              <w:t>Comment</w:t>
            </w:r>
          </w:p>
        </w:tc>
      </w:tr>
      <w:tr w:rsidR="00980D3B" w14:paraId="2838595D"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53BB59C0" w14:textId="77777777" w:rsidR="00980D3B" w:rsidRDefault="00980D3B">
            <w:pPr>
              <w:pStyle w:val="HL7TableBody"/>
              <w:jc w:val="center"/>
            </w:pPr>
            <w:r>
              <w:t>A</w:t>
            </w:r>
          </w:p>
        </w:tc>
        <w:tc>
          <w:tcPr>
            <w:tcW w:w="3488" w:type="dxa"/>
            <w:tcBorders>
              <w:top w:val="single" w:sz="4" w:space="0" w:color="auto"/>
              <w:bottom w:val="single" w:sz="4" w:space="0" w:color="auto"/>
            </w:tcBorders>
          </w:tcPr>
          <w:p w14:paraId="556F0466" w14:textId="77777777" w:rsidR="00980D3B" w:rsidRDefault="00980D3B">
            <w:pPr>
              <w:pStyle w:val="HL7TableBody"/>
            </w:pPr>
            <w:r>
              <w:t>Alias Name</w:t>
            </w:r>
          </w:p>
        </w:tc>
        <w:tc>
          <w:tcPr>
            <w:tcW w:w="2160" w:type="dxa"/>
            <w:tcBorders>
              <w:top w:val="single" w:sz="4" w:space="0" w:color="auto"/>
              <w:bottom w:val="single" w:sz="4" w:space="0" w:color="auto"/>
            </w:tcBorders>
          </w:tcPr>
          <w:p w14:paraId="1F089B3E" w14:textId="77777777" w:rsidR="00980D3B" w:rsidRDefault="00980D3B">
            <w:pPr>
              <w:pStyle w:val="HL7TableBody"/>
            </w:pPr>
          </w:p>
        </w:tc>
      </w:tr>
      <w:tr w:rsidR="00980D3B" w14:paraId="02F0FB96"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14C91556" w14:textId="77777777" w:rsidR="00980D3B" w:rsidRDefault="00980D3B">
            <w:pPr>
              <w:pStyle w:val="HL7TableBody"/>
              <w:jc w:val="center"/>
            </w:pPr>
            <w:r>
              <w:t>B</w:t>
            </w:r>
          </w:p>
        </w:tc>
        <w:tc>
          <w:tcPr>
            <w:tcW w:w="3488" w:type="dxa"/>
            <w:tcBorders>
              <w:top w:val="single" w:sz="4" w:space="0" w:color="auto"/>
              <w:bottom w:val="single" w:sz="4" w:space="0" w:color="auto"/>
            </w:tcBorders>
          </w:tcPr>
          <w:p w14:paraId="014441D6" w14:textId="77777777" w:rsidR="00980D3B" w:rsidRDefault="00980D3B">
            <w:pPr>
              <w:pStyle w:val="HL7TableBody"/>
            </w:pPr>
            <w:r>
              <w:t>Name at Birth</w:t>
            </w:r>
          </w:p>
        </w:tc>
        <w:tc>
          <w:tcPr>
            <w:tcW w:w="2160" w:type="dxa"/>
            <w:tcBorders>
              <w:top w:val="single" w:sz="4" w:space="0" w:color="auto"/>
              <w:bottom w:val="single" w:sz="4" w:space="0" w:color="auto"/>
            </w:tcBorders>
          </w:tcPr>
          <w:p w14:paraId="329E6E0F" w14:textId="77777777" w:rsidR="00980D3B" w:rsidRDefault="00980D3B">
            <w:pPr>
              <w:pStyle w:val="HL7TableBody"/>
            </w:pPr>
          </w:p>
        </w:tc>
      </w:tr>
      <w:tr w:rsidR="00980D3B" w14:paraId="71042D4A"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71F06911" w14:textId="77777777" w:rsidR="00980D3B" w:rsidRDefault="00980D3B">
            <w:pPr>
              <w:pStyle w:val="HL7TableBody"/>
              <w:jc w:val="center"/>
            </w:pPr>
            <w:r>
              <w:t>C</w:t>
            </w:r>
          </w:p>
        </w:tc>
        <w:tc>
          <w:tcPr>
            <w:tcW w:w="3488" w:type="dxa"/>
            <w:tcBorders>
              <w:top w:val="single" w:sz="4" w:space="0" w:color="auto"/>
              <w:bottom w:val="single" w:sz="4" w:space="0" w:color="auto"/>
            </w:tcBorders>
          </w:tcPr>
          <w:p w14:paraId="2EFBA2E2" w14:textId="77777777" w:rsidR="00980D3B" w:rsidRDefault="00980D3B">
            <w:pPr>
              <w:pStyle w:val="HL7TableBody"/>
            </w:pPr>
            <w:r>
              <w:t>Adopted Name</w:t>
            </w:r>
          </w:p>
        </w:tc>
        <w:tc>
          <w:tcPr>
            <w:tcW w:w="2160" w:type="dxa"/>
            <w:tcBorders>
              <w:top w:val="single" w:sz="4" w:space="0" w:color="auto"/>
              <w:bottom w:val="single" w:sz="4" w:space="0" w:color="auto"/>
            </w:tcBorders>
          </w:tcPr>
          <w:p w14:paraId="06A4880E" w14:textId="77777777" w:rsidR="00980D3B" w:rsidRDefault="00980D3B">
            <w:pPr>
              <w:pStyle w:val="HL7TableBody"/>
            </w:pPr>
          </w:p>
        </w:tc>
      </w:tr>
      <w:tr w:rsidR="00980D3B" w14:paraId="5B3DF75B"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484A7687" w14:textId="77777777" w:rsidR="00980D3B" w:rsidRDefault="00980D3B">
            <w:pPr>
              <w:pStyle w:val="HL7TableBody"/>
              <w:jc w:val="center"/>
            </w:pPr>
            <w:r>
              <w:t>D</w:t>
            </w:r>
          </w:p>
        </w:tc>
        <w:tc>
          <w:tcPr>
            <w:tcW w:w="3488" w:type="dxa"/>
            <w:tcBorders>
              <w:top w:val="single" w:sz="4" w:space="0" w:color="auto"/>
              <w:bottom w:val="single" w:sz="4" w:space="0" w:color="auto"/>
            </w:tcBorders>
          </w:tcPr>
          <w:p w14:paraId="6BB2029D" w14:textId="77777777" w:rsidR="00980D3B" w:rsidRDefault="00980D3B">
            <w:pPr>
              <w:pStyle w:val="HL7TableBody"/>
            </w:pPr>
            <w:r>
              <w:t>Display Name</w:t>
            </w:r>
          </w:p>
        </w:tc>
        <w:tc>
          <w:tcPr>
            <w:tcW w:w="2160" w:type="dxa"/>
            <w:tcBorders>
              <w:top w:val="single" w:sz="4" w:space="0" w:color="auto"/>
              <w:bottom w:val="single" w:sz="4" w:space="0" w:color="auto"/>
            </w:tcBorders>
          </w:tcPr>
          <w:p w14:paraId="271B3E9E" w14:textId="77777777" w:rsidR="00980D3B" w:rsidRDefault="00980D3B">
            <w:pPr>
              <w:pStyle w:val="HL7TableBody"/>
            </w:pPr>
          </w:p>
        </w:tc>
      </w:tr>
      <w:tr w:rsidR="00980D3B" w14:paraId="03FDE0A0"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73475498" w14:textId="77777777" w:rsidR="00980D3B" w:rsidRDefault="00980D3B">
            <w:pPr>
              <w:pStyle w:val="HL7TableBody"/>
              <w:jc w:val="center"/>
            </w:pPr>
            <w:r>
              <w:t>I</w:t>
            </w:r>
          </w:p>
        </w:tc>
        <w:tc>
          <w:tcPr>
            <w:tcW w:w="3488" w:type="dxa"/>
            <w:tcBorders>
              <w:top w:val="single" w:sz="4" w:space="0" w:color="auto"/>
              <w:bottom w:val="single" w:sz="4" w:space="0" w:color="auto"/>
            </w:tcBorders>
          </w:tcPr>
          <w:p w14:paraId="128532B3" w14:textId="77777777" w:rsidR="00980D3B" w:rsidRDefault="00980D3B">
            <w:pPr>
              <w:pStyle w:val="HL7TableBody"/>
            </w:pPr>
            <w:r>
              <w:t>Licensing Name</w:t>
            </w:r>
          </w:p>
        </w:tc>
        <w:tc>
          <w:tcPr>
            <w:tcW w:w="2160" w:type="dxa"/>
            <w:tcBorders>
              <w:top w:val="single" w:sz="4" w:space="0" w:color="auto"/>
              <w:bottom w:val="single" w:sz="4" w:space="0" w:color="auto"/>
            </w:tcBorders>
          </w:tcPr>
          <w:p w14:paraId="1AF6AAA9" w14:textId="77777777" w:rsidR="00980D3B" w:rsidRDefault="00980D3B">
            <w:pPr>
              <w:pStyle w:val="HL7TableBody"/>
              <w:rPr>
                <w:snapToGrid w:val="0"/>
                <w:color w:val="000000"/>
              </w:rPr>
            </w:pPr>
          </w:p>
        </w:tc>
      </w:tr>
      <w:tr w:rsidR="00980D3B" w14:paraId="26E1B5BB"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3D9F1BB0" w14:textId="77777777" w:rsidR="00980D3B" w:rsidRDefault="00980D3B">
            <w:pPr>
              <w:pStyle w:val="HL7TableBody"/>
              <w:jc w:val="center"/>
            </w:pPr>
            <w:r>
              <w:t>L</w:t>
            </w:r>
          </w:p>
        </w:tc>
        <w:tc>
          <w:tcPr>
            <w:tcW w:w="3488" w:type="dxa"/>
            <w:tcBorders>
              <w:top w:val="single" w:sz="4" w:space="0" w:color="auto"/>
              <w:bottom w:val="single" w:sz="4" w:space="0" w:color="auto"/>
            </w:tcBorders>
          </w:tcPr>
          <w:p w14:paraId="1BF6064E" w14:textId="77777777" w:rsidR="00980D3B" w:rsidRDefault="00980D3B">
            <w:pPr>
              <w:pStyle w:val="HL7TableBody"/>
            </w:pPr>
            <w:r>
              <w:t>Legal Name</w:t>
            </w:r>
          </w:p>
        </w:tc>
        <w:tc>
          <w:tcPr>
            <w:tcW w:w="2160" w:type="dxa"/>
            <w:tcBorders>
              <w:top w:val="single" w:sz="4" w:space="0" w:color="auto"/>
              <w:bottom w:val="single" w:sz="4" w:space="0" w:color="auto"/>
            </w:tcBorders>
          </w:tcPr>
          <w:p w14:paraId="485CB03B" w14:textId="77777777" w:rsidR="00980D3B" w:rsidRDefault="00980D3B">
            <w:pPr>
              <w:pStyle w:val="HL7TableBody"/>
            </w:pPr>
          </w:p>
        </w:tc>
      </w:tr>
      <w:tr w:rsidR="00980D3B" w14:paraId="13B1CE96"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3C0588CC" w14:textId="77777777" w:rsidR="00980D3B" w:rsidRDefault="00980D3B">
            <w:pPr>
              <w:pStyle w:val="HL7TableBody"/>
              <w:jc w:val="center"/>
              <w:rPr>
                <w:lang w:val="de-DE"/>
              </w:rPr>
            </w:pPr>
            <w:r>
              <w:rPr>
                <w:lang w:val="de-DE"/>
              </w:rPr>
              <w:t>M</w:t>
            </w:r>
          </w:p>
        </w:tc>
        <w:tc>
          <w:tcPr>
            <w:tcW w:w="3488" w:type="dxa"/>
            <w:tcBorders>
              <w:top w:val="single" w:sz="4" w:space="0" w:color="auto"/>
              <w:bottom w:val="single" w:sz="4" w:space="0" w:color="auto"/>
            </w:tcBorders>
          </w:tcPr>
          <w:p w14:paraId="3B5DC6FD" w14:textId="77777777" w:rsidR="00980D3B" w:rsidRDefault="00980D3B">
            <w:pPr>
              <w:pStyle w:val="HL7TableBody"/>
              <w:rPr>
                <w:lang w:val="de-DE"/>
              </w:rPr>
            </w:pPr>
            <w:r>
              <w:rPr>
                <w:lang w:val="de-DE"/>
              </w:rPr>
              <w:t xml:space="preserve">Maiden Name </w:t>
            </w:r>
          </w:p>
        </w:tc>
        <w:tc>
          <w:tcPr>
            <w:tcW w:w="2160" w:type="dxa"/>
            <w:tcBorders>
              <w:top w:val="single" w:sz="4" w:space="0" w:color="auto"/>
              <w:bottom w:val="single" w:sz="4" w:space="0" w:color="auto"/>
            </w:tcBorders>
          </w:tcPr>
          <w:p w14:paraId="17A79953" w14:textId="77777777" w:rsidR="00980D3B" w:rsidRDefault="00980D3B">
            <w:pPr>
              <w:pStyle w:val="HL7TableBody"/>
              <w:rPr>
                <w:lang w:val="de-DE"/>
              </w:rPr>
            </w:pPr>
          </w:p>
        </w:tc>
      </w:tr>
      <w:tr w:rsidR="00980D3B" w14:paraId="486B5041"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274F0445" w14:textId="77777777" w:rsidR="00980D3B" w:rsidRDefault="00980D3B">
            <w:pPr>
              <w:pStyle w:val="HL7TableBody"/>
              <w:jc w:val="center"/>
            </w:pPr>
            <w:r>
              <w:t>N</w:t>
            </w:r>
          </w:p>
        </w:tc>
        <w:tc>
          <w:tcPr>
            <w:tcW w:w="3488" w:type="dxa"/>
            <w:tcBorders>
              <w:top w:val="single" w:sz="4" w:space="0" w:color="auto"/>
              <w:bottom w:val="single" w:sz="4" w:space="0" w:color="auto"/>
            </w:tcBorders>
          </w:tcPr>
          <w:p w14:paraId="1D639240" w14:textId="77777777" w:rsidR="00980D3B" w:rsidRDefault="00980D3B">
            <w:pPr>
              <w:pStyle w:val="HL7TableBody"/>
              <w:rPr>
                <w:snapToGrid w:val="0"/>
                <w:color w:val="000000"/>
              </w:rPr>
            </w:pPr>
            <w:r>
              <w:t>Nickname /”Call me” Name/Street Name</w:t>
            </w:r>
          </w:p>
        </w:tc>
        <w:tc>
          <w:tcPr>
            <w:tcW w:w="2160" w:type="dxa"/>
            <w:tcBorders>
              <w:top w:val="single" w:sz="4" w:space="0" w:color="auto"/>
              <w:bottom w:val="single" w:sz="4" w:space="0" w:color="auto"/>
            </w:tcBorders>
          </w:tcPr>
          <w:p w14:paraId="0FEE6A29" w14:textId="77777777" w:rsidR="00980D3B" w:rsidRDefault="00980D3B">
            <w:pPr>
              <w:pStyle w:val="HL7TableBody"/>
            </w:pPr>
          </w:p>
        </w:tc>
      </w:tr>
      <w:tr w:rsidR="00980D3B" w14:paraId="55E3BC71"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57F2B1A4" w14:textId="77777777" w:rsidR="00980D3B" w:rsidRDefault="00980D3B">
            <w:pPr>
              <w:pStyle w:val="HL7TableBody"/>
              <w:jc w:val="center"/>
            </w:pPr>
            <w:r>
              <w:t>P</w:t>
            </w:r>
          </w:p>
        </w:tc>
        <w:tc>
          <w:tcPr>
            <w:tcW w:w="3488" w:type="dxa"/>
            <w:tcBorders>
              <w:top w:val="single" w:sz="4" w:space="0" w:color="auto"/>
              <w:bottom w:val="single" w:sz="4" w:space="0" w:color="auto"/>
            </w:tcBorders>
          </w:tcPr>
          <w:p w14:paraId="1495CD3A" w14:textId="77777777" w:rsidR="00980D3B" w:rsidRDefault="00980D3B">
            <w:pPr>
              <w:pStyle w:val="HL7TableBody"/>
            </w:pPr>
            <w:r>
              <w:t>Name of Partner/Spouse (retained for backward compatibility only)</w:t>
            </w:r>
          </w:p>
        </w:tc>
        <w:tc>
          <w:tcPr>
            <w:tcW w:w="2160" w:type="dxa"/>
            <w:tcBorders>
              <w:top w:val="single" w:sz="4" w:space="0" w:color="auto"/>
              <w:bottom w:val="single" w:sz="4" w:space="0" w:color="auto"/>
            </w:tcBorders>
          </w:tcPr>
          <w:p w14:paraId="51EEEC15" w14:textId="77777777" w:rsidR="00980D3B" w:rsidRDefault="00980D3B">
            <w:pPr>
              <w:pStyle w:val="HL7TableBody"/>
            </w:pPr>
          </w:p>
        </w:tc>
      </w:tr>
      <w:tr w:rsidR="00980D3B" w14:paraId="20D89377"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1CC11A96" w14:textId="77777777" w:rsidR="00980D3B" w:rsidRDefault="00980D3B">
            <w:pPr>
              <w:pStyle w:val="HL7TableBody"/>
              <w:jc w:val="center"/>
            </w:pPr>
            <w:r>
              <w:t>R</w:t>
            </w:r>
          </w:p>
        </w:tc>
        <w:tc>
          <w:tcPr>
            <w:tcW w:w="3488" w:type="dxa"/>
            <w:tcBorders>
              <w:top w:val="single" w:sz="4" w:space="0" w:color="auto"/>
              <w:bottom w:val="single" w:sz="4" w:space="0" w:color="auto"/>
            </w:tcBorders>
          </w:tcPr>
          <w:p w14:paraId="3725B6AC" w14:textId="77777777" w:rsidR="00980D3B" w:rsidRDefault="00980D3B">
            <w:pPr>
              <w:pStyle w:val="HL7TableBody"/>
            </w:pPr>
            <w:r>
              <w:t>Registered Name (animals only)</w:t>
            </w:r>
          </w:p>
        </w:tc>
        <w:tc>
          <w:tcPr>
            <w:tcW w:w="2160" w:type="dxa"/>
            <w:tcBorders>
              <w:top w:val="single" w:sz="4" w:space="0" w:color="auto"/>
              <w:bottom w:val="single" w:sz="4" w:space="0" w:color="auto"/>
            </w:tcBorders>
          </w:tcPr>
          <w:p w14:paraId="3CDDB795" w14:textId="77777777" w:rsidR="00980D3B" w:rsidRDefault="00980D3B">
            <w:pPr>
              <w:pStyle w:val="HL7TableBody"/>
              <w:rPr>
                <w:snapToGrid w:val="0"/>
                <w:color w:val="000000"/>
              </w:rPr>
            </w:pPr>
          </w:p>
        </w:tc>
      </w:tr>
      <w:tr w:rsidR="00980D3B" w14:paraId="09E09645"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2F9E08E2" w14:textId="77777777" w:rsidR="00980D3B" w:rsidRDefault="00980D3B">
            <w:pPr>
              <w:pStyle w:val="HL7TableBody"/>
              <w:jc w:val="center"/>
            </w:pPr>
            <w:r>
              <w:t>S</w:t>
            </w:r>
          </w:p>
        </w:tc>
        <w:tc>
          <w:tcPr>
            <w:tcW w:w="3488" w:type="dxa"/>
            <w:tcBorders>
              <w:top w:val="single" w:sz="4" w:space="0" w:color="auto"/>
              <w:bottom w:val="single" w:sz="4" w:space="0" w:color="auto"/>
            </w:tcBorders>
          </w:tcPr>
          <w:p w14:paraId="5CC798F9" w14:textId="77777777" w:rsidR="00980D3B" w:rsidRDefault="00980D3B">
            <w:pPr>
              <w:pStyle w:val="HL7TableBody"/>
            </w:pPr>
            <w:r>
              <w:t>Coded Pseudo-Name to ensure anonymity</w:t>
            </w:r>
          </w:p>
        </w:tc>
        <w:tc>
          <w:tcPr>
            <w:tcW w:w="2160" w:type="dxa"/>
            <w:tcBorders>
              <w:top w:val="single" w:sz="4" w:space="0" w:color="auto"/>
              <w:bottom w:val="single" w:sz="4" w:space="0" w:color="auto"/>
            </w:tcBorders>
          </w:tcPr>
          <w:p w14:paraId="70445E3F" w14:textId="77777777" w:rsidR="00980D3B" w:rsidRDefault="00980D3B">
            <w:pPr>
              <w:pStyle w:val="HL7TableBody"/>
            </w:pPr>
          </w:p>
        </w:tc>
      </w:tr>
      <w:tr w:rsidR="00980D3B" w14:paraId="5AF0A86A" w14:textId="77777777">
        <w:tblPrEx>
          <w:tblCellMar>
            <w:top w:w="0" w:type="dxa"/>
            <w:bottom w:w="0" w:type="dxa"/>
          </w:tblCellMar>
        </w:tblPrEx>
        <w:trPr>
          <w:jc w:val="center"/>
        </w:trPr>
        <w:tc>
          <w:tcPr>
            <w:tcW w:w="1190" w:type="dxa"/>
            <w:tcBorders>
              <w:top w:val="single" w:sz="4" w:space="0" w:color="auto"/>
              <w:bottom w:val="single" w:sz="4" w:space="0" w:color="auto"/>
            </w:tcBorders>
          </w:tcPr>
          <w:p w14:paraId="07F18074" w14:textId="77777777" w:rsidR="00980D3B" w:rsidRDefault="00980D3B">
            <w:pPr>
              <w:pStyle w:val="HL7TableBody"/>
              <w:jc w:val="center"/>
            </w:pPr>
            <w:r>
              <w:t>T</w:t>
            </w:r>
          </w:p>
        </w:tc>
        <w:tc>
          <w:tcPr>
            <w:tcW w:w="3488" w:type="dxa"/>
            <w:tcBorders>
              <w:top w:val="single" w:sz="4" w:space="0" w:color="auto"/>
              <w:bottom w:val="single" w:sz="4" w:space="0" w:color="auto"/>
            </w:tcBorders>
          </w:tcPr>
          <w:p w14:paraId="56D99C22" w14:textId="77777777" w:rsidR="00980D3B" w:rsidRDefault="00980D3B">
            <w:pPr>
              <w:pStyle w:val="HL7TableBody"/>
            </w:pPr>
            <w:r>
              <w:t>Indigenous/Tribal/Community Name</w:t>
            </w:r>
          </w:p>
        </w:tc>
        <w:tc>
          <w:tcPr>
            <w:tcW w:w="2160" w:type="dxa"/>
            <w:tcBorders>
              <w:top w:val="single" w:sz="4" w:space="0" w:color="auto"/>
              <w:bottom w:val="single" w:sz="4" w:space="0" w:color="auto"/>
            </w:tcBorders>
          </w:tcPr>
          <w:p w14:paraId="7547B4D1" w14:textId="77777777" w:rsidR="00980D3B" w:rsidRDefault="00980D3B">
            <w:pPr>
              <w:pStyle w:val="HL7TableBody"/>
            </w:pPr>
          </w:p>
        </w:tc>
      </w:tr>
      <w:tr w:rsidR="00980D3B" w14:paraId="67C6521C" w14:textId="77777777">
        <w:tblPrEx>
          <w:tblCellMar>
            <w:top w:w="0" w:type="dxa"/>
            <w:bottom w:w="0" w:type="dxa"/>
          </w:tblCellMar>
        </w:tblPrEx>
        <w:trPr>
          <w:jc w:val="center"/>
        </w:trPr>
        <w:tc>
          <w:tcPr>
            <w:tcW w:w="1190" w:type="dxa"/>
            <w:tcBorders>
              <w:top w:val="single" w:sz="4" w:space="0" w:color="auto"/>
              <w:bottom w:val="double" w:sz="4" w:space="0" w:color="auto"/>
            </w:tcBorders>
          </w:tcPr>
          <w:p w14:paraId="5D79D953" w14:textId="77777777" w:rsidR="00980D3B" w:rsidRDefault="00980D3B">
            <w:pPr>
              <w:pStyle w:val="HL7TableBody"/>
              <w:jc w:val="center"/>
            </w:pPr>
            <w:r>
              <w:t>U</w:t>
            </w:r>
          </w:p>
        </w:tc>
        <w:tc>
          <w:tcPr>
            <w:tcW w:w="3488" w:type="dxa"/>
            <w:tcBorders>
              <w:top w:val="single" w:sz="4" w:space="0" w:color="auto"/>
              <w:bottom w:val="double" w:sz="4" w:space="0" w:color="auto"/>
            </w:tcBorders>
          </w:tcPr>
          <w:p w14:paraId="269337CB" w14:textId="77777777" w:rsidR="00980D3B" w:rsidRDefault="00980D3B">
            <w:pPr>
              <w:pStyle w:val="HL7TableBody"/>
            </w:pPr>
            <w:r>
              <w:t>Unspecified</w:t>
            </w:r>
          </w:p>
        </w:tc>
        <w:tc>
          <w:tcPr>
            <w:tcW w:w="2160" w:type="dxa"/>
            <w:tcBorders>
              <w:top w:val="single" w:sz="4" w:space="0" w:color="auto"/>
              <w:bottom w:val="double" w:sz="4" w:space="0" w:color="auto"/>
            </w:tcBorders>
          </w:tcPr>
          <w:p w14:paraId="78D03D23" w14:textId="77777777" w:rsidR="00980D3B" w:rsidRDefault="00980D3B">
            <w:pPr>
              <w:pStyle w:val="HL7TableBody"/>
            </w:pPr>
          </w:p>
        </w:tc>
      </w:tr>
    </w:tbl>
    <w:p w14:paraId="3E48F9AD" w14:textId="77777777" w:rsidR="00980D3B" w:rsidRDefault="00980D3B">
      <w:pPr>
        <w:pStyle w:val="Note"/>
      </w:pPr>
      <w:r>
        <w:rPr>
          <w:rStyle w:val="Strong"/>
        </w:rPr>
        <w:t>Note:</w:t>
      </w:r>
      <w:r>
        <w:tab/>
        <w:t>The content of Legal Name is country specific. In the US the legal name is the same as the current married name.</w:t>
      </w:r>
    </w:p>
    <w:p w14:paraId="109F4535" w14:textId="77777777" w:rsidR="00980D3B" w:rsidRDefault="00980D3B">
      <w:pPr>
        <w:pStyle w:val="Heading4"/>
      </w:pPr>
      <w:bookmarkStart w:id="2245" w:name="_Toc498146132"/>
      <w:bookmarkStart w:id="2246" w:name="_Toc527864701"/>
      <w:bookmarkStart w:id="2247" w:name="_Toc527866173"/>
      <w:r>
        <w:t>Name Representation Code (ID)</w:t>
      </w:r>
      <w:bookmarkEnd w:id="2245"/>
      <w:bookmarkEnd w:id="2246"/>
      <w:bookmarkEnd w:id="2247"/>
    </w:p>
    <w:p w14:paraId="492EB02F" w14:textId="77777777" w:rsidR="00980D3B" w:rsidRDefault="00980D3B">
      <w:pPr>
        <w:pStyle w:val="NormalIndented"/>
      </w:pPr>
      <w:r>
        <w:t>Different &lt;name/address types&gt; and representations of the same &lt;name/address&gt; should be described by repeating of this field, with different values of the &lt;name/address type&gt; and/or &lt;name/address represent</w:t>
      </w:r>
      <w:r>
        <w:t>a</w:t>
      </w:r>
      <w:r>
        <w:t>tion&gt; component.</w:t>
      </w:r>
    </w:p>
    <w:p w14:paraId="1F29E22E" w14:textId="77777777" w:rsidR="00980D3B" w:rsidRDefault="00980D3B">
      <w:pPr>
        <w:pStyle w:val="Note"/>
      </w:pPr>
      <w:r>
        <w:rPr>
          <w:rStyle w:val="Strong"/>
        </w:rPr>
        <w:t>Note:</w:t>
      </w:r>
      <w:r>
        <w:t xml:space="preserve"> </w:t>
      </w:r>
      <w:r>
        <w:tab/>
        <w:t>This new component remains in "alphabetic" representation with each repetition of the field using these data types, i.e., even though the name may be represented in an ideographic character set, this component will remain represented in an alphabetic character set.</w:t>
      </w:r>
    </w:p>
    <w:p w14:paraId="24D6AFCA" w14:textId="77777777" w:rsidR="00980D3B" w:rsidRDefault="00980D3B">
      <w:pPr>
        <w:pStyle w:val="NormalIndented"/>
      </w:pPr>
      <w:r>
        <w:t xml:space="preserve">Refer to </w:t>
      </w:r>
      <w:hyperlink w:anchor="HL70465" w:history="1">
        <w:r>
          <w:rPr>
            <w:rStyle w:val="HyperlinkText"/>
          </w:rPr>
          <w:t>HL7 Table 0465 – Name/ad</w:t>
        </w:r>
        <w:bookmarkStart w:id="2248" w:name="_Hlt866919"/>
        <w:r>
          <w:rPr>
            <w:rStyle w:val="HyperlinkText"/>
          </w:rPr>
          <w:t>d</w:t>
        </w:r>
        <w:bookmarkEnd w:id="2248"/>
        <w:r>
          <w:rPr>
            <w:rStyle w:val="HyperlinkText"/>
          </w:rPr>
          <w:t>ress representation</w:t>
        </w:r>
      </w:hyperlink>
      <w:r>
        <w:t xml:space="preserve"> for valid values.</w:t>
      </w:r>
    </w:p>
    <w:p w14:paraId="5B22B13F" w14:textId="77777777" w:rsidR="00980D3B" w:rsidRDefault="00980D3B">
      <w:pPr>
        <w:pStyle w:val="NormalIndented"/>
      </w:pPr>
      <w:r>
        <w:t>In general this component provides an indication of the representation provided by the data item. It does not necessarily specify the character sets used. Thus, even though the representation might provide an ind</w:t>
      </w:r>
      <w:r>
        <w:t>i</w:t>
      </w:r>
      <w:r>
        <w:t>cation of what to expect, the sender is still free to encode the contents using whatever character set is d</w:t>
      </w:r>
      <w:r>
        <w:t>e</w:t>
      </w:r>
      <w:r>
        <w:t>sired. This component provides only hints for the receiver, so it can make choices regarding what it has been sent and what it is capable of di</w:t>
      </w:r>
      <w:r>
        <w:t>s</w:t>
      </w:r>
      <w:r>
        <w:t>playing.</w:t>
      </w:r>
    </w:p>
    <w:p w14:paraId="5CF6A80F" w14:textId="77777777" w:rsidR="00980D3B" w:rsidRDefault="00980D3B">
      <w:pPr>
        <w:pStyle w:val="Heading4"/>
        <w:rPr>
          <w:lang w:val="fr-FR"/>
        </w:rPr>
      </w:pPr>
      <w:bookmarkStart w:id="2249" w:name="_Toc498146133"/>
      <w:bookmarkStart w:id="2250" w:name="_Toc527864702"/>
      <w:bookmarkStart w:id="2251" w:name="_Toc527866174"/>
      <w:r>
        <w:rPr>
          <w:lang w:val="fr-FR"/>
        </w:rPr>
        <w:t>Name Context (CE)</w:t>
      </w:r>
      <w:bookmarkEnd w:id="2249"/>
      <w:bookmarkEnd w:id="2250"/>
      <w:bookmarkEnd w:id="2251"/>
    </w:p>
    <w:p w14:paraId="7D9A300C" w14:textId="77777777" w:rsidR="00980D3B" w:rsidRDefault="00980D3B">
      <w:pPr>
        <w:pStyle w:val="NormalIndented"/>
      </w:pPr>
      <w:r>
        <w:t>This component is used to designate the context in which a name is used. The main use case is in Australian healthcare for indigenous patients who prefer to use different names when attending different healthcare i</w:t>
      </w:r>
      <w:r>
        <w:t>n</w:t>
      </w:r>
      <w:r>
        <w:t>stitutions. Another use case occurs in the US where health practitioners can be licensed under slightly di</w:t>
      </w:r>
      <w:r>
        <w:t>f</w:t>
      </w:r>
      <w:r>
        <w:t>ferent names and the repor</w:t>
      </w:r>
      <w:r>
        <w:t>t</w:t>
      </w:r>
      <w:r>
        <w:t xml:space="preserve">ing of the correct name is vital for administrative purposes. Refer to </w:t>
      </w:r>
      <w:hyperlink w:anchor="HL70448" w:history="1">
        <w:r>
          <w:rPr>
            <w:rStyle w:val="HyperlinkText"/>
          </w:rPr>
          <w:t>User-defined T</w:t>
        </w:r>
        <w:bookmarkStart w:id="2252" w:name="_Hlt481229116"/>
        <w:r>
          <w:rPr>
            <w:rStyle w:val="HyperlinkText"/>
          </w:rPr>
          <w:t>a</w:t>
        </w:r>
        <w:bookmarkEnd w:id="2252"/>
        <w:r>
          <w:rPr>
            <w:rStyle w:val="HyperlinkText"/>
          </w:rPr>
          <w:t>ble 0448 – Nam</w:t>
        </w:r>
        <w:bookmarkStart w:id="2253" w:name="_Hlt478372536"/>
        <w:r>
          <w:rPr>
            <w:rStyle w:val="HyperlinkText"/>
          </w:rPr>
          <w:t>e</w:t>
        </w:r>
        <w:bookmarkEnd w:id="2253"/>
        <w:r>
          <w:rPr>
            <w:rStyle w:val="HyperlinkText"/>
          </w:rPr>
          <w:t xml:space="preserve"> context</w:t>
        </w:r>
      </w:hyperlink>
      <w:r>
        <w:t xml:space="preserve"> for suggested values.</w:t>
      </w:r>
    </w:p>
    <w:p w14:paraId="1F322C14" w14:textId="77777777" w:rsidR="00980D3B" w:rsidRDefault="00980D3B">
      <w:pPr>
        <w:pStyle w:val="Heading4"/>
      </w:pPr>
      <w:bookmarkStart w:id="2254" w:name="_Toc498146134"/>
      <w:bookmarkStart w:id="2255" w:name="_Toc527864703"/>
      <w:bookmarkStart w:id="2256" w:name="_Toc527866175"/>
      <w:r>
        <w:t>Name Validity Range (DR)</w:t>
      </w:r>
      <w:bookmarkEnd w:id="2254"/>
      <w:bookmarkEnd w:id="2255"/>
      <w:bookmarkEnd w:id="2256"/>
    </w:p>
    <w:p w14:paraId="62D1CE82" w14:textId="77777777" w:rsidR="00980D3B" w:rsidRDefault="00980D3B">
      <w:pPr>
        <w:pStyle w:val="NormalIndented"/>
      </w:pPr>
      <w:r>
        <w:t>This component cannot be fully expressed. Identified as v 2.4 erratum. Retained for backward compatibility only as of v 2.5. Refer to Effective Date and Expiration Date components.</w:t>
      </w:r>
    </w:p>
    <w:p w14:paraId="25EC49DD" w14:textId="77777777" w:rsidR="00980D3B" w:rsidRDefault="00980D3B">
      <w:pPr>
        <w:pStyle w:val="NormalIndented"/>
      </w:pPr>
      <w:r>
        <w:t xml:space="preserve">This component contains the start and end date/times, which define the period during which this name was valid. See section </w:t>
      </w:r>
      <w:r>
        <w:rPr>
          <w:rStyle w:val="HyperlinkText"/>
        </w:rPr>
        <w:fldChar w:fldCharType="begin"/>
      </w:r>
      <w:r>
        <w:rPr>
          <w:rStyle w:val="HyperlinkText"/>
        </w:rPr>
        <w:instrText xml:space="preserve"> REF _Ref485523694 \w \h </w:instrText>
      </w:r>
      <w:r>
        <w:rPr>
          <w:rStyle w:val="HyperlinkText"/>
        </w:rPr>
      </w:r>
      <w:r>
        <w:rPr>
          <w:rStyle w:val="HyperlinkText"/>
        </w:rPr>
        <w:instrText xml:space="preserve"> \* MERGEFORMAT </w:instrText>
      </w:r>
      <w:r>
        <w:rPr>
          <w:rStyle w:val="HyperlinkText"/>
        </w:rPr>
        <w:fldChar w:fldCharType="separate"/>
      </w:r>
      <w:r>
        <w:rPr>
          <w:rStyle w:val="HyperlinkText"/>
        </w:rPr>
        <w:t>2.A.20</w:t>
      </w:r>
      <w:r>
        <w:rPr>
          <w:rStyle w:val="HyperlinkText"/>
        </w:rPr>
        <w:fldChar w:fldCharType="end"/>
      </w:r>
      <w:r>
        <w:t>, "</w:t>
      </w:r>
      <w:r>
        <w:rPr>
          <w:rStyle w:val="HyperlinkText"/>
        </w:rPr>
        <w:fldChar w:fldCharType="begin"/>
      </w:r>
      <w:r>
        <w:rPr>
          <w:rStyle w:val="HyperlinkText"/>
        </w:rPr>
        <w:instrText xml:space="preserve"> REF _Ref485523694 \h </w:instrText>
      </w:r>
      <w:r>
        <w:rPr>
          <w:rStyle w:val="HyperlinkText"/>
        </w:rPr>
      </w:r>
      <w:r>
        <w:rPr>
          <w:rStyle w:val="HyperlinkText"/>
        </w:rPr>
        <w:instrText xml:space="preserve"> \* MERGEFORMAT </w:instrText>
      </w:r>
      <w:r>
        <w:rPr>
          <w:rStyle w:val="HyperlinkText"/>
        </w:rPr>
        <w:fldChar w:fldCharType="separate"/>
      </w:r>
      <w:r>
        <w:rPr>
          <w:rStyle w:val="HyperlinkText"/>
        </w:rPr>
        <w:t>DR - date/time range</w:t>
      </w:r>
      <w:r>
        <w:rPr>
          <w:rStyle w:val="HyperlinkText"/>
        </w:rPr>
        <w:fldChar w:fldCharType="end"/>
      </w:r>
      <w:r>
        <w:t>" for descri</w:t>
      </w:r>
      <w:r>
        <w:t>p</w:t>
      </w:r>
      <w:r>
        <w:t>tion of subcomponents.</w:t>
      </w:r>
    </w:p>
    <w:p w14:paraId="74DA67B1" w14:textId="77777777" w:rsidR="00980D3B" w:rsidRDefault="00980D3B">
      <w:pPr>
        <w:pStyle w:val="Heading4"/>
      </w:pPr>
      <w:bookmarkStart w:id="2257" w:name="_Toc498146135"/>
      <w:bookmarkStart w:id="2258" w:name="_Toc527864704"/>
      <w:bookmarkStart w:id="2259" w:name="_Toc527866176"/>
      <w:r>
        <w:t>Name Assembly Order (ID)</w:t>
      </w:r>
      <w:bookmarkEnd w:id="2257"/>
      <w:bookmarkEnd w:id="2258"/>
      <w:bookmarkEnd w:id="2259"/>
    </w:p>
    <w:p w14:paraId="79C8EB48" w14:textId="77777777" w:rsidR="00980D3B" w:rsidRDefault="00980D3B">
      <w:pPr>
        <w:pStyle w:val="NormalIndented"/>
      </w:pPr>
      <w:r>
        <w:t xml:space="preserve">A code that represents the preferred display order of the components of this person name. Refer to </w:t>
      </w:r>
      <w:hyperlink w:anchor="HL70444" w:history="1">
        <w:r>
          <w:rPr>
            <w:rStyle w:val="HyperlinkText"/>
          </w:rPr>
          <w:t>HL7 0444 – Name assembly order</w:t>
        </w:r>
      </w:hyperlink>
      <w:r>
        <w:t xml:space="preserve"> for valid values.</w:t>
      </w:r>
    </w:p>
    <w:p w14:paraId="2BF71E45" w14:textId="77777777" w:rsidR="00980D3B" w:rsidRDefault="00980D3B">
      <w:pPr>
        <w:pStyle w:val="Heading4"/>
      </w:pPr>
      <w:r>
        <w:lastRenderedPageBreak/>
        <w:t>Effective date (TS)</w:t>
      </w:r>
    </w:p>
    <w:p w14:paraId="4251134F" w14:textId="77777777" w:rsidR="00980D3B" w:rsidRDefault="00980D3B">
      <w:pPr>
        <w:pStyle w:val="NormalIndented"/>
      </w:pPr>
      <w:r>
        <w:t>Definition: The first date, if known, on which the person name is valid and a</w:t>
      </w:r>
      <w:r>
        <w:t>c</w:t>
      </w:r>
      <w:r>
        <w:t>tive.</w:t>
      </w:r>
    </w:p>
    <w:p w14:paraId="3B5E9A29" w14:textId="77777777" w:rsidR="00980D3B" w:rsidRDefault="00980D3B">
      <w:pPr>
        <w:pStyle w:val="Heading4"/>
        <w:rPr>
          <w:lang w:val="fr-FR"/>
        </w:rPr>
      </w:pPr>
      <w:r>
        <w:rPr>
          <w:lang w:val="fr-FR"/>
        </w:rPr>
        <w:t>Expiration date (TS)</w:t>
      </w:r>
    </w:p>
    <w:p w14:paraId="374CF647" w14:textId="77777777" w:rsidR="00980D3B" w:rsidRDefault="00980D3B">
      <w:pPr>
        <w:pStyle w:val="NormalIndented"/>
      </w:pPr>
      <w:r>
        <w:t>Definition: The last date, if known, on which the person name is valid and a</w:t>
      </w:r>
      <w:r>
        <w:t>c</w:t>
      </w:r>
      <w:r>
        <w:t>tive.</w:t>
      </w:r>
    </w:p>
    <w:p w14:paraId="1E90E467" w14:textId="77777777" w:rsidR="00980D3B" w:rsidRDefault="00980D3B">
      <w:pPr>
        <w:pStyle w:val="Heading4"/>
      </w:pPr>
      <w:r>
        <w:t>Professional Suffix (ST)</w:t>
      </w:r>
    </w:p>
    <w:p w14:paraId="3796F865" w14:textId="77777777" w:rsidR="00980D3B" w:rsidRDefault="00980D3B">
      <w:pPr>
        <w:pStyle w:val="NormalIndented"/>
      </w:pPr>
      <w:r>
        <w:t>Definition: Used to specify an abbreviation, or a string of abbreviations denoting qualifications that support the person’s profession, (e.g., licenses, certificates, degrees, affiliations with professional societies, etc.). The Professional Suffix normally follows the Family Name when the Person Name is used for display pu</w:t>
      </w:r>
      <w:r>
        <w:t>r</w:t>
      </w:r>
      <w:r>
        <w:t>poses. Please note that this component is an unformatted string and is used for display purposes only. D</w:t>
      </w:r>
      <w:r>
        <w:t>e</w:t>
      </w:r>
      <w:r>
        <w:t>tailed information regarding the contents of Professional Suffix is obtained using appropriate segments in Chapter 15, Personnel Management.</w:t>
      </w:r>
    </w:p>
    <w:p w14:paraId="35C3FE47" w14:textId="77777777" w:rsidR="00980D3B" w:rsidRDefault="00980D3B">
      <w:pPr>
        <w:pStyle w:val="Heading3"/>
      </w:pPr>
      <w:r>
        <w:fldChar w:fldCharType="begin"/>
      </w:r>
      <w:r>
        <w:instrText xml:space="preserve"> XE "XTN" </w:instrText>
      </w:r>
      <w:r>
        <w:fldChar w:fldCharType="end"/>
      </w:r>
      <w:r>
        <w:fldChar w:fldCharType="begin"/>
      </w:r>
      <w:r>
        <w:instrText xml:space="preserve"> XE "Data types: XTN" </w:instrText>
      </w:r>
      <w:r>
        <w:fldChar w:fldCharType="end"/>
      </w:r>
      <w:bookmarkStart w:id="2260" w:name="_Ref358258122"/>
      <w:bookmarkStart w:id="2261" w:name="_Toc359236043"/>
      <w:bookmarkStart w:id="2262" w:name="_Toc498146136"/>
      <w:bookmarkStart w:id="2263" w:name="_Toc527864705"/>
      <w:bookmarkStart w:id="2264" w:name="_Toc527866177"/>
      <w:bookmarkStart w:id="2265" w:name="_Toc528481923"/>
      <w:bookmarkStart w:id="2266" w:name="_Toc528482428"/>
      <w:bookmarkStart w:id="2267" w:name="_Toc528482727"/>
      <w:bookmarkStart w:id="2268" w:name="_Toc528482852"/>
      <w:bookmarkStart w:id="2269" w:name="_Toc528486160"/>
      <w:bookmarkStart w:id="2270" w:name="_Toc536689800"/>
      <w:bookmarkStart w:id="2271" w:name="_Toc496545"/>
      <w:bookmarkStart w:id="2272" w:name="_Toc524892"/>
      <w:bookmarkStart w:id="2273" w:name="_Toc1802475"/>
      <w:bookmarkStart w:id="2274" w:name="_Toc22448470"/>
      <w:bookmarkStart w:id="2275" w:name="_Toc22697662"/>
      <w:bookmarkStart w:id="2276" w:name="_Toc24273697"/>
      <w:r>
        <w:t>XTN - extended telecomm</w:t>
      </w:r>
      <w:r>
        <w:t>u</w:t>
      </w:r>
      <w:r>
        <w:t>n</w:t>
      </w:r>
      <w:r>
        <w:t>i</w:t>
      </w:r>
      <w:r>
        <w:t>cation number</w:t>
      </w:r>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p>
    <w:p w14:paraId="3AFEBD7D" w14:textId="77777777" w:rsidR="00980D3B" w:rsidRDefault="00980D3B">
      <w:pPr>
        <w:pStyle w:val="ComponentTableCaption"/>
      </w:pPr>
      <w:bookmarkStart w:id="2277" w:name="XTN"/>
      <w:r>
        <w:t xml:space="preserve">HL7 Component Table - XTN – Extended Telecommunication Number </w:t>
      </w:r>
      <w:r>
        <w:fldChar w:fldCharType="begin"/>
      </w:r>
      <w:r>
        <w:instrText xml:space="preserve"> XE "HL7 Component Table - XTN" </w:instrText>
      </w:r>
      <w:r>
        <w:fldChar w:fldCharType="end"/>
      </w:r>
      <w:bookmarkEnd w:id="227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648"/>
        <w:gridCol w:w="576"/>
        <w:gridCol w:w="720"/>
        <w:gridCol w:w="576"/>
        <w:gridCol w:w="720"/>
        <w:gridCol w:w="2880"/>
        <w:gridCol w:w="1440"/>
        <w:gridCol w:w="1008"/>
      </w:tblGrid>
      <w:tr w:rsidR="00980D3B" w14:paraId="6600F5AF" w14:textId="77777777">
        <w:tblPrEx>
          <w:tblCellMar>
            <w:top w:w="0" w:type="dxa"/>
            <w:bottom w:w="0" w:type="dxa"/>
          </w:tblCellMar>
        </w:tblPrEx>
        <w:trPr>
          <w:cantSplit/>
          <w:tblHeader/>
          <w:jc w:val="center"/>
        </w:trPr>
        <w:tc>
          <w:tcPr>
            <w:tcW w:w="648" w:type="dxa"/>
            <w:tcBorders>
              <w:top w:val="double" w:sz="4" w:space="0" w:color="auto"/>
              <w:bottom w:val="single" w:sz="4" w:space="0" w:color="auto"/>
            </w:tcBorders>
            <w:shd w:val="pct10" w:color="auto" w:fill="FFFFFF"/>
          </w:tcPr>
          <w:p w14:paraId="59B83A20" w14:textId="77777777" w:rsidR="00980D3B" w:rsidRDefault="00980D3B">
            <w:pPr>
              <w:pStyle w:val="ComponentTableHeader"/>
              <w:rPr>
                <w:lang w:val="de-DE"/>
              </w:rPr>
            </w:pPr>
            <w:r>
              <w:rPr>
                <w:lang w:val="de-DE"/>
              </w:rPr>
              <w:t>SEQ</w:t>
            </w:r>
          </w:p>
        </w:tc>
        <w:tc>
          <w:tcPr>
            <w:tcW w:w="576" w:type="dxa"/>
            <w:tcBorders>
              <w:top w:val="double" w:sz="4" w:space="0" w:color="auto"/>
              <w:bottom w:val="single" w:sz="4" w:space="0" w:color="auto"/>
            </w:tcBorders>
            <w:shd w:val="pct10" w:color="auto" w:fill="FFFFFF"/>
          </w:tcPr>
          <w:p w14:paraId="0B9AD60A" w14:textId="77777777" w:rsidR="00980D3B" w:rsidRDefault="00980D3B">
            <w:pPr>
              <w:pStyle w:val="ComponentTableHeader"/>
              <w:rPr>
                <w:lang w:val="de-DE"/>
              </w:rPr>
            </w:pPr>
            <w:r>
              <w:rPr>
                <w:lang w:val="de-DE"/>
              </w:rPr>
              <w:t>LEN</w:t>
            </w:r>
          </w:p>
        </w:tc>
        <w:tc>
          <w:tcPr>
            <w:tcW w:w="720" w:type="dxa"/>
            <w:tcBorders>
              <w:top w:val="double" w:sz="4" w:space="0" w:color="auto"/>
              <w:bottom w:val="single" w:sz="4" w:space="0" w:color="auto"/>
            </w:tcBorders>
            <w:shd w:val="pct10" w:color="auto" w:fill="FFFFFF"/>
          </w:tcPr>
          <w:p w14:paraId="4E11ED23" w14:textId="77777777" w:rsidR="00980D3B" w:rsidRDefault="00980D3B">
            <w:pPr>
              <w:pStyle w:val="ComponentTableHeader"/>
              <w:rPr>
                <w:lang w:val="de-DE"/>
              </w:rPr>
            </w:pPr>
            <w:r>
              <w:rPr>
                <w:lang w:val="de-DE"/>
              </w:rPr>
              <w:t>DT</w:t>
            </w:r>
          </w:p>
        </w:tc>
        <w:tc>
          <w:tcPr>
            <w:tcW w:w="576" w:type="dxa"/>
            <w:tcBorders>
              <w:top w:val="double" w:sz="4" w:space="0" w:color="auto"/>
              <w:bottom w:val="single" w:sz="4" w:space="0" w:color="auto"/>
            </w:tcBorders>
            <w:shd w:val="pct10" w:color="auto" w:fill="FFFFFF"/>
          </w:tcPr>
          <w:p w14:paraId="20C337B3" w14:textId="77777777" w:rsidR="00980D3B" w:rsidRDefault="00980D3B">
            <w:pPr>
              <w:pStyle w:val="ComponentTableHeader"/>
            </w:pPr>
            <w:r>
              <w:t>OPT</w:t>
            </w:r>
          </w:p>
        </w:tc>
        <w:tc>
          <w:tcPr>
            <w:tcW w:w="720" w:type="dxa"/>
            <w:tcBorders>
              <w:top w:val="double" w:sz="4" w:space="0" w:color="auto"/>
              <w:bottom w:val="single" w:sz="4" w:space="0" w:color="auto"/>
            </w:tcBorders>
            <w:shd w:val="pct10" w:color="auto" w:fill="FFFFFF"/>
          </w:tcPr>
          <w:p w14:paraId="7C3C9BA6" w14:textId="77777777" w:rsidR="00980D3B" w:rsidRDefault="00980D3B">
            <w:pPr>
              <w:pStyle w:val="ComponentTableHeader"/>
            </w:pPr>
            <w:r>
              <w:t>TBL#</w:t>
            </w:r>
          </w:p>
        </w:tc>
        <w:tc>
          <w:tcPr>
            <w:tcW w:w="2880" w:type="dxa"/>
            <w:tcBorders>
              <w:top w:val="double" w:sz="4" w:space="0" w:color="auto"/>
              <w:bottom w:val="single" w:sz="4" w:space="0" w:color="auto"/>
            </w:tcBorders>
            <w:shd w:val="pct10" w:color="auto" w:fill="FFFFFF"/>
          </w:tcPr>
          <w:p w14:paraId="3C2C3667" w14:textId="77777777" w:rsidR="00980D3B" w:rsidRDefault="00980D3B">
            <w:pPr>
              <w:pStyle w:val="ComponentTableHeader"/>
              <w:jc w:val="left"/>
            </w:pPr>
            <w:r>
              <w:t>COMPONENT NAME</w:t>
            </w:r>
          </w:p>
        </w:tc>
        <w:tc>
          <w:tcPr>
            <w:tcW w:w="1440" w:type="dxa"/>
            <w:tcBorders>
              <w:top w:val="double" w:sz="4" w:space="0" w:color="auto"/>
              <w:bottom w:val="single" w:sz="4" w:space="0" w:color="auto"/>
            </w:tcBorders>
            <w:shd w:val="pct10" w:color="auto" w:fill="FFFFFF"/>
          </w:tcPr>
          <w:p w14:paraId="072FD414" w14:textId="77777777" w:rsidR="00980D3B" w:rsidRDefault="00980D3B">
            <w:pPr>
              <w:pStyle w:val="ComponentTableHeader"/>
              <w:jc w:val="left"/>
              <w:rPr>
                <w:lang w:val="fr-FR"/>
              </w:rPr>
            </w:pPr>
            <w:r>
              <w:rPr>
                <w:lang w:val="fr-FR"/>
              </w:rPr>
              <w:t>COMMENTS</w:t>
            </w:r>
          </w:p>
        </w:tc>
        <w:tc>
          <w:tcPr>
            <w:tcW w:w="1008" w:type="dxa"/>
            <w:tcBorders>
              <w:top w:val="double" w:sz="4" w:space="0" w:color="auto"/>
              <w:bottom w:val="single" w:sz="4" w:space="0" w:color="auto"/>
            </w:tcBorders>
            <w:shd w:val="pct10" w:color="auto" w:fill="FFFFFF"/>
          </w:tcPr>
          <w:p w14:paraId="50E7C1C1" w14:textId="77777777" w:rsidR="00980D3B" w:rsidRDefault="00980D3B">
            <w:pPr>
              <w:pStyle w:val="ComponentTableHeader"/>
              <w:jc w:val="left"/>
              <w:rPr>
                <w:b w:val="0"/>
                <w:lang w:val="fr-FR"/>
              </w:rPr>
            </w:pPr>
            <w:r>
              <w:rPr>
                <w:lang w:val="fr-FR"/>
              </w:rPr>
              <w:t>SEC.REF.</w:t>
            </w:r>
          </w:p>
        </w:tc>
      </w:tr>
      <w:tr w:rsidR="00980D3B" w14:paraId="536FB4A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DDE1BFB" w14:textId="77777777" w:rsidR="00980D3B" w:rsidRDefault="00980D3B">
            <w:pPr>
              <w:pStyle w:val="ComponentTableBody"/>
            </w:pPr>
            <w:r>
              <w:t>1</w:t>
            </w:r>
          </w:p>
        </w:tc>
        <w:tc>
          <w:tcPr>
            <w:tcW w:w="576" w:type="dxa"/>
            <w:tcBorders>
              <w:top w:val="single" w:sz="4" w:space="0" w:color="auto"/>
              <w:bottom w:val="single" w:sz="4" w:space="0" w:color="auto"/>
            </w:tcBorders>
          </w:tcPr>
          <w:p w14:paraId="5CE44B1E" w14:textId="77777777" w:rsidR="00980D3B" w:rsidRDefault="00980D3B">
            <w:pPr>
              <w:pStyle w:val="ComponentTableBody"/>
            </w:pPr>
            <w:r>
              <w:t>199</w:t>
            </w:r>
          </w:p>
        </w:tc>
        <w:tc>
          <w:tcPr>
            <w:tcW w:w="720" w:type="dxa"/>
            <w:tcBorders>
              <w:top w:val="single" w:sz="4" w:space="0" w:color="auto"/>
              <w:bottom w:val="single" w:sz="4" w:space="0" w:color="auto"/>
            </w:tcBorders>
          </w:tcPr>
          <w:p w14:paraId="3D229D0F" w14:textId="77777777" w:rsidR="00980D3B" w:rsidRDefault="00980D3B">
            <w:pPr>
              <w:pStyle w:val="ComponentTableBody"/>
            </w:pPr>
            <w:r>
              <w:t>ST</w:t>
            </w:r>
          </w:p>
        </w:tc>
        <w:tc>
          <w:tcPr>
            <w:tcW w:w="576" w:type="dxa"/>
            <w:tcBorders>
              <w:top w:val="single" w:sz="4" w:space="0" w:color="auto"/>
              <w:bottom w:val="single" w:sz="4" w:space="0" w:color="auto"/>
            </w:tcBorders>
          </w:tcPr>
          <w:p w14:paraId="73F01626" w14:textId="77777777" w:rsidR="00980D3B" w:rsidRDefault="00980D3B">
            <w:pPr>
              <w:pStyle w:val="ComponentTableBody"/>
            </w:pPr>
            <w:r>
              <w:t>B</w:t>
            </w:r>
          </w:p>
        </w:tc>
        <w:tc>
          <w:tcPr>
            <w:tcW w:w="720" w:type="dxa"/>
            <w:tcBorders>
              <w:top w:val="single" w:sz="4" w:space="0" w:color="auto"/>
              <w:bottom w:val="single" w:sz="4" w:space="0" w:color="auto"/>
            </w:tcBorders>
          </w:tcPr>
          <w:p w14:paraId="5C8E9781"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55718B0" w14:textId="77777777" w:rsidR="00980D3B" w:rsidRDefault="00980D3B">
            <w:pPr>
              <w:pStyle w:val="ComponentTableBody"/>
              <w:jc w:val="left"/>
            </w:pPr>
            <w:r>
              <w:t>Telephone Number</w:t>
            </w:r>
          </w:p>
        </w:tc>
        <w:tc>
          <w:tcPr>
            <w:tcW w:w="1440" w:type="dxa"/>
            <w:tcBorders>
              <w:top w:val="single" w:sz="4" w:space="0" w:color="auto"/>
              <w:bottom w:val="single" w:sz="4" w:space="0" w:color="auto"/>
            </w:tcBorders>
          </w:tcPr>
          <w:p w14:paraId="595AF632" w14:textId="77777777" w:rsidR="00980D3B" w:rsidRDefault="00980D3B">
            <w:pPr>
              <w:pStyle w:val="ComponentTableBody"/>
              <w:jc w:val="left"/>
            </w:pPr>
            <w:r>
              <w:t>deprecated as of 2.3</w:t>
            </w:r>
          </w:p>
        </w:tc>
        <w:tc>
          <w:tcPr>
            <w:tcW w:w="1008" w:type="dxa"/>
            <w:tcBorders>
              <w:top w:val="single" w:sz="4" w:space="0" w:color="auto"/>
              <w:bottom w:val="single" w:sz="4" w:space="0" w:color="auto"/>
            </w:tcBorders>
          </w:tcPr>
          <w:p w14:paraId="11A3C956"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0D14326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F72E872" w14:textId="77777777" w:rsidR="00980D3B" w:rsidRDefault="00980D3B">
            <w:pPr>
              <w:pStyle w:val="ComponentTableBody"/>
              <w:rPr>
                <w:lang w:val="it-IT"/>
              </w:rPr>
            </w:pPr>
            <w:r>
              <w:rPr>
                <w:lang w:val="it-IT"/>
              </w:rPr>
              <w:t>2</w:t>
            </w:r>
          </w:p>
        </w:tc>
        <w:tc>
          <w:tcPr>
            <w:tcW w:w="576" w:type="dxa"/>
            <w:tcBorders>
              <w:top w:val="single" w:sz="4" w:space="0" w:color="auto"/>
              <w:bottom w:val="single" w:sz="4" w:space="0" w:color="auto"/>
            </w:tcBorders>
          </w:tcPr>
          <w:p w14:paraId="764C65EE" w14:textId="77777777" w:rsidR="00980D3B" w:rsidRDefault="00980D3B">
            <w:pPr>
              <w:pStyle w:val="ComponentTableBody"/>
              <w:rPr>
                <w:lang w:val="it-IT"/>
              </w:rPr>
            </w:pPr>
            <w:r>
              <w:rPr>
                <w:lang w:val="it-IT"/>
              </w:rPr>
              <w:t>3</w:t>
            </w:r>
          </w:p>
        </w:tc>
        <w:tc>
          <w:tcPr>
            <w:tcW w:w="720" w:type="dxa"/>
            <w:tcBorders>
              <w:top w:val="single" w:sz="4" w:space="0" w:color="auto"/>
              <w:bottom w:val="single" w:sz="4" w:space="0" w:color="auto"/>
            </w:tcBorders>
          </w:tcPr>
          <w:p w14:paraId="6BEF59DD" w14:textId="77777777" w:rsidR="00980D3B" w:rsidRDefault="00980D3B">
            <w:pPr>
              <w:pStyle w:val="ComponentTableBody"/>
              <w:rPr>
                <w:lang w:val="it-IT"/>
              </w:rPr>
            </w:pPr>
            <w:r>
              <w:rPr>
                <w:lang w:val="it-IT"/>
              </w:rPr>
              <w:t>ID</w:t>
            </w:r>
          </w:p>
        </w:tc>
        <w:tc>
          <w:tcPr>
            <w:tcW w:w="576" w:type="dxa"/>
            <w:tcBorders>
              <w:top w:val="single" w:sz="4" w:space="0" w:color="auto"/>
              <w:bottom w:val="single" w:sz="4" w:space="0" w:color="auto"/>
            </w:tcBorders>
          </w:tcPr>
          <w:p w14:paraId="58575D9B"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AAEF9EC" w14:textId="77777777" w:rsidR="00980D3B" w:rsidRDefault="00980D3B">
            <w:pPr>
              <w:pStyle w:val="ComponentTableBody"/>
            </w:pPr>
            <w:r>
              <w:t>0201</w:t>
            </w:r>
          </w:p>
        </w:tc>
        <w:tc>
          <w:tcPr>
            <w:tcW w:w="2880" w:type="dxa"/>
            <w:tcBorders>
              <w:top w:val="single" w:sz="4" w:space="0" w:color="auto"/>
              <w:bottom w:val="single" w:sz="4" w:space="0" w:color="auto"/>
            </w:tcBorders>
          </w:tcPr>
          <w:p w14:paraId="15B69AD1" w14:textId="77777777" w:rsidR="00980D3B" w:rsidRDefault="00980D3B">
            <w:pPr>
              <w:pStyle w:val="ComponentTableBody"/>
              <w:jc w:val="left"/>
            </w:pPr>
            <w:r>
              <w:t>Telecommunication Use Code</w:t>
            </w:r>
          </w:p>
        </w:tc>
        <w:tc>
          <w:tcPr>
            <w:tcW w:w="1440" w:type="dxa"/>
            <w:tcBorders>
              <w:top w:val="single" w:sz="4" w:space="0" w:color="auto"/>
              <w:bottom w:val="single" w:sz="4" w:space="0" w:color="auto"/>
            </w:tcBorders>
          </w:tcPr>
          <w:p w14:paraId="195E13B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9278B34"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6102C60E"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5ADEF542" w14:textId="77777777" w:rsidR="00980D3B" w:rsidRDefault="00980D3B">
            <w:pPr>
              <w:pStyle w:val="ComponentTableBody"/>
            </w:pPr>
            <w:r>
              <w:t>3</w:t>
            </w:r>
          </w:p>
        </w:tc>
        <w:tc>
          <w:tcPr>
            <w:tcW w:w="576" w:type="dxa"/>
            <w:tcBorders>
              <w:top w:val="single" w:sz="4" w:space="0" w:color="auto"/>
              <w:bottom w:val="single" w:sz="4" w:space="0" w:color="auto"/>
            </w:tcBorders>
          </w:tcPr>
          <w:p w14:paraId="3673BC45" w14:textId="77777777" w:rsidR="00980D3B" w:rsidRDefault="00980D3B">
            <w:pPr>
              <w:pStyle w:val="ComponentTableBody"/>
            </w:pPr>
            <w:r>
              <w:t>8</w:t>
            </w:r>
          </w:p>
        </w:tc>
        <w:tc>
          <w:tcPr>
            <w:tcW w:w="720" w:type="dxa"/>
            <w:tcBorders>
              <w:top w:val="single" w:sz="4" w:space="0" w:color="auto"/>
              <w:bottom w:val="single" w:sz="4" w:space="0" w:color="auto"/>
            </w:tcBorders>
          </w:tcPr>
          <w:p w14:paraId="110A6DFF" w14:textId="77777777" w:rsidR="00980D3B" w:rsidRDefault="00980D3B">
            <w:pPr>
              <w:pStyle w:val="ComponentTableBody"/>
            </w:pPr>
            <w:r>
              <w:t>ID</w:t>
            </w:r>
          </w:p>
        </w:tc>
        <w:tc>
          <w:tcPr>
            <w:tcW w:w="576" w:type="dxa"/>
            <w:tcBorders>
              <w:top w:val="single" w:sz="4" w:space="0" w:color="auto"/>
              <w:bottom w:val="single" w:sz="4" w:space="0" w:color="auto"/>
            </w:tcBorders>
          </w:tcPr>
          <w:p w14:paraId="582A9BB0" w14:textId="77777777" w:rsidR="00980D3B" w:rsidRDefault="00980D3B">
            <w:pPr>
              <w:pStyle w:val="ComponentTableBody"/>
            </w:pPr>
            <w:r>
              <w:t>O</w:t>
            </w:r>
          </w:p>
        </w:tc>
        <w:tc>
          <w:tcPr>
            <w:tcW w:w="720" w:type="dxa"/>
            <w:tcBorders>
              <w:top w:val="single" w:sz="4" w:space="0" w:color="auto"/>
              <w:bottom w:val="single" w:sz="4" w:space="0" w:color="auto"/>
            </w:tcBorders>
          </w:tcPr>
          <w:p w14:paraId="75A396C9" w14:textId="77777777" w:rsidR="00980D3B" w:rsidRDefault="00980D3B">
            <w:pPr>
              <w:pStyle w:val="ComponentTableBody"/>
            </w:pPr>
            <w:r>
              <w:t>0202</w:t>
            </w:r>
          </w:p>
        </w:tc>
        <w:tc>
          <w:tcPr>
            <w:tcW w:w="2880" w:type="dxa"/>
            <w:tcBorders>
              <w:top w:val="single" w:sz="4" w:space="0" w:color="auto"/>
              <w:bottom w:val="single" w:sz="4" w:space="0" w:color="auto"/>
            </w:tcBorders>
          </w:tcPr>
          <w:p w14:paraId="1FDC93C8" w14:textId="77777777" w:rsidR="00980D3B" w:rsidRDefault="00980D3B">
            <w:pPr>
              <w:pStyle w:val="ComponentTableBody"/>
              <w:jc w:val="left"/>
            </w:pPr>
            <w:r>
              <w:t>Telecommunication Equipment Type</w:t>
            </w:r>
          </w:p>
        </w:tc>
        <w:tc>
          <w:tcPr>
            <w:tcW w:w="1440" w:type="dxa"/>
            <w:tcBorders>
              <w:top w:val="single" w:sz="4" w:space="0" w:color="auto"/>
              <w:bottom w:val="single" w:sz="4" w:space="0" w:color="auto"/>
            </w:tcBorders>
          </w:tcPr>
          <w:p w14:paraId="6C1E35BF"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5E00D546" w14:textId="77777777" w:rsidR="00980D3B" w:rsidRDefault="00980D3B">
            <w:pPr>
              <w:pStyle w:val="ComponentTableBody"/>
              <w:rPr>
                <w:rStyle w:val="Hyperlink"/>
              </w:rPr>
            </w:pPr>
            <w:r>
              <w:rPr>
                <w:rStyle w:val="Hyperlink"/>
              </w:rPr>
              <w:fldChar w:fldCharType="begin"/>
            </w:r>
            <w:r>
              <w:rPr>
                <w:rStyle w:val="Hyperlink"/>
              </w:rPr>
              <w:instrText xml:space="preserve"> REF _Ref358257769 \r \h </w:instrText>
            </w:r>
            <w:r>
              <w:rPr>
                <w:rStyle w:val="Hyperlink"/>
              </w:rPr>
            </w:r>
            <w:r>
              <w:rPr>
                <w:rStyle w:val="Hyperlink"/>
              </w:rPr>
              <w:instrText xml:space="preserve"> \* MERGEFORMAT </w:instrText>
            </w:r>
            <w:r>
              <w:rPr>
                <w:rStyle w:val="Hyperlink"/>
              </w:rPr>
              <w:fldChar w:fldCharType="separate"/>
            </w:r>
            <w:r>
              <w:rPr>
                <w:rStyle w:val="Hyperlink"/>
              </w:rPr>
              <w:t>2.A.35</w:t>
            </w:r>
            <w:r>
              <w:rPr>
                <w:rStyle w:val="Hyperlink"/>
              </w:rPr>
              <w:fldChar w:fldCharType="end"/>
            </w:r>
          </w:p>
        </w:tc>
      </w:tr>
      <w:tr w:rsidR="00980D3B" w14:paraId="59D3A7BB"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274E8F1" w14:textId="77777777" w:rsidR="00980D3B" w:rsidRDefault="00980D3B">
            <w:pPr>
              <w:pStyle w:val="ComponentTableBody"/>
            </w:pPr>
            <w:r>
              <w:t>4</w:t>
            </w:r>
          </w:p>
        </w:tc>
        <w:tc>
          <w:tcPr>
            <w:tcW w:w="576" w:type="dxa"/>
            <w:tcBorders>
              <w:top w:val="single" w:sz="4" w:space="0" w:color="auto"/>
              <w:bottom w:val="single" w:sz="4" w:space="0" w:color="auto"/>
            </w:tcBorders>
          </w:tcPr>
          <w:p w14:paraId="1A1947EF" w14:textId="77777777" w:rsidR="00980D3B" w:rsidRDefault="00980D3B">
            <w:pPr>
              <w:pStyle w:val="ComponentTableBody"/>
            </w:pPr>
            <w:r>
              <w:t>199</w:t>
            </w:r>
          </w:p>
        </w:tc>
        <w:tc>
          <w:tcPr>
            <w:tcW w:w="720" w:type="dxa"/>
            <w:tcBorders>
              <w:top w:val="single" w:sz="4" w:space="0" w:color="auto"/>
              <w:bottom w:val="single" w:sz="4" w:space="0" w:color="auto"/>
            </w:tcBorders>
          </w:tcPr>
          <w:p w14:paraId="56E96241" w14:textId="77777777" w:rsidR="00980D3B" w:rsidRDefault="00980D3B">
            <w:pPr>
              <w:pStyle w:val="ComponentTableBody"/>
            </w:pPr>
            <w:r>
              <w:t>ST</w:t>
            </w:r>
          </w:p>
        </w:tc>
        <w:tc>
          <w:tcPr>
            <w:tcW w:w="576" w:type="dxa"/>
            <w:tcBorders>
              <w:top w:val="single" w:sz="4" w:space="0" w:color="auto"/>
              <w:bottom w:val="single" w:sz="4" w:space="0" w:color="auto"/>
            </w:tcBorders>
          </w:tcPr>
          <w:p w14:paraId="526B4DED" w14:textId="77777777" w:rsidR="00980D3B" w:rsidRDefault="00980D3B">
            <w:pPr>
              <w:pStyle w:val="ComponentTableBody"/>
            </w:pPr>
            <w:r>
              <w:t>O</w:t>
            </w:r>
          </w:p>
        </w:tc>
        <w:tc>
          <w:tcPr>
            <w:tcW w:w="720" w:type="dxa"/>
            <w:tcBorders>
              <w:top w:val="single" w:sz="4" w:space="0" w:color="auto"/>
              <w:bottom w:val="single" w:sz="4" w:space="0" w:color="auto"/>
            </w:tcBorders>
          </w:tcPr>
          <w:p w14:paraId="79994FAA"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9923368" w14:textId="77777777" w:rsidR="00980D3B" w:rsidRDefault="00980D3B">
            <w:pPr>
              <w:pStyle w:val="ComponentTableBody"/>
              <w:jc w:val="left"/>
            </w:pPr>
            <w:r>
              <w:t>Email Address</w:t>
            </w:r>
          </w:p>
        </w:tc>
        <w:tc>
          <w:tcPr>
            <w:tcW w:w="1440" w:type="dxa"/>
            <w:tcBorders>
              <w:top w:val="single" w:sz="4" w:space="0" w:color="auto"/>
              <w:bottom w:val="single" w:sz="4" w:space="0" w:color="auto"/>
            </w:tcBorders>
          </w:tcPr>
          <w:p w14:paraId="48CADFFE"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29FFEA7E"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_Ref358257513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2.A.74</w:t>
            </w:r>
            <w:r>
              <w:rPr>
                <w:rStyle w:val="Hyperlink"/>
              </w:rPr>
              <w:fldChar w:fldCharType="end"/>
            </w:r>
          </w:p>
        </w:tc>
      </w:tr>
      <w:tr w:rsidR="00980D3B" w14:paraId="2CE0E78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27D6A779" w14:textId="77777777" w:rsidR="00980D3B" w:rsidRDefault="00980D3B">
            <w:pPr>
              <w:pStyle w:val="ComponentTableBody"/>
              <w:rPr>
                <w:lang w:val="it-IT"/>
              </w:rPr>
            </w:pPr>
            <w:r>
              <w:rPr>
                <w:lang w:val="it-IT"/>
              </w:rPr>
              <w:t>5</w:t>
            </w:r>
          </w:p>
        </w:tc>
        <w:tc>
          <w:tcPr>
            <w:tcW w:w="576" w:type="dxa"/>
            <w:tcBorders>
              <w:top w:val="single" w:sz="4" w:space="0" w:color="auto"/>
              <w:bottom w:val="single" w:sz="4" w:space="0" w:color="auto"/>
            </w:tcBorders>
          </w:tcPr>
          <w:p w14:paraId="70E38E11" w14:textId="77777777" w:rsidR="00980D3B" w:rsidRDefault="00980D3B">
            <w:pPr>
              <w:pStyle w:val="ComponentTableBody"/>
              <w:rPr>
                <w:lang w:val="it-IT"/>
              </w:rPr>
            </w:pPr>
            <w:r>
              <w:rPr>
                <w:lang w:val="it-IT"/>
              </w:rPr>
              <w:t>3</w:t>
            </w:r>
            <w:r>
              <w:rPr>
                <w:lang w:val="it-IT"/>
              </w:rPr>
              <w:br/>
            </w:r>
          </w:p>
        </w:tc>
        <w:tc>
          <w:tcPr>
            <w:tcW w:w="720" w:type="dxa"/>
            <w:tcBorders>
              <w:top w:val="single" w:sz="4" w:space="0" w:color="auto"/>
              <w:bottom w:val="single" w:sz="4" w:space="0" w:color="auto"/>
            </w:tcBorders>
          </w:tcPr>
          <w:p w14:paraId="64CE1C75"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52269F20"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2EB37AAC"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3675EF7A" w14:textId="77777777" w:rsidR="00980D3B" w:rsidRDefault="00980D3B">
            <w:pPr>
              <w:pStyle w:val="ComponentTableBody"/>
              <w:jc w:val="left"/>
            </w:pPr>
            <w:r>
              <w:t>Country Code</w:t>
            </w:r>
          </w:p>
        </w:tc>
        <w:tc>
          <w:tcPr>
            <w:tcW w:w="1440" w:type="dxa"/>
            <w:tcBorders>
              <w:top w:val="single" w:sz="4" w:space="0" w:color="auto"/>
              <w:bottom w:val="single" w:sz="4" w:space="0" w:color="auto"/>
            </w:tcBorders>
          </w:tcPr>
          <w:p w14:paraId="6570F0B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8D05F33"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29858277"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B1E9170" w14:textId="77777777" w:rsidR="00980D3B" w:rsidRDefault="00980D3B">
            <w:pPr>
              <w:pStyle w:val="ComponentTableBody"/>
            </w:pPr>
            <w:r>
              <w:t>6</w:t>
            </w:r>
          </w:p>
        </w:tc>
        <w:tc>
          <w:tcPr>
            <w:tcW w:w="576" w:type="dxa"/>
            <w:tcBorders>
              <w:top w:val="single" w:sz="4" w:space="0" w:color="auto"/>
              <w:bottom w:val="single" w:sz="4" w:space="0" w:color="auto"/>
            </w:tcBorders>
          </w:tcPr>
          <w:p w14:paraId="6EBE5166" w14:textId="77777777" w:rsidR="00980D3B" w:rsidRDefault="00980D3B">
            <w:pPr>
              <w:pStyle w:val="ComponentTableBody"/>
            </w:pPr>
            <w:r>
              <w:t>5</w:t>
            </w:r>
          </w:p>
        </w:tc>
        <w:tc>
          <w:tcPr>
            <w:tcW w:w="720" w:type="dxa"/>
            <w:tcBorders>
              <w:top w:val="single" w:sz="4" w:space="0" w:color="auto"/>
              <w:bottom w:val="single" w:sz="4" w:space="0" w:color="auto"/>
            </w:tcBorders>
          </w:tcPr>
          <w:p w14:paraId="16459C7C" w14:textId="77777777" w:rsidR="00980D3B" w:rsidRDefault="00980D3B">
            <w:pPr>
              <w:pStyle w:val="ComponentTableBody"/>
            </w:pPr>
            <w:r>
              <w:t>NM</w:t>
            </w:r>
          </w:p>
        </w:tc>
        <w:tc>
          <w:tcPr>
            <w:tcW w:w="576" w:type="dxa"/>
            <w:tcBorders>
              <w:top w:val="single" w:sz="4" w:space="0" w:color="auto"/>
              <w:bottom w:val="single" w:sz="4" w:space="0" w:color="auto"/>
            </w:tcBorders>
          </w:tcPr>
          <w:p w14:paraId="07910037" w14:textId="77777777" w:rsidR="00980D3B" w:rsidRDefault="00980D3B">
            <w:pPr>
              <w:pStyle w:val="ComponentTableBody"/>
            </w:pPr>
            <w:r>
              <w:t>O</w:t>
            </w:r>
          </w:p>
        </w:tc>
        <w:tc>
          <w:tcPr>
            <w:tcW w:w="720" w:type="dxa"/>
            <w:tcBorders>
              <w:top w:val="single" w:sz="4" w:space="0" w:color="auto"/>
              <w:bottom w:val="single" w:sz="4" w:space="0" w:color="auto"/>
            </w:tcBorders>
          </w:tcPr>
          <w:p w14:paraId="60C1F62D" w14:textId="77777777" w:rsidR="00980D3B" w:rsidRDefault="00980D3B">
            <w:pPr>
              <w:pStyle w:val="ComponentTableBody"/>
              <w:rPr>
                <w:sz w:val="16"/>
              </w:rPr>
            </w:pPr>
          </w:p>
        </w:tc>
        <w:tc>
          <w:tcPr>
            <w:tcW w:w="2880" w:type="dxa"/>
            <w:tcBorders>
              <w:top w:val="single" w:sz="4" w:space="0" w:color="auto"/>
              <w:bottom w:val="single" w:sz="4" w:space="0" w:color="auto"/>
            </w:tcBorders>
          </w:tcPr>
          <w:p w14:paraId="0C0DFF08" w14:textId="77777777" w:rsidR="00980D3B" w:rsidRDefault="00980D3B">
            <w:pPr>
              <w:pStyle w:val="ComponentTableBody"/>
              <w:jc w:val="left"/>
            </w:pPr>
            <w:r>
              <w:t>Area/City Code</w:t>
            </w:r>
          </w:p>
        </w:tc>
        <w:tc>
          <w:tcPr>
            <w:tcW w:w="1440" w:type="dxa"/>
            <w:tcBorders>
              <w:top w:val="single" w:sz="4" w:space="0" w:color="auto"/>
              <w:bottom w:val="single" w:sz="4" w:space="0" w:color="auto"/>
            </w:tcBorders>
          </w:tcPr>
          <w:p w14:paraId="0FFD91DA"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0DD117AA" w14:textId="77777777" w:rsidR="00980D3B" w:rsidRDefault="00980D3B">
            <w:pPr>
              <w:pStyle w:val="ComponentTableBody"/>
              <w:rPr>
                <w:rStyle w:val="Hyperlink"/>
                <w:lang w:val="it-IT"/>
              </w:rPr>
            </w:pPr>
            <w:r>
              <w:rPr>
                <w:rStyle w:val="Hyperlink"/>
              </w:rPr>
              <w:fldChar w:fldCharType="begin"/>
            </w:r>
            <w:r>
              <w:rPr>
                <w:rStyle w:val="Hyperlink"/>
                <w:lang w:val="it-IT"/>
              </w:rPr>
              <w:instrText xml:space="preserve"> REF _Ref358257678 \r \h </w:instrText>
            </w:r>
            <w:r>
              <w:rPr>
                <w:rStyle w:val="Hyperlink"/>
              </w:rPr>
            </w:r>
            <w:r>
              <w:rPr>
                <w:rStyle w:val="Hyperlink"/>
                <w:lang w:val="it-IT"/>
              </w:rPr>
              <w:instrText xml:space="preserve"> \* MERGEFORMAT </w:instrText>
            </w:r>
            <w:r>
              <w:rPr>
                <w:rStyle w:val="Hyperlink"/>
              </w:rPr>
              <w:fldChar w:fldCharType="separate"/>
            </w:r>
            <w:r>
              <w:rPr>
                <w:rStyle w:val="Hyperlink"/>
                <w:lang w:val="it-IT"/>
              </w:rPr>
              <w:t>2.A.47</w:t>
            </w:r>
            <w:r>
              <w:rPr>
                <w:rStyle w:val="Hyperlink"/>
              </w:rPr>
              <w:fldChar w:fldCharType="end"/>
            </w:r>
          </w:p>
        </w:tc>
      </w:tr>
      <w:tr w:rsidR="00980D3B" w14:paraId="18959F89"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1EAE16E" w14:textId="77777777" w:rsidR="00980D3B" w:rsidRDefault="00980D3B">
            <w:pPr>
              <w:pStyle w:val="ComponentTableBody"/>
              <w:rPr>
                <w:lang w:val="it-IT"/>
              </w:rPr>
            </w:pPr>
            <w:r>
              <w:rPr>
                <w:lang w:val="it-IT"/>
              </w:rPr>
              <w:t>7</w:t>
            </w:r>
          </w:p>
        </w:tc>
        <w:tc>
          <w:tcPr>
            <w:tcW w:w="576" w:type="dxa"/>
            <w:tcBorders>
              <w:top w:val="single" w:sz="4" w:space="0" w:color="auto"/>
              <w:bottom w:val="single" w:sz="4" w:space="0" w:color="auto"/>
            </w:tcBorders>
          </w:tcPr>
          <w:p w14:paraId="2AD6F667" w14:textId="77777777" w:rsidR="00980D3B" w:rsidRDefault="00980D3B">
            <w:pPr>
              <w:pStyle w:val="ComponentTableBody"/>
              <w:rPr>
                <w:lang w:val="it-IT"/>
              </w:rPr>
            </w:pPr>
            <w:r>
              <w:rPr>
                <w:lang w:val="it-IT"/>
              </w:rPr>
              <w:t>9</w:t>
            </w:r>
          </w:p>
        </w:tc>
        <w:tc>
          <w:tcPr>
            <w:tcW w:w="720" w:type="dxa"/>
            <w:tcBorders>
              <w:top w:val="single" w:sz="4" w:space="0" w:color="auto"/>
              <w:bottom w:val="single" w:sz="4" w:space="0" w:color="auto"/>
            </w:tcBorders>
          </w:tcPr>
          <w:p w14:paraId="13B7A52A" w14:textId="77777777" w:rsidR="00980D3B" w:rsidRDefault="00980D3B">
            <w:pPr>
              <w:pStyle w:val="ComponentTableBody"/>
              <w:rPr>
                <w:lang w:val="it-IT"/>
              </w:rPr>
            </w:pPr>
            <w:r>
              <w:rPr>
                <w:lang w:val="it-IT"/>
              </w:rPr>
              <w:t>NM</w:t>
            </w:r>
          </w:p>
        </w:tc>
        <w:tc>
          <w:tcPr>
            <w:tcW w:w="576" w:type="dxa"/>
            <w:tcBorders>
              <w:top w:val="single" w:sz="4" w:space="0" w:color="auto"/>
              <w:bottom w:val="single" w:sz="4" w:space="0" w:color="auto"/>
            </w:tcBorders>
          </w:tcPr>
          <w:p w14:paraId="0747FB47" w14:textId="77777777" w:rsidR="00980D3B" w:rsidRDefault="00980D3B">
            <w:pPr>
              <w:pStyle w:val="ComponentTableBody"/>
              <w:rPr>
                <w:lang w:val="it-IT"/>
              </w:rPr>
            </w:pPr>
            <w:r>
              <w:rPr>
                <w:lang w:val="it-IT"/>
              </w:rPr>
              <w:t>O</w:t>
            </w:r>
          </w:p>
        </w:tc>
        <w:tc>
          <w:tcPr>
            <w:tcW w:w="720" w:type="dxa"/>
            <w:tcBorders>
              <w:top w:val="single" w:sz="4" w:space="0" w:color="auto"/>
              <w:bottom w:val="single" w:sz="4" w:space="0" w:color="auto"/>
            </w:tcBorders>
          </w:tcPr>
          <w:p w14:paraId="6F7F7D0D" w14:textId="77777777" w:rsidR="00980D3B" w:rsidRDefault="00980D3B">
            <w:pPr>
              <w:pStyle w:val="ComponentTableBody"/>
              <w:rPr>
                <w:sz w:val="16"/>
                <w:lang w:val="it-IT"/>
              </w:rPr>
            </w:pPr>
          </w:p>
        </w:tc>
        <w:tc>
          <w:tcPr>
            <w:tcW w:w="2880" w:type="dxa"/>
            <w:tcBorders>
              <w:top w:val="single" w:sz="4" w:space="0" w:color="auto"/>
              <w:bottom w:val="single" w:sz="4" w:space="0" w:color="auto"/>
            </w:tcBorders>
          </w:tcPr>
          <w:p w14:paraId="08ED46A6" w14:textId="77777777" w:rsidR="00980D3B" w:rsidRDefault="00980D3B">
            <w:pPr>
              <w:pStyle w:val="ComponentTableBody"/>
              <w:jc w:val="left"/>
            </w:pPr>
            <w:r>
              <w:t>Local Number</w:t>
            </w:r>
          </w:p>
        </w:tc>
        <w:tc>
          <w:tcPr>
            <w:tcW w:w="1440" w:type="dxa"/>
            <w:tcBorders>
              <w:top w:val="single" w:sz="4" w:space="0" w:color="auto"/>
              <w:bottom w:val="single" w:sz="4" w:space="0" w:color="auto"/>
            </w:tcBorders>
          </w:tcPr>
          <w:p w14:paraId="11BC0993"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5C819E0"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0668AC5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3F1619AB" w14:textId="77777777" w:rsidR="00980D3B" w:rsidRDefault="00980D3B">
            <w:pPr>
              <w:pStyle w:val="ComponentTableBody"/>
            </w:pPr>
            <w:r>
              <w:t>8</w:t>
            </w:r>
          </w:p>
        </w:tc>
        <w:tc>
          <w:tcPr>
            <w:tcW w:w="576" w:type="dxa"/>
            <w:tcBorders>
              <w:top w:val="single" w:sz="4" w:space="0" w:color="auto"/>
              <w:bottom w:val="single" w:sz="4" w:space="0" w:color="auto"/>
            </w:tcBorders>
          </w:tcPr>
          <w:p w14:paraId="4DE3993A" w14:textId="77777777" w:rsidR="00980D3B" w:rsidRDefault="00980D3B">
            <w:pPr>
              <w:pStyle w:val="ComponentTableBody"/>
            </w:pPr>
            <w:r>
              <w:t>5</w:t>
            </w:r>
          </w:p>
        </w:tc>
        <w:tc>
          <w:tcPr>
            <w:tcW w:w="720" w:type="dxa"/>
            <w:tcBorders>
              <w:top w:val="single" w:sz="4" w:space="0" w:color="auto"/>
              <w:bottom w:val="single" w:sz="4" w:space="0" w:color="auto"/>
            </w:tcBorders>
          </w:tcPr>
          <w:p w14:paraId="2F7A1353" w14:textId="77777777" w:rsidR="00980D3B" w:rsidRDefault="00980D3B">
            <w:pPr>
              <w:pStyle w:val="ComponentTableBody"/>
            </w:pPr>
            <w:r>
              <w:t>NM</w:t>
            </w:r>
          </w:p>
        </w:tc>
        <w:tc>
          <w:tcPr>
            <w:tcW w:w="576" w:type="dxa"/>
            <w:tcBorders>
              <w:top w:val="single" w:sz="4" w:space="0" w:color="auto"/>
              <w:bottom w:val="single" w:sz="4" w:space="0" w:color="auto"/>
            </w:tcBorders>
          </w:tcPr>
          <w:p w14:paraId="7944150A" w14:textId="77777777" w:rsidR="00980D3B" w:rsidRDefault="00980D3B">
            <w:pPr>
              <w:pStyle w:val="ComponentTableBody"/>
            </w:pPr>
            <w:r>
              <w:t>O</w:t>
            </w:r>
          </w:p>
        </w:tc>
        <w:tc>
          <w:tcPr>
            <w:tcW w:w="720" w:type="dxa"/>
            <w:tcBorders>
              <w:top w:val="single" w:sz="4" w:space="0" w:color="auto"/>
              <w:bottom w:val="single" w:sz="4" w:space="0" w:color="auto"/>
            </w:tcBorders>
          </w:tcPr>
          <w:p w14:paraId="43E8222F" w14:textId="77777777" w:rsidR="00980D3B" w:rsidRDefault="00980D3B">
            <w:pPr>
              <w:pStyle w:val="ComponentTableBody"/>
              <w:rPr>
                <w:sz w:val="16"/>
              </w:rPr>
            </w:pPr>
          </w:p>
        </w:tc>
        <w:tc>
          <w:tcPr>
            <w:tcW w:w="2880" w:type="dxa"/>
            <w:tcBorders>
              <w:top w:val="single" w:sz="4" w:space="0" w:color="auto"/>
              <w:bottom w:val="single" w:sz="4" w:space="0" w:color="auto"/>
            </w:tcBorders>
          </w:tcPr>
          <w:p w14:paraId="3B744129" w14:textId="77777777" w:rsidR="00980D3B" w:rsidRDefault="00980D3B">
            <w:pPr>
              <w:pStyle w:val="ComponentTableBody"/>
              <w:jc w:val="left"/>
            </w:pPr>
            <w:r>
              <w:t>Extension</w:t>
            </w:r>
          </w:p>
        </w:tc>
        <w:tc>
          <w:tcPr>
            <w:tcW w:w="1440" w:type="dxa"/>
            <w:tcBorders>
              <w:top w:val="single" w:sz="4" w:space="0" w:color="auto"/>
              <w:bottom w:val="single" w:sz="4" w:space="0" w:color="auto"/>
            </w:tcBorders>
          </w:tcPr>
          <w:p w14:paraId="75F4A4CC"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45631D52" w14:textId="77777777" w:rsidR="00980D3B" w:rsidRDefault="00980D3B">
            <w:pPr>
              <w:pStyle w:val="ComponentTableBody"/>
              <w:rPr>
                <w:rStyle w:val="Hyperlink"/>
              </w:rPr>
            </w:pPr>
            <w:r>
              <w:rPr>
                <w:rStyle w:val="Hyperlink"/>
              </w:rPr>
              <w:fldChar w:fldCharType="begin"/>
            </w:r>
            <w:r>
              <w:rPr>
                <w:rStyle w:val="Hyperlink"/>
              </w:rPr>
              <w:instrText xml:space="preserve"> REF _Ref358257678 \r \h </w:instrText>
            </w:r>
            <w:r>
              <w:rPr>
                <w:rStyle w:val="Hyperlink"/>
              </w:rPr>
            </w:r>
            <w:r>
              <w:rPr>
                <w:rStyle w:val="Hyperlink"/>
              </w:rPr>
              <w:instrText xml:space="preserve"> \* MERGEFORMAT </w:instrText>
            </w:r>
            <w:r>
              <w:rPr>
                <w:rStyle w:val="Hyperlink"/>
              </w:rPr>
              <w:fldChar w:fldCharType="separate"/>
            </w:r>
            <w:r>
              <w:rPr>
                <w:rStyle w:val="Hyperlink"/>
              </w:rPr>
              <w:t>2.A.47</w:t>
            </w:r>
            <w:r>
              <w:rPr>
                <w:rStyle w:val="Hyperlink"/>
              </w:rPr>
              <w:fldChar w:fldCharType="end"/>
            </w:r>
          </w:p>
        </w:tc>
      </w:tr>
      <w:tr w:rsidR="00980D3B" w14:paraId="1E0DA56A"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78A7EEAD" w14:textId="77777777" w:rsidR="00980D3B" w:rsidRDefault="00980D3B">
            <w:pPr>
              <w:pStyle w:val="ComponentTableBody"/>
            </w:pPr>
            <w:r>
              <w:t>9</w:t>
            </w:r>
          </w:p>
        </w:tc>
        <w:tc>
          <w:tcPr>
            <w:tcW w:w="576" w:type="dxa"/>
            <w:tcBorders>
              <w:top w:val="single" w:sz="4" w:space="0" w:color="auto"/>
              <w:bottom w:val="single" w:sz="4" w:space="0" w:color="auto"/>
            </w:tcBorders>
          </w:tcPr>
          <w:p w14:paraId="5D7C4CB8" w14:textId="77777777" w:rsidR="00980D3B" w:rsidRDefault="00980D3B">
            <w:pPr>
              <w:pStyle w:val="ComponentTableBody"/>
            </w:pPr>
            <w:r>
              <w:t>199</w:t>
            </w:r>
          </w:p>
        </w:tc>
        <w:tc>
          <w:tcPr>
            <w:tcW w:w="720" w:type="dxa"/>
            <w:tcBorders>
              <w:top w:val="single" w:sz="4" w:space="0" w:color="auto"/>
              <w:bottom w:val="single" w:sz="4" w:space="0" w:color="auto"/>
            </w:tcBorders>
          </w:tcPr>
          <w:p w14:paraId="04982203" w14:textId="77777777" w:rsidR="00980D3B" w:rsidRDefault="00980D3B">
            <w:pPr>
              <w:pStyle w:val="ComponentTableBody"/>
            </w:pPr>
            <w:r>
              <w:t>ST</w:t>
            </w:r>
          </w:p>
        </w:tc>
        <w:tc>
          <w:tcPr>
            <w:tcW w:w="576" w:type="dxa"/>
            <w:tcBorders>
              <w:top w:val="single" w:sz="4" w:space="0" w:color="auto"/>
              <w:bottom w:val="single" w:sz="4" w:space="0" w:color="auto"/>
            </w:tcBorders>
          </w:tcPr>
          <w:p w14:paraId="5B5D8788" w14:textId="77777777" w:rsidR="00980D3B" w:rsidRDefault="00980D3B">
            <w:pPr>
              <w:pStyle w:val="ComponentTableBody"/>
            </w:pPr>
            <w:r>
              <w:t>O</w:t>
            </w:r>
          </w:p>
        </w:tc>
        <w:tc>
          <w:tcPr>
            <w:tcW w:w="720" w:type="dxa"/>
            <w:tcBorders>
              <w:top w:val="single" w:sz="4" w:space="0" w:color="auto"/>
              <w:bottom w:val="single" w:sz="4" w:space="0" w:color="auto"/>
            </w:tcBorders>
          </w:tcPr>
          <w:p w14:paraId="2E25605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AED038D" w14:textId="77777777" w:rsidR="00980D3B" w:rsidRDefault="00980D3B">
            <w:pPr>
              <w:pStyle w:val="ComponentTableBody"/>
              <w:jc w:val="left"/>
            </w:pPr>
            <w:r>
              <w:t>Any Text</w:t>
            </w:r>
          </w:p>
        </w:tc>
        <w:tc>
          <w:tcPr>
            <w:tcW w:w="1440" w:type="dxa"/>
            <w:tcBorders>
              <w:top w:val="single" w:sz="4" w:space="0" w:color="auto"/>
              <w:bottom w:val="single" w:sz="4" w:space="0" w:color="auto"/>
            </w:tcBorders>
          </w:tcPr>
          <w:p w14:paraId="21AE294B"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172D978"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3AE6F3AC"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0C8F9EAA" w14:textId="77777777" w:rsidR="00980D3B" w:rsidRDefault="00980D3B">
            <w:pPr>
              <w:pStyle w:val="ComponentTableBody"/>
            </w:pPr>
            <w:r>
              <w:t>10</w:t>
            </w:r>
          </w:p>
        </w:tc>
        <w:tc>
          <w:tcPr>
            <w:tcW w:w="576" w:type="dxa"/>
            <w:tcBorders>
              <w:top w:val="single" w:sz="4" w:space="0" w:color="auto"/>
              <w:bottom w:val="single" w:sz="4" w:space="0" w:color="auto"/>
            </w:tcBorders>
          </w:tcPr>
          <w:p w14:paraId="7CC69A59" w14:textId="77777777" w:rsidR="00980D3B" w:rsidRDefault="00980D3B">
            <w:pPr>
              <w:pStyle w:val="ComponentTableBody"/>
            </w:pPr>
            <w:r>
              <w:t>4</w:t>
            </w:r>
          </w:p>
        </w:tc>
        <w:tc>
          <w:tcPr>
            <w:tcW w:w="720" w:type="dxa"/>
            <w:tcBorders>
              <w:top w:val="single" w:sz="4" w:space="0" w:color="auto"/>
              <w:bottom w:val="single" w:sz="4" w:space="0" w:color="auto"/>
            </w:tcBorders>
          </w:tcPr>
          <w:p w14:paraId="6A1C4A2E" w14:textId="77777777" w:rsidR="00980D3B" w:rsidRDefault="00980D3B">
            <w:pPr>
              <w:pStyle w:val="ComponentTableBody"/>
            </w:pPr>
            <w:r>
              <w:t>ST</w:t>
            </w:r>
          </w:p>
        </w:tc>
        <w:tc>
          <w:tcPr>
            <w:tcW w:w="576" w:type="dxa"/>
            <w:tcBorders>
              <w:top w:val="single" w:sz="4" w:space="0" w:color="auto"/>
              <w:bottom w:val="single" w:sz="4" w:space="0" w:color="auto"/>
            </w:tcBorders>
          </w:tcPr>
          <w:p w14:paraId="5A56BEAB" w14:textId="77777777" w:rsidR="00980D3B" w:rsidRDefault="00980D3B">
            <w:pPr>
              <w:pStyle w:val="ComponentTableBody"/>
            </w:pPr>
            <w:r>
              <w:t>O</w:t>
            </w:r>
          </w:p>
        </w:tc>
        <w:tc>
          <w:tcPr>
            <w:tcW w:w="720" w:type="dxa"/>
            <w:tcBorders>
              <w:top w:val="single" w:sz="4" w:space="0" w:color="auto"/>
              <w:bottom w:val="single" w:sz="4" w:space="0" w:color="auto"/>
            </w:tcBorders>
          </w:tcPr>
          <w:p w14:paraId="4CDD9EE8" w14:textId="77777777" w:rsidR="00980D3B" w:rsidRDefault="00980D3B">
            <w:pPr>
              <w:pStyle w:val="ComponentTableBody"/>
              <w:rPr>
                <w:sz w:val="16"/>
              </w:rPr>
            </w:pPr>
          </w:p>
        </w:tc>
        <w:tc>
          <w:tcPr>
            <w:tcW w:w="2880" w:type="dxa"/>
            <w:tcBorders>
              <w:top w:val="single" w:sz="4" w:space="0" w:color="auto"/>
              <w:bottom w:val="single" w:sz="4" w:space="0" w:color="auto"/>
            </w:tcBorders>
          </w:tcPr>
          <w:p w14:paraId="6D25FCA0" w14:textId="77777777" w:rsidR="00980D3B" w:rsidRDefault="00980D3B">
            <w:pPr>
              <w:pStyle w:val="ComponentTableBody"/>
              <w:jc w:val="left"/>
            </w:pPr>
            <w:r>
              <w:t>Extension Prefix</w:t>
            </w:r>
          </w:p>
        </w:tc>
        <w:tc>
          <w:tcPr>
            <w:tcW w:w="1440" w:type="dxa"/>
            <w:tcBorders>
              <w:top w:val="single" w:sz="4" w:space="0" w:color="auto"/>
              <w:bottom w:val="single" w:sz="4" w:space="0" w:color="auto"/>
            </w:tcBorders>
          </w:tcPr>
          <w:p w14:paraId="655977DD"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34584F4C"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5BC25D45" w14:textId="77777777">
        <w:tblPrEx>
          <w:tblCellMar>
            <w:top w:w="0" w:type="dxa"/>
            <w:bottom w:w="0" w:type="dxa"/>
          </w:tblCellMar>
        </w:tblPrEx>
        <w:trPr>
          <w:cantSplit/>
          <w:jc w:val="center"/>
        </w:trPr>
        <w:tc>
          <w:tcPr>
            <w:tcW w:w="648" w:type="dxa"/>
            <w:tcBorders>
              <w:top w:val="single" w:sz="4" w:space="0" w:color="auto"/>
              <w:bottom w:val="single" w:sz="4" w:space="0" w:color="auto"/>
            </w:tcBorders>
          </w:tcPr>
          <w:p w14:paraId="491ED7E3" w14:textId="77777777" w:rsidR="00980D3B" w:rsidRDefault="00980D3B">
            <w:pPr>
              <w:pStyle w:val="ComponentTableBody"/>
            </w:pPr>
            <w:r>
              <w:t>11</w:t>
            </w:r>
          </w:p>
        </w:tc>
        <w:tc>
          <w:tcPr>
            <w:tcW w:w="576" w:type="dxa"/>
            <w:tcBorders>
              <w:top w:val="single" w:sz="4" w:space="0" w:color="auto"/>
              <w:bottom w:val="single" w:sz="4" w:space="0" w:color="auto"/>
            </w:tcBorders>
          </w:tcPr>
          <w:p w14:paraId="3F4D0777" w14:textId="77777777" w:rsidR="00980D3B" w:rsidRDefault="00980D3B">
            <w:pPr>
              <w:pStyle w:val="ComponentTableBody"/>
            </w:pPr>
            <w:r>
              <w:t>6</w:t>
            </w:r>
          </w:p>
        </w:tc>
        <w:tc>
          <w:tcPr>
            <w:tcW w:w="720" w:type="dxa"/>
            <w:tcBorders>
              <w:top w:val="single" w:sz="4" w:space="0" w:color="auto"/>
              <w:bottom w:val="single" w:sz="4" w:space="0" w:color="auto"/>
            </w:tcBorders>
          </w:tcPr>
          <w:p w14:paraId="09243E92" w14:textId="77777777" w:rsidR="00980D3B" w:rsidRDefault="00980D3B">
            <w:pPr>
              <w:pStyle w:val="ComponentTableBody"/>
            </w:pPr>
            <w:r>
              <w:t>ST</w:t>
            </w:r>
          </w:p>
        </w:tc>
        <w:tc>
          <w:tcPr>
            <w:tcW w:w="576" w:type="dxa"/>
            <w:tcBorders>
              <w:top w:val="single" w:sz="4" w:space="0" w:color="auto"/>
              <w:bottom w:val="single" w:sz="4" w:space="0" w:color="auto"/>
            </w:tcBorders>
          </w:tcPr>
          <w:p w14:paraId="4E810E73" w14:textId="77777777" w:rsidR="00980D3B" w:rsidRDefault="00980D3B">
            <w:pPr>
              <w:pStyle w:val="ComponentTableBody"/>
            </w:pPr>
            <w:r>
              <w:t>O</w:t>
            </w:r>
          </w:p>
        </w:tc>
        <w:tc>
          <w:tcPr>
            <w:tcW w:w="720" w:type="dxa"/>
            <w:tcBorders>
              <w:top w:val="single" w:sz="4" w:space="0" w:color="auto"/>
              <w:bottom w:val="single" w:sz="4" w:space="0" w:color="auto"/>
            </w:tcBorders>
          </w:tcPr>
          <w:p w14:paraId="48144072" w14:textId="77777777" w:rsidR="00980D3B" w:rsidRDefault="00980D3B">
            <w:pPr>
              <w:pStyle w:val="ComponentTableBody"/>
              <w:rPr>
                <w:sz w:val="16"/>
              </w:rPr>
            </w:pPr>
          </w:p>
        </w:tc>
        <w:tc>
          <w:tcPr>
            <w:tcW w:w="2880" w:type="dxa"/>
            <w:tcBorders>
              <w:top w:val="single" w:sz="4" w:space="0" w:color="auto"/>
              <w:bottom w:val="single" w:sz="4" w:space="0" w:color="auto"/>
            </w:tcBorders>
          </w:tcPr>
          <w:p w14:paraId="4BF93A1E" w14:textId="77777777" w:rsidR="00980D3B" w:rsidRDefault="00980D3B">
            <w:pPr>
              <w:pStyle w:val="ComponentTableBody"/>
              <w:jc w:val="left"/>
            </w:pPr>
            <w:r>
              <w:t>Speed Dial Code</w:t>
            </w:r>
          </w:p>
        </w:tc>
        <w:tc>
          <w:tcPr>
            <w:tcW w:w="1440" w:type="dxa"/>
            <w:tcBorders>
              <w:top w:val="single" w:sz="4" w:space="0" w:color="auto"/>
              <w:bottom w:val="single" w:sz="4" w:space="0" w:color="auto"/>
            </w:tcBorders>
          </w:tcPr>
          <w:p w14:paraId="33376F89" w14:textId="77777777" w:rsidR="00980D3B" w:rsidRDefault="00980D3B">
            <w:pPr>
              <w:pStyle w:val="ComponentTableBody"/>
              <w:jc w:val="left"/>
              <w:rPr>
                <w:sz w:val="16"/>
              </w:rPr>
            </w:pPr>
          </w:p>
        </w:tc>
        <w:tc>
          <w:tcPr>
            <w:tcW w:w="1008" w:type="dxa"/>
            <w:tcBorders>
              <w:top w:val="single" w:sz="4" w:space="0" w:color="auto"/>
              <w:bottom w:val="single" w:sz="4" w:space="0" w:color="auto"/>
            </w:tcBorders>
          </w:tcPr>
          <w:p w14:paraId="70BE9E0D"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r w:rsidR="00980D3B" w14:paraId="61E8B1C5" w14:textId="77777777">
        <w:tblPrEx>
          <w:tblCellMar>
            <w:top w:w="0" w:type="dxa"/>
            <w:bottom w:w="0" w:type="dxa"/>
          </w:tblCellMar>
        </w:tblPrEx>
        <w:trPr>
          <w:cantSplit/>
          <w:jc w:val="center"/>
        </w:trPr>
        <w:tc>
          <w:tcPr>
            <w:tcW w:w="648" w:type="dxa"/>
            <w:tcBorders>
              <w:top w:val="single" w:sz="4" w:space="0" w:color="auto"/>
              <w:bottom w:val="double" w:sz="4" w:space="0" w:color="auto"/>
            </w:tcBorders>
          </w:tcPr>
          <w:p w14:paraId="4A810658" w14:textId="77777777" w:rsidR="00980D3B" w:rsidRDefault="00980D3B">
            <w:pPr>
              <w:pStyle w:val="ComponentTableBody"/>
            </w:pPr>
            <w:r>
              <w:t>12</w:t>
            </w:r>
          </w:p>
        </w:tc>
        <w:tc>
          <w:tcPr>
            <w:tcW w:w="576" w:type="dxa"/>
            <w:tcBorders>
              <w:top w:val="single" w:sz="4" w:space="0" w:color="auto"/>
              <w:bottom w:val="double" w:sz="4" w:space="0" w:color="auto"/>
            </w:tcBorders>
          </w:tcPr>
          <w:p w14:paraId="52DD357C" w14:textId="77777777" w:rsidR="00980D3B" w:rsidRDefault="00980D3B">
            <w:pPr>
              <w:pStyle w:val="ComponentTableBody"/>
            </w:pPr>
            <w:r>
              <w:t>199</w:t>
            </w:r>
          </w:p>
        </w:tc>
        <w:tc>
          <w:tcPr>
            <w:tcW w:w="720" w:type="dxa"/>
            <w:tcBorders>
              <w:top w:val="single" w:sz="4" w:space="0" w:color="auto"/>
              <w:bottom w:val="double" w:sz="4" w:space="0" w:color="auto"/>
            </w:tcBorders>
          </w:tcPr>
          <w:p w14:paraId="0B59B5E2" w14:textId="77777777" w:rsidR="00980D3B" w:rsidRDefault="00980D3B">
            <w:pPr>
              <w:pStyle w:val="ComponentTableBody"/>
            </w:pPr>
            <w:r>
              <w:t>ST</w:t>
            </w:r>
          </w:p>
        </w:tc>
        <w:tc>
          <w:tcPr>
            <w:tcW w:w="576" w:type="dxa"/>
            <w:tcBorders>
              <w:top w:val="single" w:sz="4" w:space="0" w:color="auto"/>
              <w:bottom w:val="double" w:sz="4" w:space="0" w:color="auto"/>
            </w:tcBorders>
          </w:tcPr>
          <w:p w14:paraId="0BA35ECB" w14:textId="77777777" w:rsidR="00980D3B" w:rsidRDefault="00980D3B">
            <w:pPr>
              <w:pStyle w:val="ComponentTableBody"/>
            </w:pPr>
            <w:r>
              <w:t>C</w:t>
            </w:r>
          </w:p>
        </w:tc>
        <w:tc>
          <w:tcPr>
            <w:tcW w:w="720" w:type="dxa"/>
            <w:tcBorders>
              <w:top w:val="single" w:sz="4" w:space="0" w:color="auto"/>
              <w:bottom w:val="double" w:sz="4" w:space="0" w:color="auto"/>
            </w:tcBorders>
          </w:tcPr>
          <w:p w14:paraId="1578545C" w14:textId="77777777" w:rsidR="00980D3B" w:rsidRDefault="00980D3B">
            <w:pPr>
              <w:pStyle w:val="ComponentTableBody"/>
              <w:rPr>
                <w:sz w:val="16"/>
              </w:rPr>
            </w:pPr>
          </w:p>
        </w:tc>
        <w:tc>
          <w:tcPr>
            <w:tcW w:w="2880" w:type="dxa"/>
            <w:tcBorders>
              <w:top w:val="single" w:sz="4" w:space="0" w:color="auto"/>
              <w:bottom w:val="double" w:sz="4" w:space="0" w:color="auto"/>
            </w:tcBorders>
          </w:tcPr>
          <w:p w14:paraId="44491341" w14:textId="77777777" w:rsidR="00980D3B" w:rsidRDefault="00980D3B">
            <w:pPr>
              <w:pStyle w:val="ComponentTableBody"/>
              <w:jc w:val="left"/>
            </w:pPr>
            <w:r>
              <w:t xml:space="preserve">Unformatted Telephone number </w:t>
            </w:r>
          </w:p>
        </w:tc>
        <w:tc>
          <w:tcPr>
            <w:tcW w:w="1440" w:type="dxa"/>
            <w:tcBorders>
              <w:top w:val="single" w:sz="4" w:space="0" w:color="auto"/>
              <w:bottom w:val="double" w:sz="4" w:space="0" w:color="auto"/>
            </w:tcBorders>
          </w:tcPr>
          <w:p w14:paraId="4274898B" w14:textId="77777777" w:rsidR="00980D3B" w:rsidRDefault="00980D3B">
            <w:pPr>
              <w:pStyle w:val="ComponentTableBody"/>
              <w:jc w:val="left"/>
              <w:rPr>
                <w:strike/>
                <w:sz w:val="16"/>
              </w:rPr>
            </w:pPr>
          </w:p>
        </w:tc>
        <w:tc>
          <w:tcPr>
            <w:tcW w:w="1008" w:type="dxa"/>
            <w:tcBorders>
              <w:top w:val="single" w:sz="4" w:space="0" w:color="auto"/>
              <w:bottom w:val="double" w:sz="4" w:space="0" w:color="auto"/>
            </w:tcBorders>
          </w:tcPr>
          <w:p w14:paraId="0BCD66AD" w14:textId="77777777" w:rsidR="00980D3B" w:rsidRDefault="00980D3B">
            <w:pPr>
              <w:pStyle w:val="ComponentTableBody"/>
              <w:rPr>
                <w:rStyle w:val="Hyperlink"/>
              </w:rPr>
            </w:pPr>
            <w:r>
              <w:rPr>
                <w:rStyle w:val="Hyperlink"/>
              </w:rPr>
              <w:fldChar w:fldCharType="begin"/>
            </w:r>
            <w:r>
              <w:rPr>
                <w:rStyle w:val="Hyperlink"/>
              </w:rPr>
              <w:instrText xml:space="preserve"> REF _Ref358257513 \r \h </w:instrText>
            </w:r>
            <w:r>
              <w:rPr>
                <w:rStyle w:val="Hyperlink"/>
              </w:rPr>
            </w:r>
            <w:r>
              <w:rPr>
                <w:rStyle w:val="Hyperlink"/>
              </w:rPr>
              <w:instrText xml:space="preserve"> \* MERGEFORMAT </w:instrText>
            </w:r>
            <w:r>
              <w:rPr>
                <w:rStyle w:val="Hyperlink"/>
              </w:rPr>
              <w:fldChar w:fldCharType="separate"/>
            </w:r>
            <w:r>
              <w:rPr>
                <w:rStyle w:val="Hyperlink"/>
              </w:rPr>
              <w:t>2.A.74</w:t>
            </w:r>
            <w:r>
              <w:rPr>
                <w:rStyle w:val="Hyperlink"/>
              </w:rPr>
              <w:fldChar w:fldCharType="end"/>
            </w:r>
          </w:p>
        </w:tc>
      </w:tr>
    </w:tbl>
    <w:p w14:paraId="36F8B1E0" w14:textId="77777777" w:rsidR="00980D3B" w:rsidRDefault="00980D3B">
      <w:pPr>
        <w:pStyle w:val="Note"/>
      </w:pPr>
      <w:r>
        <w:rPr>
          <w:rStyle w:val="Strong"/>
        </w:rPr>
        <w:t>Maximum Length:</w:t>
      </w:r>
      <w:r>
        <w:t xml:space="preserve"> 850</w:t>
      </w:r>
    </w:p>
    <w:p w14:paraId="7DCCBA02" w14:textId="77777777" w:rsidR="00980D3B" w:rsidRDefault="00980D3B"/>
    <w:p w14:paraId="3208E48D" w14:textId="77777777" w:rsidR="00980D3B" w:rsidRDefault="00980D3B">
      <w:pPr>
        <w:pStyle w:val="Note"/>
      </w:pPr>
      <w:r>
        <w:rPr>
          <w:rStyle w:val="Strong"/>
        </w:rPr>
        <w:t>Note:</w:t>
      </w:r>
      <w:r>
        <w:tab/>
        <w:t>Components five through nine reiterate the basic function of the first component in a delimited form that allows the expression of both local and international telephone numbers. As of 2.3, the recommended form for the telephone number is to use the delimited form rather than the unstructured form supported by the first component (which is left in for backward compatibility only).</w:t>
      </w:r>
    </w:p>
    <w:p w14:paraId="1A34B896" w14:textId="77777777" w:rsidR="00980D3B" w:rsidRDefault="00980D3B"/>
    <w:p w14:paraId="739A1147" w14:textId="77777777" w:rsidR="00980D3B" w:rsidRDefault="00980D3B">
      <w:pPr>
        <w:pStyle w:val="Note"/>
      </w:pPr>
      <w:r>
        <w:rPr>
          <w:rStyle w:val="Strong"/>
        </w:rPr>
        <w:t>Note:</w:t>
      </w:r>
      <w:r>
        <w:tab/>
        <w:t>Replaces TN data type as of v 2.3</w:t>
      </w:r>
    </w:p>
    <w:p w14:paraId="7895D93C" w14:textId="77777777" w:rsidR="00980D3B" w:rsidRDefault="00980D3B">
      <w:pPr>
        <w:pStyle w:val="NormalIndented"/>
        <w:keepNext/>
      </w:pPr>
      <w:r>
        <w:t>Example: A fax number</w:t>
      </w:r>
    </w:p>
    <w:p w14:paraId="27BBCA29" w14:textId="77777777" w:rsidR="00980D3B" w:rsidRDefault="00980D3B">
      <w:pPr>
        <w:pStyle w:val="Example"/>
        <w:rPr>
          <w:noProof w:val="0"/>
        </w:rPr>
      </w:pPr>
      <w:r>
        <w:rPr>
          <w:noProof w:val="0"/>
        </w:rPr>
        <w:t>^ORN^FX^^^734^6777777</w:t>
      </w:r>
    </w:p>
    <w:p w14:paraId="6A474801" w14:textId="77777777" w:rsidR="00980D3B" w:rsidRDefault="00980D3B">
      <w:pPr>
        <w:pStyle w:val="Heading4"/>
        <w:rPr>
          <w:vanish/>
        </w:rPr>
      </w:pPr>
      <w:r>
        <w:rPr>
          <w:vanish/>
        </w:rPr>
        <w:t>hiddentext</w:t>
      </w:r>
    </w:p>
    <w:p w14:paraId="4BA248A5" w14:textId="77777777" w:rsidR="00980D3B" w:rsidRDefault="00980D3B">
      <w:pPr>
        <w:pStyle w:val="Heading4"/>
      </w:pPr>
      <w:bookmarkStart w:id="2278" w:name="_Toc498146137"/>
      <w:bookmarkStart w:id="2279" w:name="_Toc527864706"/>
      <w:bookmarkStart w:id="2280" w:name="_Toc527866178"/>
      <w:r>
        <w:t xml:space="preserve">Telephone Number (ST) </w:t>
      </w:r>
      <w:bookmarkEnd w:id="2278"/>
      <w:bookmarkEnd w:id="2279"/>
      <w:bookmarkEnd w:id="2280"/>
    </w:p>
    <w:p w14:paraId="2BC9CC91" w14:textId="77777777" w:rsidR="00980D3B" w:rsidRDefault="00980D3B">
      <w:pPr>
        <w:pStyle w:val="NormalIndented"/>
      </w:pPr>
      <w:r>
        <w:t>This component has been retained for backward compatibility only as of version 2.3.</w:t>
      </w:r>
    </w:p>
    <w:p w14:paraId="77B99C5B" w14:textId="77777777" w:rsidR="00980D3B" w:rsidRDefault="00980D3B">
      <w:pPr>
        <w:pStyle w:val="NormalIndented"/>
      </w:pPr>
      <w:r>
        <w:t xml:space="preserve">Definition: Specifies the telephone number in a predetermined format that includes an optional extension, beeper number and comment. </w:t>
      </w:r>
    </w:p>
    <w:p w14:paraId="26B04C6A" w14:textId="77777777" w:rsidR="00980D3B" w:rsidRDefault="00980D3B">
      <w:pPr>
        <w:pStyle w:val="NormalIndented"/>
      </w:pPr>
      <w:r>
        <w:lastRenderedPageBreak/>
        <w:t>Format: [</w:t>
      </w:r>
      <w:r>
        <w:rPr>
          <w:rStyle w:val="Strong"/>
        </w:rPr>
        <w:t>N</w:t>
      </w:r>
      <w:r>
        <w:t>NN] [(999)]999-9999 [X99999] [B99999] [C any text]</w:t>
      </w:r>
    </w:p>
    <w:p w14:paraId="54705400" w14:textId="77777777" w:rsidR="00980D3B" w:rsidRDefault="00980D3B">
      <w:pPr>
        <w:pStyle w:val="Note"/>
      </w:pPr>
      <w:r>
        <w:rPr>
          <w:rStyle w:val="Strong"/>
        </w:rPr>
        <w:t>Note</w:t>
      </w:r>
      <w:r>
        <w:t>: Because this component has been deprecated a new data type has not been defined to replace the formatted ST.</w:t>
      </w:r>
    </w:p>
    <w:p w14:paraId="74536780" w14:textId="77777777" w:rsidR="00980D3B" w:rsidRDefault="00980D3B">
      <w:pPr>
        <w:pStyle w:val="Heading4"/>
      </w:pPr>
      <w:bookmarkStart w:id="2281" w:name="_Toc498146138"/>
      <w:bookmarkStart w:id="2282" w:name="_Toc527864707"/>
      <w:bookmarkStart w:id="2283" w:name="_Toc527866179"/>
      <w:r>
        <w:t>Telecommunication Use Code (ID)</w:t>
      </w:r>
      <w:bookmarkEnd w:id="2281"/>
      <w:bookmarkEnd w:id="2282"/>
      <w:bookmarkEnd w:id="2283"/>
      <w:r>
        <w:t xml:space="preserve"> </w:t>
      </w:r>
    </w:p>
    <w:p w14:paraId="3EB6A218" w14:textId="77777777" w:rsidR="00980D3B" w:rsidRDefault="00980D3B">
      <w:pPr>
        <w:pStyle w:val="NormalIndented"/>
      </w:pPr>
      <w:r>
        <w:t>A code that represents a specific use of a telecommunication</w:t>
      </w:r>
      <w:r>
        <w:rPr>
          <w:b/>
        </w:rPr>
        <w:t xml:space="preserve"> </w:t>
      </w:r>
      <w:r>
        <w:t xml:space="preserve">number. Refer to </w:t>
      </w:r>
      <w:hyperlink w:anchor="HL70201" w:history="1">
        <w:r>
          <w:rPr>
            <w:rStyle w:val="HyperlinkText"/>
          </w:rPr>
          <w:t>HL7 Table 0201 - Teleco</w:t>
        </w:r>
        <w:r>
          <w:rPr>
            <w:rStyle w:val="HyperlinkText"/>
          </w:rPr>
          <w:t>m</w:t>
        </w:r>
        <w:r>
          <w:rPr>
            <w:rStyle w:val="HyperlinkText"/>
          </w:rPr>
          <w:t>munication use code</w:t>
        </w:r>
      </w:hyperlink>
      <w:r>
        <w:t xml:space="preserve"> for valid values.</w:t>
      </w:r>
    </w:p>
    <w:p w14:paraId="7F7551A6" w14:textId="77777777" w:rsidR="00980D3B" w:rsidRDefault="00980D3B">
      <w:pPr>
        <w:pStyle w:val="HL7TableCaption"/>
      </w:pPr>
      <w:bookmarkStart w:id="2284" w:name="_Toc349735663"/>
      <w:bookmarkStart w:id="2285" w:name="_Toc349803935"/>
      <w:r>
        <w:t>HL7 Table 0201 - Telecommunication use code</w:t>
      </w:r>
      <w:bookmarkStart w:id="2286" w:name="HL70201"/>
      <w:bookmarkEnd w:id="2284"/>
      <w:bookmarkEnd w:id="2285"/>
      <w:bookmarkEnd w:id="2286"/>
      <w:r>
        <w:fldChar w:fldCharType="begin"/>
      </w:r>
      <w:r>
        <w:instrText xml:space="preserve"> XE "HL7 </w:instrText>
      </w:r>
      <w:r>
        <w:rPr>
          <w:spacing w:val="-3"/>
        </w:rPr>
        <w:instrText>Table 0201 - T</w:instrText>
      </w:r>
      <w:r>
        <w:instrText>elecommunication</w:instrText>
      </w:r>
      <w:r>
        <w:rPr>
          <w:b/>
        </w:rPr>
        <w:instrText xml:space="preserve"> </w:instrText>
      </w:r>
      <w:r>
        <w:instrText xml:space="preserve">use code"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473"/>
        <w:gridCol w:w="2779"/>
        <w:gridCol w:w="2160"/>
      </w:tblGrid>
      <w:tr w:rsidR="00980D3B" w14:paraId="418B6151" w14:textId="77777777">
        <w:tblPrEx>
          <w:tblCellMar>
            <w:top w:w="0" w:type="dxa"/>
            <w:bottom w:w="0" w:type="dxa"/>
          </w:tblCellMar>
        </w:tblPrEx>
        <w:trPr>
          <w:tblHeader/>
          <w:jc w:val="center"/>
        </w:trPr>
        <w:tc>
          <w:tcPr>
            <w:tcW w:w="1473" w:type="dxa"/>
            <w:tcBorders>
              <w:top w:val="double" w:sz="4" w:space="0" w:color="auto"/>
              <w:bottom w:val="single" w:sz="4" w:space="0" w:color="auto"/>
            </w:tcBorders>
            <w:shd w:val="pct10" w:color="auto" w:fill="FFFFFF"/>
          </w:tcPr>
          <w:p w14:paraId="52CA52D3" w14:textId="77777777" w:rsidR="00980D3B" w:rsidRDefault="00980D3B">
            <w:pPr>
              <w:pStyle w:val="HL7TableHeader"/>
              <w:jc w:val="center"/>
            </w:pPr>
            <w:r>
              <w:t>Value</w:t>
            </w:r>
          </w:p>
        </w:tc>
        <w:tc>
          <w:tcPr>
            <w:tcW w:w="2779" w:type="dxa"/>
            <w:tcBorders>
              <w:top w:val="double" w:sz="4" w:space="0" w:color="auto"/>
              <w:bottom w:val="single" w:sz="4" w:space="0" w:color="auto"/>
            </w:tcBorders>
            <w:shd w:val="pct10" w:color="auto" w:fill="FFFFFF"/>
          </w:tcPr>
          <w:p w14:paraId="36D85CDE"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256F7FED" w14:textId="77777777" w:rsidR="00980D3B" w:rsidRDefault="00980D3B">
            <w:pPr>
              <w:pStyle w:val="HL7TableHeader"/>
              <w:rPr>
                <w:lang w:val="fr-FR"/>
              </w:rPr>
            </w:pPr>
            <w:r>
              <w:rPr>
                <w:lang w:val="fr-FR"/>
              </w:rPr>
              <w:t>Comment</w:t>
            </w:r>
          </w:p>
        </w:tc>
      </w:tr>
      <w:tr w:rsidR="00980D3B" w14:paraId="6CF61CEB" w14:textId="77777777">
        <w:tblPrEx>
          <w:tblCellMar>
            <w:top w:w="0" w:type="dxa"/>
            <w:bottom w:w="0" w:type="dxa"/>
          </w:tblCellMar>
        </w:tblPrEx>
        <w:trPr>
          <w:jc w:val="center"/>
        </w:trPr>
        <w:tc>
          <w:tcPr>
            <w:tcW w:w="1473" w:type="dxa"/>
            <w:tcBorders>
              <w:top w:val="single" w:sz="4" w:space="0" w:color="auto"/>
              <w:bottom w:val="single" w:sz="4" w:space="0" w:color="auto"/>
            </w:tcBorders>
          </w:tcPr>
          <w:p w14:paraId="1B213F70" w14:textId="77777777" w:rsidR="00980D3B" w:rsidRDefault="00980D3B">
            <w:pPr>
              <w:pStyle w:val="HL7TableBody"/>
              <w:jc w:val="center"/>
              <w:rPr>
                <w:lang w:val="fr-FR"/>
              </w:rPr>
            </w:pPr>
            <w:r>
              <w:rPr>
                <w:lang w:val="fr-FR"/>
              </w:rPr>
              <w:t>PRN</w:t>
            </w:r>
          </w:p>
        </w:tc>
        <w:tc>
          <w:tcPr>
            <w:tcW w:w="2779" w:type="dxa"/>
            <w:tcBorders>
              <w:top w:val="single" w:sz="4" w:space="0" w:color="auto"/>
              <w:bottom w:val="single" w:sz="4" w:space="0" w:color="auto"/>
            </w:tcBorders>
          </w:tcPr>
          <w:p w14:paraId="658B6B73" w14:textId="77777777" w:rsidR="00980D3B" w:rsidRDefault="00980D3B">
            <w:pPr>
              <w:pStyle w:val="HL7TableBody"/>
            </w:pPr>
            <w:r>
              <w:t>Primary Residence Number</w:t>
            </w:r>
          </w:p>
        </w:tc>
        <w:tc>
          <w:tcPr>
            <w:tcW w:w="2160" w:type="dxa"/>
            <w:tcBorders>
              <w:top w:val="single" w:sz="4" w:space="0" w:color="auto"/>
              <w:bottom w:val="single" w:sz="4" w:space="0" w:color="auto"/>
            </w:tcBorders>
          </w:tcPr>
          <w:p w14:paraId="30A60AB9" w14:textId="77777777" w:rsidR="00980D3B" w:rsidRDefault="00980D3B">
            <w:pPr>
              <w:pStyle w:val="HL7TableBody"/>
            </w:pPr>
          </w:p>
        </w:tc>
      </w:tr>
      <w:tr w:rsidR="00980D3B" w14:paraId="15DE8CAE" w14:textId="77777777">
        <w:tblPrEx>
          <w:tblCellMar>
            <w:top w:w="0" w:type="dxa"/>
            <w:bottom w:w="0" w:type="dxa"/>
          </w:tblCellMar>
        </w:tblPrEx>
        <w:trPr>
          <w:jc w:val="center"/>
        </w:trPr>
        <w:tc>
          <w:tcPr>
            <w:tcW w:w="1473" w:type="dxa"/>
            <w:tcBorders>
              <w:top w:val="single" w:sz="4" w:space="0" w:color="auto"/>
              <w:bottom w:val="single" w:sz="4" w:space="0" w:color="auto"/>
            </w:tcBorders>
          </w:tcPr>
          <w:p w14:paraId="38C048AD" w14:textId="77777777" w:rsidR="00980D3B" w:rsidRDefault="00980D3B">
            <w:pPr>
              <w:pStyle w:val="HL7TableBody"/>
              <w:jc w:val="center"/>
            </w:pPr>
            <w:r>
              <w:t>ORN</w:t>
            </w:r>
          </w:p>
        </w:tc>
        <w:tc>
          <w:tcPr>
            <w:tcW w:w="2779" w:type="dxa"/>
            <w:tcBorders>
              <w:top w:val="single" w:sz="4" w:space="0" w:color="auto"/>
              <w:bottom w:val="single" w:sz="4" w:space="0" w:color="auto"/>
            </w:tcBorders>
          </w:tcPr>
          <w:p w14:paraId="43B0DE81" w14:textId="77777777" w:rsidR="00980D3B" w:rsidRDefault="00980D3B">
            <w:pPr>
              <w:pStyle w:val="HL7TableBody"/>
            </w:pPr>
            <w:r>
              <w:t>Other Residence Number</w:t>
            </w:r>
          </w:p>
        </w:tc>
        <w:tc>
          <w:tcPr>
            <w:tcW w:w="2160" w:type="dxa"/>
            <w:tcBorders>
              <w:top w:val="single" w:sz="4" w:space="0" w:color="auto"/>
              <w:bottom w:val="single" w:sz="4" w:space="0" w:color="auto"/>
            </w:tcBorders>
          </w:tcPr>
          <w:p w14:paraId="7354C38A" w14:textId="77777777" w:rsidR="00980D3B" w:rsidRDefault="00980D3B">
            <w:pPr>
              <w:pStyle w:val="HL7TableBody"/>
            </w:pPr>
          </w:p>
        </w:tc>
      </w:tr>
      <w:tr w:rsidR="00980D3B" w14:paraId="75438645" w14:textId="77777777">
        <w:tblPrEx>
          <w:tblCellMar>
            <w:top w:w="0" w:type="dxa"/>
            <w:bottom w:w="0" w:type="dxa"/>
          </w:tblCellMar>
        </w:tblPrEx>
        <w:trPr>
          <w:jc w:val="center"/>
        </w:trPr>
        <w:tc>
          <w:tcPr>
            <w:tcW w:w="1473" w:type="dxa"/>
            <w:tcBorders>
              <w:top w:val="single" w:sz="4" w:space="0" w:color="auto"/>
              <w:bottom w:val="single" w:sz="4" w:space="0" w:color="auto"/>
            </w:tcBorders>
          </w:tcPr>
          <w:p w14:paraId="15C7B951" w14:textId="77777777" w:rsidR="00980D3B" w:rsidRDefault="00980D3B">
            <w:pPr>
              <w:pStyle w:val="HL7TableBody"/>
              <w:jc w:val="center"/>
            </w:pPr>
            <w:r>
              <w:t>WPN</w:t>
            </w:r>
          </w:p>
        </w:tc>
        <w:tc>
          <w:tcPr>
            <w:tcW w:w="2779" w:type="dxa"/>
            <w:tcBorders>
              <w:top w:val="single" w:sz="4" w:space="0" w:color="auto"/>
              <w:bottom w:val="single" w:sz="4" w:space="0" w:color="auto"/>
            </w:tcBorders>
          </w:tcPr>
          <w:p w14:paraId="2A1D248E" w14:textId="77777777" w:rsidR="00980D3B" w:rsidRDefault="00980D3B">
            <w:pPr>
              <w:pStyle w:val="HL7TableBody"/>
            </w:pPr>
            <w:r>
              <w:t>Work Number</w:t>
            </w:r>
          </w:p>
        </w:tc>
        <w:tc>
          <w:tcPr>
            <w:tcW w:w="2160" w:type="dxa"/>
            <w:tcBorders>
              <w:top w:val="single" w:sz="4" w:space="0" w:color="auto"/>
              <w:bottom w:val="single" w:sz="4" w:space="0" w:color="auto"/>
            </w:tcBorders>
          </w:tcPr>
          <w:p w14:paraId="3B10240B" w14:textId="77777777" w:rsidR="00980D3B" w:rsidRDefault="00980D3B">
            <w:pPr>
              <w:pStyle w:val="HL7TableBody"/>
            </w:pPr>
          </w:p>
        </w:tc>
      </w:tr>
      <w:tr w:rsidR="00980D3B" w14:paraId="41493E83" w14:textId="77777777">
        <w:tblPrEx>
          <w:tblCellMar>
            <w:top w:w="0" w:type="dxa"/>
            <w:bottom w:w="0" w:type="dxa"/>
          </w:tblCellMar>
        </w:tblPrEx>
        <w:trPr>
          <w:jc w:val="center"/>
        </w:trPr>
        <w:tc>
          <w:tcPr>
            <w:tcW w:w="1473" w:type="dxa"/>
            <w:tcBorders>
              <w:top w:val="single" w:sz="4" w:space="0" w:color="auto"/>
              <w:bottom w:val="single" w:sz="4" w:space="0" w:color="auto"/>
            </w:tcBorders>
          </w:tcPr>
          <w:p w14:paraId="3A8301D3" w14:textId="77777777" w:rsidR="00980D3B" w:rsidRDefault="00980D3B">
            <w:pPr>
              <w:pStyle w:val="HL7TableBody"/>
              <w:jc w:val="center"/>
            </w:pPr>
            <w:r>
              <w:t>VHN</w:t>
            </w:r>
          </w:p>
        </w:tc>
        <w:tc>
          <w:tcPr>
            <w:tcW w:w="2779" w:type="dxa"/>
            <w:tcBorders>
              <w:top w:val="single" w:sz="4" w:space="0" w:color="auto"/>
              <w:bottom w:val="single" w:sz="4" w:space="0" w:color="auto"/>
            </w:tcBorders>
          </w:tcPr>
          <w:p w14:paraId="4EE9BFC3" w14:textId="77777777" w:rsidR="00980D3B" w:rsidRDefault="00980D3B">
            <w:pPr>
              <w:pStyle w:val="HL7TableBody"/>
            </w:pPr>
            <w:r>
              <w:t>Vacation Home Number</w:t>
            </w:r>
          </w:p>
        </w:tc>
        <w:tc>
          <w:tcPr>
            <w:tcW w:w="2160" w:type="dxa"/>
            <w:tcBorders>
              <w:top w:val="single" w:sz="4" w:space="0" w:color="auto"/>
              <w:bottom w:val="single" w:sz="4" w:space="0" w:color="auto"/>
            </w:tcBorders>
          </w:tcPr>
          <w:p w14:paraId="786E79F2" w14:textId="77777777" w:rsidR="00980D3B" w:rsidRDefault="00980D3B">
            <w:pPr>
              <w:pStyle w:val="HL7TableBody"/>
            </w:pPr>
          </w:p>
        </w:tc>
      </w:tr>
      <w:tr w:rsidR="00980D3B" w14:paraId="465FE4F6" w14:textId="77777777">
        <w:tblPrEx>
          <w:tblCellMar>
            <w:top w:w="0" w:type="dxa"/>
            <w:bottom w:w="0" w:type="dxa"/>
          </w:tblCellMar>
        </w:tblPrEx>
        <w:trPr>
          <w:jc w:val="center"/>
        </w:trPr>
        <w:tc>
          <w:tcPr>
            <w:tcW w:w="1473" w:type="dxa"/>
            <w:tcBorders>
              <w:top w:val="single" w:sz="4" w:space="0" w:color="auto"/>
              <w:bottom w:val="single" w:sz="4" w:space="0" w:color="auto"/>
            </w:tcBorders>
          </w:tcPr>
          <w:p w14:paraId="31EFFC56" w14:textId="77777777" w:rsidR="00980D3B" w:rsidRDefault="00980D3B">
            <w:pPr>
              <w:pStyle w:val="HL7TableBody"/>
              <w:jc w:val="center"/>
            </w:pPr>
            <w:r>
              <w:t>ASN</w:t>
            </w:r>
          </w:p>
        </w:tc>
        <w:tc>
          <w:tcPr>
            <w:tcW w:w="2779" w:type="dxa"/>
            <w:tcBorders>
              <w:top w:val="single" w:sz="4" w:space="0" w:color="auto"/>
              <w:bottom w:val="single" w:sz="4" w:space="0" w:color="auto"/>
            </w:tcBorders>
          </w:tcPr>
          <w:p w14:paraId="5EB0336D" w14:textId="77777777" w:rsidR="00980D3B" w:rsidRDefault="00980D3B">
            <w:pPr>
              <w:pStyle w:val="HL7TableBody"/>
            </w:pPr>
            <w:r>
              <w:t>Answering Service Number</w:t>
            </w:r>
          </w:p>
        </w:tc>
        <w:tc>
          <w:tcPr>
            <w:tcW w:w="2160" w:type="dxa"/>
            <w:tcBorders>
              <w:top w:val="single" w:sz="4" w:space="0" w:color="auto"/>
              <w:bottom w:val="single" w:sz="4" w:space="0" w:color="auto"/>
            </w:tcBorders>
          </w:tcPr>
          <w:p w14:paraId="28B1C1AD" w14:textId="77777777" w:rsidR="00980D3B" w:rsidRDefault="00980D3B">
            <w:pPr>
              <w:pStyle w:val="HL7TableBody"/>
            </w:pPr>
          </w:p>
        </w:tc>
      </w:tr>
      <w:tr w:rsidR="00980D3B" w14:paraId="67E74EA8" w14:textId="77777777">
        <w:tblPrEx>
          <w:tblCellMar>
            <w:top w:w="0" w:type="dxa"/>
            <w:bottom w:w="0" w:type="dxa"/>
          </w:tblCellMar>
        </w:tblPrEx>
        <w:trPr>
          <w:jc w:val="center"/>
        </w:trPr>
        <w:tc>
          <w:tcPr>
            <w:tcW w:w="1473" w:type="dxa"/>
            <w:tcBorders>
              <w:top w:val="single" w:sz="4" w:space="0" w:color="auto"/>
              <w:bottom w:val="single" w:sz="4" w:space="0" w:color="auto"/>
            </w:tcBorders>
          </w:tcPr>
          <w:p w14:paraId="67DF8669" w14:textId="77777777" w:rsidR="00980D3B" w:rsidRDefault="00980D3B">
            <w:pPr>
              <w:pStyle w:val="HL7TableBody"/>
              <w:jc w:val="center"/>
            </w:pPr>
            <w:r>
              <w:t>EMR</w:t>
            </w:r>
          </w:p>
        </w:tc>
        <w:tc>
          <w:tcPr>
            <w:tcW w:w="2779" w:type="dxa"/>
            <w:tcBorders>
              <w:top w:val="single" w:sz="4" w:space="0" w:color="auto"/>
              <w:bottom w:val="single" w:sz="4" w:space="0" w:color="auto"/>
            </w:tcBorders>
          </w:tcPr>
          <w:p w14:paraId="05344A35" w14:textId="77777777" w:rsidR="00980D3B" w:rsidRDefault="00980D3B">
            <w:pPr>
              <w:pStyle w:val="HL7TableBody"/>
            </w:pPr>
            <w:r>
              <w:t>Emergency Number</w:t>
            </w:r>
          </w:p>
        </w:tc>
        <w:tc>
          <w:tcPr>
            <w:tcW w:w="2160" w:type="dxa"/>
            <w:tcBorders>
              <w:top w:val="single" w:sz="4" w:space="0" w:color="auto"/>
              <w:bottom w:val="single" w:sz="4" w:space="0" w:color="auto"/>
            </w:tcBorders>
          </w:tcPr>
          <w:p w14:paraId="420F817C" w14:textId="77777777" w:rsidR="00980D3B" w:rsidRDefault="00980D3B">
            <w:pPr>
              <w:pStyle w:val="HL7TableBody"/>
            </w:pPr>
          </w:p>
        </w:tc>
      </w:tr>
      <w:tr w:rsidR="00980D3B" w14:paraId="2ED0B8AD" w14:textId="77777777">
        <w:tblPrEx>
          <w:tblCellMar>
            <w:top w:w="0" w:type="dxa"/>
            <w:bottom w:w="0" w:type="dxa"/>
          </w:tblCellMar>
        </w:tblPrEx>
        <w:trPr>
          <w:jc w:val="center"/>
        </w:trPr>
        <w:tc>
          <w:tcPr>
            <w:tcW w:w="1473" w:type="dxa"/>
            <w:tcBorders>
              <w:top w:val="single" w:sz="4" w:space="0" w:color="auto"/>
              <w:bottom w:val="single" w:sz="4" w:space="0" w:color="auto"/>
            </w:tcBorders>
          </w:tcPr>
          <w:p w14:paraId="2FC1705A" w14:textId="77777777" w:rsidR="00980D3B" w:rsidRDefault="00980D3B">
            <w:pPr>
              <w:pStyle w:val="HL7TableBody"/>
              <w:jc w:val="center"/>
            </w:pPr>
            <w:r>
              <w:t>NET</w:t>
            </w:r>
          </w:p>
        </w:tc>
        <w:tc>
          <w:tcPr>
            <w:tcW w:w="2779" w:type="dxa"/>
            <w:tcBorders>
              <w:top w:val="single" w:sz="4" w:space="0" w:color="auto"/>
              <w:bottom w:val="single" w:sz="4" w:space="0" w:color="auto"/>
            </w:tcBorders>
          </w:tcPr>
          <w:p w14:paraId="2B00070F" w14:textId="77777777" w:rsidR="00980D3B" w:rsidRDefault="00980D3B">
            <w:pPr>
              <w:pStyle w:val="HL7TableBody"/>
            </w:pPr>
            <w:r>
              <w:t>Network (email) Address</w:t>
            </w:r>
          </w:p>
        </w:tc>
        <w:tc>
          <w:tcPr>
            <w:tcW w:w="2160" w:type="dxa"/>
            <w:tcBorders>
              <w:top w:val="single" w:sz="4" w:space="0" w:color="auto"/>
              <w:bottom w:val="single" w:sz="4" w:space="0" w:color="auto"/>
            </w:tcBorders>
          </w:tcPr>
          <w:p w14:paraId="3B1BA689" w14:textId="77777777" w:rsidR="00980D3B" w:rsidRDefault="00980D3B">
            <w:pPr>
              <w:pStyle w:val="HL7TableBody"/>
            </w:pPr>
          </w:p>
        </w:tc>
      </w:tr>
      <w:tr w:rsidR="00980D3B" w14:paraId="52E13CB4" w14:textId="77777777">
        <w:tblPrEx>
          <w:tblCellMar>
            <w:top w:w="0" w:type="dxa"/>
            <w:bottom w:w="0" w:type="dxa"/>
          </w:tblCellMar>
        </w:tblPrEx>
        <w:trPr>
          <w:jc w:val="center"/>
        </w:trPr>
        <w:tc>
          <w:tcPr>
            <w:tcW w:w="1473" w:type="dxa"/>
            <w:tcBorders>
              <w:top w:val="single" w:sz="4" w:space="0" w:color="auto"/>
              <w:bottom w:val="double" w:sz="4" w:space="0" w:color="auto"/>
            </w:tcBorders>
          </w:tcPr>
          <w:p w14:paraId="184995B3" w14:textId="77777777" w:rsidR="00980D3B" w:rsidRDefault="00980D3B">
            <w:pPr>
              <w:pStyle w:val="HL7TableBody"/>
              <w:jc w:val="center"/>
            </w:pPr>
            <w:r>
              <w:t>BPN</w:t>
            </w:r>
          </w:p>
        </w:tc>
        <w:tc>
          <w:tcPr>
            <w:tcW w:w="2779" w:type="dxa"/>
            <w:tcBorders>
              <w:top w:val="single" w:sz="4" w:space="0" w:color="auto"/>
              <w:bottom w:val="double" w:sz="4" w:space="0" w:color="auto"/>
            </w:tcBorders>
          </w:tcPr>
          <w:p w14:paraId="5A00A721" w14:textId="77777777" w:rsidR="00980D3B" w:rsidRDefault="00980D3B">
            <w:pPr>
              <w:pStyle w:val="HL7TableBody"/>
            </w:pPr>
            <w:r>
              <w:t>Beeper Number</w:t>
            </w:r>
          </w:p>
        </w:tc>
        <w:tc>
          <w:tcPr>
            <w:tcW w:w="2160" w:type="dxa"/>
            <w:tcBorders>
              <w:top w:val="single" w:sz="4" w:space="0" w:color="auto"/>
              <w:bottom w:val="double" w:sz="4" w:space="0" w:color="auto"/>
            </w:tcBorders>
          </w:tcPr>
          <w:p w14:paraId="6618722E" w14:textId="77777777" w:rsidR="00980D3B" w:rsidRDefault="00980D3B">
            <w:pPr>
              <w:pStyle w:val="HL7TableBody"/>
            </w:pPr>
          </w:p>
        </w:tc>
      </w:tr>
    </w:tbl>
    <w:p w14:paraId="25E2B81C" w14:textId="77777777" w:rsidR="00980D3B" w:rsidRDefault="00980D3B">
      <w:pPr>
        <w:pStyle w:val="Heading4"/>
      </w:pPr>
      <w:bookmarkStart w:id="2287" w:name="_Toc498146139"/>
      <w:bookmarkStart w:id="2288" w:name="_Toc527864708"/>
      <w:bookmarkStart w:id="2289" w:name="_Toc527866180"/>
      <w:bookmarkStart w:id="2290" w:name="OLE_LINK8"/>
      <w:r>
        <w:t xml:space="preserve">Telecommunication Equipment Type </w:t>
      </w:r>
      <w:bookmarkEnd w:id="2290"/>
      <w:r>
        <w:t>(ID)</w:t>
      </w:r>
      <w:bookmarkEnd w:id="2287"/>
      <w:bookmarkEnd w:id="2288"/>
      <w:bookmarkEnd w:id="2289"/>
    </w:p>
    <w:p w14:paraId="05BDC12C" w14:textId="77777777" w:rsidR="00980D3B" w:rsidRDefault="00980D3B">
      <w:pPr>
        <w:pStyle w:val="NormalIndented"/>
      </w:pPr>
      <w:r>
        <w:t>A code that represents the type of telecommunication</w:t>
      </w:r>
      <w:r>
        <w:rPr>
          <w:b/>
        </w:rPr>
        <w:t xml:space="preserve"> </w:t>
      </w:r>
      <w:r>
        <w:t xml:space="preserve">equipment. Refer to </w:t>
      </w:r>
      <w:hyperlink w:anchor="HL70202" w:history="1">
        <w:r>
          <w:rPr>
            <w:rStyle w:val="HyperlinkText"/>
          </w:rPr>
          <w:t>HL7 Tabl</w:t>
        </w:r>
        <w:bookmarkStart w:id="2291" w:name="_Hlt3251"/>
        <w:r>
          <w:rPr>
            <w:rStyle w:val="HyperlinkText"/>
          </w:rPr>
          <w:t>e</w:t>
        </w:r>
        <w:bookmarkEnd w:id="2291"/>
        <w:r>
          <w:rPr>
            <w:rStyle w:val="HyperlinkText"/>
          </w:rPr>
          <w:t xml:space="preserve"> 0202 - Telecommun</w:t>
        </w:r>
        <w:r>
          <w:rPr>
            <w:rStyle w:val="HyperlinkText"/>
          </w:rPr>
          <w:t>i</w:t>
        </w:r>
        <w:r>
          <w:rPr>
            <w:rStyle w:val="HyperlinkText"/>
          </w:rPr>
          <w:t>cation equipment type</w:t>
        </w:r>
      </w:hyperlink>
      <w:r>
        <w:t xml:space="preserve"> for valid values.</w:t>
      </w:r>
    </w:p>
    <w:p w14:paraId="5BA874E6" w14:textId="77777777" w:rsidR="00980D3B" w:rsidRDefault="00980D3B">
      <w:pPr>
        <w:pStyle w:val="HL7TableCaption"/>
      </w:pPr>
      <w:bookmarkStart w:id="2292" w:name="_Toc349735664"/>
      <w:bookmarkStart w:id="2293" w:name="_Toc349803936"/>
      <w:r>
        <w:t>HL7 Table 0202 - Telecommunication equipment type</w:t>
      </w:r>
      <w:bookmarkStart w:id="2294" w:name="HL70202"/>
      <w:bookmarkEnd w:id="2292"/>
      <w:bookmarkEnd w:id="2293"/>
      <w:bookmarkEnd w:id="2294"/>
      <w:r>
        <w:fldChar w:fldCharType="begin"/>
      </w:r>
      <w:r>
        <w:instrText xml:space="preserve"> XE "HL7 </w:instrText>
      </w:r>
      <w:r>
        <w:rPr>
          <w:rFonts w:ascii="TmsRmn 10pt" w:hAnsi="TmsRmn 10pt"/>
        </w:rPr>
        <w:instrText>Table</w:instrText>
      </w:r>
      <w:r>
        <w:rPr>
          <w:spacing w:val="-3"/>
        </w:rPr>
        <w:instrText xml:space="preserve"> 0202 - T</w:instrText>
      </w:r>
      <w:r>
        <w:instrText>elecommun</w:instrText>
      </w:r>
      <w:r>
        <w:instrText>i</w:instrText>
      </w:r>
      <w:r>
        <w:instrText>cation</w:instrText>
      </w:r>
      <w:r>
        <w:rPr>
          <w:b/>
        </w:rPr>
        <w:instrText xml:space="preserve"> </w:instrText>
      </w:r>
      <w:r>
        <w:instrText xml:space="preserve">equipment type" </w:instrText>
      </w:r>
      <w:r>
        <w:fldChar w:fldCharType="end"/>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6" w:space="0" w:color="auto"/>
        </w:tblBorders>
        <w:tblLayout w:type="fixed"/>
        <w:tblCellMar>
          <w:left w:w="120" w:type="dxa"/>
          <w:right w:w="120" w:type="dxa"/>
        </w:tblCellMar>
        <w:tblLook w:val="0000" w:firstRow="0" w:lastRow="0" w:firstColumn="0" w:lastColumn="0" w:noHBand="0" w:noVBand="0"/>
      </w:tblPr>
      <w:tblGrid>
        <w:gridCol w:w="1332"/>
        <w:gridCol w:w="5331"/>
        <w:gridCol w:w="2160"/>
      </w:tblGrid>
      <w:tr w:rsidR="00980D3B" w14:paraId="5CE4B849" w14:textId="77777777">
        <w:tblPrEx>
          <w:tblCellMar>
            <w:top w:w="0" w:type="dxa"/>
            <w:bottom w:w="0" w:type="dxa"/>
          </w:tblCellMar>
        </w:tblPrEx>
        <w:trPr>
          <w:tblHeader/>
          <w:jc w:val="center"/>
        </w:trPr>
        <w:tc>
          <w:tcPr>
            <w:tcW w:w="1332" w:type="dxa"/>
            <w:tcBorders>
              <w:top w:val="double" w:sz="4" w:space="0" w:color="auto"/>
              <w:bottom w:val="single" w:sz="4" w:space="0" w:color="auto"/>
            </w:tcBorders>
            <w:shd w:val="pct10" w:color="auto" w:fill="FFFFFF"/>
          </w:tcPr>
          <w:p w14:paraId="68997312" w14:textId="77777777" w:rsidR="00980D3B" w:rsidRDefault="00980D3B">
            <w:pPr>
              <w:pStyle w:val="HL7TableHeader"/>
              <w:jc w:val="center"/>
              <w:rPr>
                <w:lang w:val="fr-FR"/>
              </w:rPr>
            </w:pPr>
            <w:r>
              <w:rPr>
                <w:lang w:val="fr-FR"/>
              </w:rPr>
              <w:t>Value</w:t>
            </w:r>
          </w:p>
        </w:tc>
        <w:tc>
          <w:tcPr>
            <w:tcW w:w="5331" w:type="dxa"/>
            <w:tcBorders>
              <w:top w:val="double" w:sz="4" w:space="0" w:color="auto"/>
              <w:bottom w:val="single" w:sz="4" w:space="0" w:color="auto"/>
            </w:tcBorders>
            <w:shd w:val="pct10" w:color="auto" w:fill="FFFFFF"/>
          </w:tcPr>
          <w:p w14:paraId="61E0595F" w14:textId="77777777" w:rsidR="00980D3B" w:rsidRDefault="00980D3B">
            <w:pPr>
              <w:pStyle w:val="HL7TableHeader"/>
              <w:rPr>
                <w:lang w:val="fr-FR"/>
              </w:rPr>
            </w:pPr>
            <w:r>
              <w:rPr>
                <w:lang w:val="fr-FR"/>
              </w:rPr>
              <w:t>Description</w:t>
            </w:r>
          </w:p>
        </w:tc>
        <w:tc>
          <w:tcPr>
            <w:tcW w:w="2160" w:type="dxa"/>
            <w:tcBorders>
              <w:top w:val="double" w:sz="4" w:space="0" w:color="auto"/>
              <w:bottom w:val="single" w:sz="4" w:space="0" w:color="auto"/>
            </w:tcBorders>
            <w:shd w:val="pct10" w:color="auto" w:fill="FFFFFF"/>
          </w:tcPr>
          <w:p w14:paraId="76D17790" w14:textId="77777777" w:rsidR="00980D3B" w:rsidRDefault="00980D3B">
            <w:pPr>
              <w:pStyle w:val="HL7TableHeader"/>
              <w:rPr>
                <w:lang w:val="fr-FR"/>
              </w:rPr>
            </w:pPr>
            <w:r>
              <w:rPr>
                <w:lang w:val="fr-FR"/>
              </w:rPr>
              <w:t>Comment</w:t>
            </w:r>
          </w:p>
        </w:tc>
      </w:tr>
      <w:tr w:rsidR="00980D3B" w14:paraId="15A75948"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4D7EB4CA" w14:textId="77777777" w:rsidR="00980D3B" w:rsidRDefault="00980D3B">
            <w:pPr>
              <w:pStyle w:val="HL7TableBody"/>
              <w:jc w:val="center"/>
            </w:pPr>
            <w:r>
              <w:t>PH</w:t>
            </w:r>
          </w:p>
        </w:tc>
        <w:tc>
          <w:tcPr>
            <w:tcW w:w="5331" w:type="dxa"/>
            <w:tcBorders>
              <w:top w:val="single" w:sz="4" w:space="0" w:color="auto"/>
              <w:bottom w:val="single" w:sz="4" w:space="0" w:color="auto"/>
            </w:tcBorders>
          </w:tcPr>
          <w:p w14:paraId="10EA9548" w14:textId="77777777" w:rsidR="00980D3B" w:rsidRDefault="00980D3B">
            <w:pPr>
              <w:pStyle w:val="HL7TableBody"/>
            </w:pPr>
            <w:r>
              <w:t>Telephone</w:t>
            </w:r>
          </w:p>
        </w:tc>
        <w:tc>
          <w:tcPr>
            <w:tcW w:w="2160" w:type="dxa"/>
            <w:tcBorders>
              <w:top w:val="single" w:sz="4" w:space="0" w:color="auto"/>
              <w:bottom w:val="single" w:sz="4" w:space="0" w:color="auto"/>
            </w:tcBorders>
          </w:tcPr>
          <w:p w14:paraId="126DB437" w14:textId="77777777" w:rsidR="00980D3B" w:rsidRDefault="00980D3B">
            <w:pPr>
              <w:pStyle w:val="HL7TableBody"/>
            </w:pPr>
          </w:p>
        </w:tc>
      </w:tr>
      <w:tr w:rsidR="00980D3B" w14:paraId="547E0E09"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5018D494" w14:textId="77777777" w:rsidR="00980D3B" w:rsidRDefault="00980D3B">
            <w:pPr>
              <w:pStyle w:val="HL7TableBody"/>
              <w:jc w:val="center"/>
            </w:pPr>
            <w:r>
              <w:t>FX</w:t>
            </w:r>
          </w:p>
        </w:tc>
        <w:tc>
          <w:tcPr>
            <w:tcW w:w="5331" w:type="dxa"/>
            <w:tcBorders>
              <w:top w:val="single" w:sz="4" w:space="0" w:color="auto"/>
              <w:bottom w:val="single" w:sz="4" w:space="0" w:color="auto"/>
            </w:tcBorders>
          </w:tcPr>
          <w:p w14:paraId="63A01F29" w14:textId="77777777" w:rsidR="00980D3B" w:rsidRDefault="00980D3B">
            <w:pPr>
              <w:pStyle w:val="HL7TableBody"/>
              <w:rPr>
                <w:lang w:val="fr-FR"/>
              </w:rPr>
            </w:pPr>
            <w:r>
              <w:rPr>
                <w:lang w:val="fr-FR"/>
              </w:rPr>
              <w:t>Fax</w:t>
            </w:r>
          </w:p>
        </w:tc>
        <w:tc>
          <w:tcPr>
            <w:tcW w:w="2160" w:type="dxa"/>
            <w:tcBorders>
              <w:top w:val="single" w:sz="4" w:space="0" w:color="auto"/>
              <w:bottom w:val="single" w:sz="4" w:space="0" w:color="auto"/>
            </w:tcBorders>
          </w:tcPr>
          <w:p w14:paraId="10D8493B" w14:textId="77777777" w:rsidR="00980D3B" w:rsidRDefault="00980D3B">
            <w:pPr>
              <w:pStyle w:val="HL7TableBody"/>
              <w:rPr>
                <w:lang w:val="fr-FR"/>
              </w:rPr>
            </w:pPr>
          </w:p>
        </w:tc>
      </w:tr>
      <w:tr w:rsidR="00980D3B" w14:paraId="779119B2"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02ED528E" w14:textId="77777777" w:rsidR="00980D3B" w:rsidRDefault="00980D3B">
            <w:pPr>
              <w:pStyle w:val="HL7TableBody"/>
              <w:jc w:val="center"/>
              <w:rPr>
                <w:lang w:val="fr-FR"/>
              </w:rPr>
            </w:pPr>
            <w:r>
              <w:rPr>
                <w:lang w:val="fr-FR"/>
              </w:rPr>
              <w:t>MD</w:t>
            </w:r>
          </w:p>
        </w:tc>
        <w:tc>
          <w:tcPr>
            <w:tcW w:w="5331" w:type="dxa"/>
            <w:tcBorders>
              <w:top w:val="single" w:sz="4" w:space="0" w:color="auto"/>
              <w:bottom w:val="single" w:sz="4" w:space="0" w:color="auto"/>
            </w:tcBorders>
          </w:tcPr>
          <w:p w14:paraId="6584B88C" w14:textId="77777777" w:rsidR="00980D3B" w:rsidRDefault="00980D3B">
            <w:pPr>
              <w:pStyle w:val="HL7TableBody"/>
              <w:rPr>
                <w:lang w:val="fr-FR"/>
              </w:rPr>
            </w:pPr>
            <w:r>
              <w:rPr>
                <w:lang w:val="fr-FR"/>
              </w:rPr>
              <w:t>Modem</w:t>
            </w:r>
          </w:p>
        </w:tc>
        <w:tc>
          <w:tcPr>
            <w:tcW w:w="2160" w:type="dxa"/>
            <w:tcBorders>
              <w:top w:val="single" w:sz="4" w:space="0" w:color="auto"/>
              <w:bottom w:val="single" w:sz="4" w:space="0" w:color="auto"/>
            </w:tcBorders>
          </w:tcPr>
          <w:p w14:paraId="2FA8BE16" w14:textId="77777777" w:rsidR="00980D3B" w:rsidRDefault="00980D3B">
            <w:pPr>
              <w:pStyle w:val="HL7TableBody"/>
              <w:rPr>
                <w:lang w:val="fr-FR"/>
              </w:rPr>
            </w:pPr>
          </w:p>
        </w:tc>
      </w:tr>
      <w:tr w:rsidR="00980D3B" w14:paraId="3F90334C"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1493BB5A" w14:textId="77777777" w:rsidR="00980D3B" w:rsidRDefault="00980D3B">
            <w:pPr>
              <w:pStyle w:val="HL7TableBody"/>
              <w:jc w:val="center"/>
            </w:pPr>
            <w:r>
              <w:t>CP</w:t>
            </w:r>
          </w:p>
        </w:tc>
        <w:tc>
          <w:tcPr>
            <w:tcW w:w="5331" w:type="dxa"/>
            <w:tcBorders>
              <w:top w:val="single" w:sz="4" w:space="0" w:color="auto"/>
              <w:bottom w:val="single" w:sz="4" w:space="0" w:color="auto"/>
            </w:tcBorders>
          </w:tcPr>
          <w:p w14:paraId="02871E93" w14:textId="77777777" w:rsidR="00980D3B" w:rsidRDefault="00980D3B">
            <w:pPr>
              <w:pStyle w:val="HL7TableBody"/>
            </w:pPr>
            <w:r>
              <w:t>Cellular Phone</w:t>
            </w:r>
          </w:p>
        </w:tc>
        <w:tc>
          <w:tcPr>
            <w:tcW w:w="2160" w:type="dxa"/>
            <w:tcBorders>
              <w:top w:val="single" w:sz="4" w:space="0" w:color="auto"/>
              <w:bottom w:val="single" w:sz="4" w:space="0" w:color="auto"/>
            </w:tcBorders>
          </w:tcPr>
          <w:p w14:paraId="14ACADB2" w14:textId="77777777" w:rsidR="00980D3B" w:rsidRDefault="00980D3B">
            <w:pPr>
              <w:pStyle w:val="HL7TableBody"/>
            </w:pPr>
          </w:p>
        </w:tc>
      </w:tr>
      <w:tr w:rsidR="00980D3B" w14:paraId="121300A2"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1A0CCCD8" w14:textId="77777777" w:rsidR="00980D3B" w:rsidRDefault="00980D3B">
            <w:pPr>
              <w:pStyle w:val="HL7TableBody"/>
              <w:jc w:val="center"/>
            </w:pPr>
            <w:r>
              <w:t>BP</w:t>
            </w:r>
          </w:p>
        </w:tc>
        <w:tc>
          <w:tcPr>
            <w:tcW w:w="5331" w:type="dxa"/>
            <w:tcBorders>
              <w:top w:val="single" w:sz="4" w:space="0" w:color="auto"/>
              <w:bottom w:val="single" w:sz="4" w:space="0" w:color="auto"/>
            </w:tcBorders>
          </w:tcPr>
          <w:p w14:paraId="781B32F6" w14:textId="77777777" w:rsidR="00980D3B" w:rsidRDefault="00980D3B">
            <w:pPr>
              <w:pStyle w:val="HL7TableBody"/>
            </w:pPr>
            <w:r>
              <w:t>Beeper</w:t>
            </w:r>
          </w:p>
        </w:tc>
        <w:tc>
          <w:tcPr>
            <w:tcW w:w="2160" w:type="dxa"/>
            <w:tcBorders>
              <w:top w:val="single" w:sz="4" w:space="0" w:color="auto"/>
              <w:bottom w:val="single" w:sz="4" w:space="0" w:color="auto"/>
            </w:tcBorders>
          </w:tcPr>
          <w:p w14:paraId="467F05EC" w14:textId="77777777" w:rsidR="00980D3B" w:rsidRDefault="00980D3B">
            <w:pPr>
              <w:pStyle w:val="HL7TableBody"/>
            </w:pPr>
          </w:p>
        </w:tc>
      </w:tr>
      <w:tr w:rsidR="00980D3B" w14:paraId="6F9B2677"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7E0C0EC7" w14:textId="77777777" w:rsidR="00980D3B" w:rsidRDefault="00980D3B">
            <w:pPr>
              <w:pStyle w:val="HL7TableBody"/>
              <w:jc w:val="center"/>
            </w:pPr>
            <w:r>
              <w:t>Internet</w:t>
            </w:r>
          </w:p>
        </w:tc>
        <w:tc>
          <w:tcPr>
            <w:tcW w:w="5331" w:type="dxa"/>
            <w:tcBorders>
              <w:top w:val="single" w:sz="4" w:space="0" w:color="auto"/>
              <w:bottom w:val="single" w:sz="4" w:space="0" w:color="auto"/>
            </w:tcBorders>
          </w:tcPr>
          <w:p w14:paraId="2F9FF6E2" w14:textId="77777777" w:rsidR="00980D3B" w:rsidRDefault="00980D3B">
            <w:pPr>
              <w:pStyle w:val="HL7TableBody"/>
            </w:pPr>
            <w:r>
              <w:t>Internet Address: Use Only If Telecommunic</w:t>
            </w:r>
            <w:r>
              <w:t>a</w:t>
            </w:r>
            <w:r>
              <w:t>tion Use Code Is NET</w:t>
            </w:r>
          </w:p>
        </w:tc>
        <w:tc>
          <w:tcPr>
            <w:tcW w:w="2160" w:type="dxa"/>
            <w:tcBorders>
              <w:top w:val="single" w:sz="4" w:space="0" w:color="auto"/>
              <w:bottom w:val="single" w:sz="4" w:space="0" w:color="auto"/>
            </w:tcBorders>
          </w:tcPr>
          <w:p w14:paraId="26CF090E" w14:textId="77777777" w:rsidR="00980D3B" w:rsidRDefault="00980D3B">
            <w:pPr>
              <w:pStyle w:val="HL7TableBody"/>
            </w:pPr>
          </w:p>
        </w:tc>
      </w:tr>
      <w:tr w:rsidR="00980D3B" w14:paraId="438FB71A"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2E1F8EE7" w14:textId="77777777" w:rsidR="00980D3B" w:rsidRDefault="00980D3B">
            <w:pPr>
              <w:pStyle w:val="HL7TableBody"/>
              <w:jc w:val="center"/>
            </w:pPr>
            <w:r>
              <w:t>X.400</w:t>
            </w:r>
          </w:p>
        </w:tc>
        <w:tc>
          <w:tcPr>
            <w:tcW w:w="5331" w:type="dxa"/>
            <w:tcBorders>
              <w:top w:val="single" w:sz="4" w:space="0" w:color="auto"/>
              <w:bottom w:val="single" w:sz="4" w:space="0" w:color="auto"/>
            </w:tcBorders>
          </w:tcPr>
          <w:p w14:paraId="0BBA0E83" w14:textId="77777777" w:rsidR="00980D3B" w:rsidRDefault="00980D3B">
            <w:pPr>
              <w:pStyle w:val="HL7TableBody"/>
            </w:pPr>
            <w:r>
              <w:t>X.400 email address: Use Only If Telecommun</w:t>
            </w:r>
            <w:r>
              <w:t>i</w:t>
            </w:r>
            <w:r>
              <w:t>cation Use Code Is NET</w:t>
            </w:r>
          </w:p>
        </w:tc>
        <w:tc>
          <w:tcPr>
            <w:tcW w:w="2160" w:type="dxa"/>
            <w:tcBorders>
              <w:top w:val="single" w:sz="4" w:space="0" w:color="auto"/>
              <w:bottom w:val="single" w:sz="4" w:space="0" w:color="auto"/>
            </w:tcBorders>
          </w:tcPr>
          <w:p w14:paraId="7BCB5BDA" w14:textId="77777777" w:rsidR="00980D3B" w:rsidRDefault="00980D3B">
            <w:pPr>
              <w:pStyle w:val="HL7TableBody"/>
            </w:pPr>
          </w:p>
        </w:tc>
      </w:tr>
      <w:tr w:rsidR="00980D3B" w14:paraId="0C1791AF" w14:textId="77777777">
        <w:tblPrEx>
          <w:tblCellMar>
            <w:top w:w="0" w:type="dxa"/>
            <w:bottom w:w="0" w:type="dxa"/>
          </w:tblCellMar>
        </w:tblPrEx>
        <w:trPr>
          <w:jc w:val="center"/>
        </w:trPr>
        <w:tc>
          <w:tcPr>
            <w:tcW w:w="1332" w:type="dxa"/>
            <w:tcBorders>
              <w:top w:val="single" w:sz="4" w:space="0" w:color="auto"/>
              <w:bottom w:val="single" w:sz="4" w:space="0" w:color="auto"/>
            </w:tcBorders>
          </w:tcPr>
          <w:p w14:paraId="7B70327D" w14:textId="77777777" w:rsidR="00980D3B" w:rsidRDefault="00980D3B">
            <w:pPr>
              <w:pStyle w:val="HL7TableBody"/>
              <w:jc w:val="center"/>
            </w:pPr>
            <w:r>
              <w:t>TDD</w:t>
            </w:r>
          </w:p>
        </w:tc>
        <w:tc>
          <w:tcPr>
            <w:tcW w:w="5331" w:type="dxa"/>
            <w:tcBorders>
              <w:top w:val="single" w:sz="4" w:space="0" w:color="auto"/>
              <w:bottom w:val="single" w:sz="4" w:space="0" w:color="auto"/>
            </w:tcBorders>
          </w:tcPr>
          <w:p w14:paraId="1A4DE1A5" w14:textId="77777777" w:rsidR="00980D3B" w:rsidRDefault="00980D3B">
            <w:pPr>
              <w:pStyle w:val="HL7TableBody"/>
            </w:pPr>
            <w:r>
              <w:t>Telecommunications Device for the Deaf</w:t>
            </w:r>
          </w:p>
        </w:tc>
        <w:tc>
          <w:tcPr>
            <w:tcW w:w="2160" w:type="dxa"/>
            <w:tcBorders>
              <w:top w:val="single" w:sz="4" w:space="0" w:color="auto"/>
              <w:bottom w:val="single" w:sz="4" w:space="0" w:color="auto"/>
            </w:tcBorders>
          </w:tcPr>
          <w:p w14:paraId="38D630B6" w14:textId="77777777" w:rsidR="00980D3B" w:rsidRDefault="00980D3B">
            <w:pPr>
              <w:pStyle w:val="HL7TableBody"/>
            </w:pPr>
          </w:p>
        </w:tc>
      </w:tr>
      <w:tr w:rsidR="00980D3B" w14:paraId="040FC235" w14:textId="77777777">
        <w:tblPrEx>
          <w:tblCellMar>
            <w:top w:w="0" w:type="dxa"/>
            <w:bottom w:w="0" w:type="dxa"/>
          </w:tblCellMar>
        </w:tblPrEx>
        <w:trPr>
          <w:jc w:val="center"/>
        </w:trPr>
        <w:tc>
          <w:tcPr>
            <w:tcW w:w="1332" w:type="dxa"/>
            <w:tcBorders>
              <w:top w:val="single" w:sz="4" w:space="0" w:color="auto"/>
              <w:bottom w:val="double" w:sz="4" w:space="0" w:color="auto"/>
            </w:tcBorders>
          </w:tcPr>
          <w:p w14:paraId="7F3C98B3" w14:textId="77777777" w:rsidR="00980D3B" w:rsidRDefault="00980D3B">
            <w:pPr>
              <w:pStyle w:val="HL7TableBody"/>
              <w:jc w:val="center"/>
            </w:pPr>
            <w:r>
              <w:t>TTY</w:t>
            </w:r>
          </w:p>
        </w:tc>
        <w:tc>
          <w:tcPr>
            <w:tcW w:w="5331" w:type="dxa"/>
            <w:tcBorders>
              <w:top w:val="single" w:sz="4" w:space="0" w:color="auto"/>
              <w:bottom w:val="double" w:sz="4" w:space="0" w:color="auto"/>
            </w:tcBorders>
          </w:tcPr>
          <w:p w14:paraId="52BAF8B9" w14:textId="77777777" w:rsidR="00980D3B" w:rsidRDefault="00980D3B">
            <w:pPr>
              <w:pStyle w:val="HL7TableBody"/>
            </w:pPr>
            <w:r>
              <w:t>Teletypewriter</w:t>
            </w:r>
          </w:p>
        </w:tc>
        <w:tc>
          <w:tcPr>
            <w:tcW w:w="2160" w:type="dxa"/>
            <w:tcBorders>
              <w:top w:val="single" w:sz="4" w:space="0" w:color="auto"/>
              <w:bottom w:val="double" w:sz="4" w:space="0" w:color="auto"/>
            </w:tcBorders>
          </w:tcPr>
          <w:p w14:paraId="69E4A80C" w14:textId="77777777" w:rsidR="00980D3B" w:rsidRDefault="00980D3B">
            <w:pPr>
              <w:pStyle w:val="HL7TableBody"/>
            </w:pPr>
          </w:p>
        </w:tc>
      </w:tr>
    </w:tbl>
    <w:p w14:paraId="6B9A29AB" w14:textId="77777777" w:rsidR="00980D3B" w:rsidRDefault="00980D3B">
      <w:pPr>
        <w:pStyle w:val="Heading4"/>
      </w:pPr>
      <w:bookmarkStart w:id="2295" w:name="_Toc498146140"/>
      <w:bookmarkStart w:id="2296" w:name="_Toc527864709"/>
      <w:bookmarkStart w:id="2297" w:name="_Toc527866181"/>
      <w:r>
        <w:t>Email Address (ST)</w:t>
      </w:r>
      <w:bookmarkEnd w:id="2295"/>
      <w:bookmarkEnd w:id="2296"/>
      <w:bookmarkEnd w:id="2297"/>
    </w:p>
    <w:p w14:paraId="143D6ABA" w14:textId="77777777" w:rsidR="00980D3B" w:rsidRDefault="00980D3B">
      <w:pPr>
        <w:pStyle w:val="Note"/>
      </w:pPr>
      <w:r>
        <w:rPr>
          <w:rStyle w:val="Strong"/>
        </w:rPr>
        <w:t>Internationalization note:</w:t>
      </w:r>
      <w:r>
        <w:t xml:space="preserve"> To make this data type interoperate with CEN’s Telecommunication data attribute group, we allow use of the second component for email addresses. The presence of an email address is specified by the addition of the value </w:t>
      </w:r>
      <w:r>
        <w:rPr>
          <w:rStyle w:val="Emphasis"/>
        </w:rPr>
        <w:t>NET</w:t>
      </w:r>
      <w:r>
        <w:t xml:space="preserve"> to the Phone Use Code table, and the type of Internet address is specified with the values </w:t>
      </w:r>
      <w:r>
        <w:rPr>
          <w:rStyle w:val="Emphasis"/>
        </w:rPr>
        <w:t>Internet</w:t>
      </w:r>
      <w:r>
        <w:t xml:space="preserve"> and </w:t>
      </w:r>
      <w:r>
        <w:rPr>
          <w:rStyle w:val="Emphasis"/>
        </w:rPr>
        <w:t>X.400</w:t>
      </w:r>
      <w:r>
        <w:t xml:space="preserve"> to the Phone Equipment Type table. When used for an Internet address, the first component of the XTN data type will be null. If the @-sign is being used as a subcomponent delimiter, the HL7 subcomponent escape sequence may be used when encoding an Internet address (see Section </w:t>
      </w:r>
      <w:bookmarkStart w:id="2298" w:name="_Toc498146141"/>
      <w:bookmarkStart w:id="2299" w:name="_Toc527864710"/>
      <w:bookmarkStart w:id="2300" w:name="_Toc527866182"/>
      <w:r>
        <w:t>Country Code (NM)</w:t>
      </w:r>
      <w:bookmarkEnd w:id="2298"/>
      <w:bookmarkEnd w:id="2299"/>
      <w:bookmarkEnd w:id="2300"/>
      <w:r>
        <w:t>.</w:t>
      </w:r>
    </w:p>
    <w:p w14:paraId="133420BD" w14:textId="77777777" w:rsidR="00980D3B" w:rsidRDefault="00980D3B">
      <w:pPr>
        <w:pStyle w:val="Heading4"/>
      </w:pPr>
      <w:bookmarkStart w:id="2301" w:name="_Toc498146142"/>
      <w:bookmarkStart w:id="2302" w:name="_Toc527864711"/>
      <w:bookmarkStart w:id="2303" w:name="_Toc527866183"/>
      <w:r>
        <w:t>Area/city Code (NM)</w:t>
      </w:r>
      <w:bookmarkEnd w:id="2301"/>
      <w:bookmarkEnd w:id="2302"/>
      <w:bookmarkEnd w:id="2303"/>
    </w:p>
    <w:p w14:paraId="51D8AADB" w14:textId="77777777" w:rsidR="00980D3B" w:rsidRDefault="00980D3B">
      <w:pPr>
        <w:pStyle w:val="Heading4"/>
      </w:pPr>
      <w:bookmarkStart w:id="2304" w:name="_Toc498146143"/>
      <w:bookmarkStart w:id="2305" w:name="_Toc527864712"/>
      <w:bookmarkStart w:id="2306" w:name="_Toc527866184"/>
      <w:r>
        <w:t>Phone Number (NM)</w:t>
      </w:r>
      <w:bookmarkEnd w:id="2304"/>
      <w:bookmarkEnd w:id="2305"/>
      <w:bookmarkEnd w:id="2306"/>
    </w:p>
    <w:p w14:paraId="001F763E" w14:textId="77777777" w:rsidR="00980D3B" w:rsidRDefault="00980D3B">
      <w:pPr>
        <w:pStyle w:val="Heading4"/>
      </w:pPr>
      <w:bookmarkStart w:id="2307" w:name="_Toc498146144"/>
      <w:bookmarkStart w:id="2308" w:name="_Toc527864713"/>
      <w:bookmarkStart w:id="2309" w:name="_Toc527866185"/>
      <w:r>
        <w:t>Extension (NM)</w:t>
      </w:r>
      <w:bookmarkEnd w:id="2307"/>
      <w:bookmarkEnd w:id="2308"/>
      <w:bookmarkEnd w:id="2309"/>
    </w:p>
    <w:p w14:paraId="5207E477" w14:textId="77777777" w:rsidR="00980D3B" w:rsidRDefault="00980D3B">
      <w:pPr>
        <w:pStyle w:val="Heading4"/>
      </w:pPr>
      <w:bookmarkStart w:id="2310" w:name="_Toc498146145"/>
      <w:bookmarkStart w:id="2311" w:name="_Toc527864714"/>
      <w:bookmarkStart w:id="2312" w:name="_Toc527866186"/>
      <w:r>
        <w:t>Any Text (ST)</w:t>
      </w:r>
      <w:bookmarkEnd w:id="2310"/>
      <w:bookmarkEnd w:id="2311"/>
      <w:bookmarkEnd w:id="2312"/>
    </w:p>
    <w:p w14:paraId="13D48F10" w14:textId="77777777" w:rsidR="00980D3B" w:rsidRDefault="00980D3B">
      <w:pPr>
        <w:pStyle w:val="NormalIndented"/>
        <w:keepNext/>
      </w:pPr>
      <w:r>
        <w:t>Definition: Contains comments with respect to the telephone number.</w:t>
      </w:r>
    </w:p>
    <w:p w14:paraId="5C8114E7" w14:textId="77777777" w:rsidR="00980D3B" w:rsidRDefault="00980D3B">
      <w:pPr>
        <w:pStyle w:val="Example"/>
        <w:ind w:left="144" w:firstLine="720"/>
        <w:rPr>
          <w:noProof w:val="0"/>
        </w:rPr>
      </w:pPr>
      <w:r>
        <w:rPr>
          <w:noProof w:val="0"/>
        </w:rPr>
        <w:t>Example: |^^^^^^^^Do not use after 5PM</w:t>
      </w:r>
    </w:p>
    <w:p w14:paraId="5F0BD5AE" w14:textId="77777777" w:rsidR="00980D3B" w:rsidRDefault="00980D3B">
      <w:pPr>
        <w:pStyle w:val="Heading4"/>
      </w:pPr>
      <w:r>
        <w:lastRenderedPageBreak/>
        <w:t>Extension Prefix  (ST)</w:t>
      </w:r>
    </w:p>
    <w:p w14:paraId="64116666" w14:textId="77777777" w:rsidR="00980D3B" w:rsidRDefault="00980D3B">
      <w:pPr>
        <w:pStyle w:val="NormalIndented"/>
      </w:pPr>
      <w:r>
        <w:t>The characters established within a company’s internal telephone system network used as a prefix to the Extension component for internal dialing. Note that the use of Extension Prefix requires that the Extension component be valued and that digits, as well as special characters (e.g., *, #) may be used.</w:t>
      </w:r>
    </w:p>
    <w:p w14:paraId="0A92505E" w14:textId="77777777" w:rsidR="00980D3B" w:rsidRDefault="00980D3B">
      <w:pPr>
        <w:pStyle w:val="Heading4"/>
      </w:pPr>
      <w:r>
        <w:t>Speed Dial Code  (ST)</w:t>
      </w:r>
    </w:p>
    <w:p w14:paraId="2A21DC8C" w14:textId="77777777" w:rsidR="00980D3B" w:rsidRDefault="00980D3B">
      <w:pPr>
        <w:pStyle w:val="NormalIndented"/>
      </w:pPr>
      <w:r>
        <w:t>The characters established within a company’s internal telephone system used in place of the (external) telephone number to facilitate calling because its length is shorter than that of the telephone number. Note that digits, as well as special characters (e.g., *, #) may be used.</w:t>
      </w:r>
    </w:p>
    <w:p w14:paraId="7016BBC0" w14:textId="77777777" w:rsidR="00980D3B" w:rsidRDefault="00980D3B">
      <w:pPr>
        <w:pStyle w:val="Heading4"/>
      </w:pPr>
      <w:r>
        <w:t>Unformatted Telephone Number (ST)</w:t>
      </w:r>
    </w:p>
    <w:p w14:paraId="332DAD3C" w14:textId="77777777" w:rsidR="00980D3B" w:rsidRDefault="00980D3B">
      <w:pPr>
        <w:pStyle w:val="NormalIndented"/>
      </w:pPr>
      <w:r>
        <w:t>Definition: An expression of the telephone number as an unparsible string.</w:t>
      </w:r>
    </w:p>
    <w:p w14:paraId="7A5BB3A1" w14:textId="77777777" w:rsidR="00980D3B" w:rsidRDefault="00980D3B">
      <w:pPr>
        <w:pStyle w:val="NormalIndented"/>
      </w:pPr>
      <w:r>
        <w:t xml:space="preserve">The phone number was entered as free text and sending system does not know how to parse it. </w:t>
      </w:r>
    </w:p>
    <w:p w14:paraId="2B0729B7" w14:textId="77777777" w:rsidR="00980D3B" w:rsidRDefault="00980D3B">
      <w:pPr>
        <w:pStyle w:val="Example"/>
      </w:pPr>
      <w:r>
        <w:t>Example: |^^^^^^^^^^^1-800-Dentist|</w:t>
      </w:r>
    </w:p>
    <w:sectPr w:rsidR="00980D3B">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800" w:header="720" w:footer="720" w:gutter="0"/>
      <w:pgNumType w:start="127"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6EA79" w14:textId="77777777" w:rsidR="00406678" w:rsidRDefault="00406678">
      <w:pPr>
        <w:spacing w:after="0"/>
      </w:pPr>
      <w:r>
        <w:separator/>
      </w:r>
    </w:p>
  </w:endnote>
  <w:endnote w:type="continuationSeparator" w:id="0">
    <w:p w14:paraId="2F387216" w14:textId="77777777" w:rsidR="00406678" w:rsidRDefault="004066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LinePrinter">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Rmn 10pt">
    <w:altName w:val="Times New Roman"/>
    <w:panose1 w:val="00000000000000000000"/>
    <w:charset w:val="00"/>
    <w:family w:val="roman"/>
    <w:notTrueType/>
    <w:pitch w:val="default"/>
    <w:sig w:usb0="00000003" w:usb1="00000000" w:usb2="00000000" w:usb3="00000000" w:csb0="00000001" w:csb1="00000000"/>
  </w:font>
  <w:font w:name="Helv 8pt">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001F" w14:textId="77777777" w:rsidR="00980D3B" w:rsidRDefault="00980D3B">
    <w:pPr>
      <w:pStyle w:val="Footer"/>
      <w:pBdr>
        <w:top w:val="single" w:sz="6" w:space="1" w:color="auto"/>
      </w:pBdr>
    </w:pPr>
    <w:r>
      <w:t xml:space="preserve">Page </w:t>
    </w:r>
    <w:r>
      <w:fldChar w:fldCharType="begin"/>
    </w:r>
    <w:r>
      <w:instrText xml:space="preserve"> PAGE </w:instrText>
    </w:r>
    <w:r>
      <w:fldChar w:fldCharType="separate"/>
    </w:r>
    <w:r w:rsidR="005F051D">
      <w:rPr>
        <w:noProof/>
      </w:rPr>
      <w:t>2-240</w:t>
    </w:r>
    <w:r>
      <w:fldChar w:fldCharType="end"/>
    </w:r>
    <w:r>
      <w:tab/>
      <w:t>Health Level Seven, Version 2.5 © 2003.  All rights reserved.</w:t>
    </w:r>
  </w:p>
  <w:p w14:paraId="352B9D00" w14:textId="77777777" w:rsidR="00980D3B" w:rsidRDefault="00980D3B">
    <w:pPr>
      <w:pStyle w:val="Footer"/>
      <w:numPr>
        <w:ins w:id="2313" w:author="Unknown"/>
      </w:numPr>
      <w:pBdr>
        <w:top w:val="single" w:sz="6" w:space="1" w:color="auto"/>
      </w:pBdr>
    </w:pPr>
    <w:r>
      <w:t>July 2003.</w:t>
    </w:r>
    <w:r>
      <w:tab/>
      <w:t>Final Standard.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5467" w14:textId="77777777" w:rsidR="00980D3B" w:rsidRDefault="00980D3B">
    <w:pPr>
      <w:pStyle w:val="Footer"/>
      <w:pBdr>
        <w:top w:val="single" w:sz="6" w:space="1" w:color="auto"/>
      </w:pBdr>
    </w:pPr>
    <w:r>
      <w:t>Health Level Seven, Version 2.5 © 2003.  All rights reserved.</w:t>
    </w:r>
    <w:r>
      <w:tab/>
      <w:t xml:space="preserve">Page </w:t>
    </w:r>
    <w:r>
      <w:rPr>
        <w:rStyle w:val="PageNumber"/>
        <w:rFonts w:ascii="Arial" w:hAnsi="Arial"/>
        <w:kern w:val="16"/>
        <w:sz w:val="16"/>
      </w:rPr>
      <w:fldChar w:fldCharType="begin"/>
    </w:r>
    <w:r>
      <w:rPr>
        <w:rStyle w:val="PageNumber"/>
        <w:rFonts w:ascii="Arial" w:hAnsi="Arial"/>
        <w:kern w:val="16"/>
        <w:sz w:val="16"/>
      </w:rPr>
      <w:instrText xml:space="preserve"> PAGE </w:instrText>
    </w:r>
    <w:r>
      <w:rPr>
        <w:rStyle w:val="PageNumber"/>
        <w:rFonts w:ascii="Arial" w:hAnsi="Arial"/>
        <w:kern w:val="16"/>
        <w:sz w:val="16"/>
      </w:rPr>
      <w:fldChar w:fldCharType="separate"/>
    </w:r>
    <w:r w:rsidR="005F051D">
      <w:rPr>
        <w:rStyle w:val="PageNumber"/>
        <w:rFonts w:ascii="Arial" w:hAnsi="Arial"/>
        <w:noProof/>
        <w:kern w:val="16"/>
        <w:sz w:val="16"/>
      </w:rPr>
      <w:t>2-239</w:t>
    </w:r>
    <w:r>
      <w:rPr>
        <w:rStyle w:val="PageNumber"/>
        <w:rFonts w:ascii="Arial" w:hAnsi="Arial"/>
        <w:kern w:val="16"/>
        <w:sz w:val="16"/>
      </w:rPr>
      <w:fldChar w:fldCharType="end"/>
    </w:r>
  </w:p>
  <w:p w14:paraId="563EDBCB" w14:textId="77777777" w:rsidR="00980D3B" w:rsidRDefault="00980D3B">
    <w:pPr>
      <w:pStyle w:val="Footer"/>
      <w:numPr>
        <w:ins w:id="2314" w:author="Unknown"/>
      </w:numPr>
      <w:pBdr>
        <w:top w:val="single" w:sz="6" w:space="1" w:color="auto"/>
      </w:pBdr>
    </w:pPr>
    <w:r>
      <w:t>Final Standard.</w:t>
    </w:r>
    <w:r>
      <w:tab/>
      <w:t>July 2003.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A52A" w14:textId="77777777" w:rsidR="00980D3B" w:rsidRDefault="00980D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2-215</w:t>
    </w:r>
    <w:r>
      <w:rPr>
        <w:rStyle w:val="PageNumber"/>
      </w:rPr>
      <w:fldChar w:fldCharType="end"/>
    </w:r>
  </w:p>
  <w:p w14:paraId="769726F4" w14:textId="77777777" w:rsidR="00980D3B" w:rsidRDefault="00980D3B">
    <w:pPr>
      <w:pStyle w:val="Footer"/>
      <w:ind w:right="360"/>
    </w:pPr>
    <w:r>
      <w:t>Health Level Seven, Version 2.5 © 2003.  All rights reserved.</w:t>
    </w:r>
    <w:r>
      <w:tab/>
    </w:r>
    <w:r>
      <w:rPr>
        <w:i/>
        <w:vanish/>
      </w:rPr>
      <w:pgNum/>
    </w:r>
    <w:r>
      <w:rPr>
        <w:i/>
        <w:vanish/>
      </w:rPr>
      <w:pgNum/>
    </w:r>
    <w:r>
      <w:t xml:space="preserve">Page </w:t>
    </w:r>
  </w:p>
  <w:p w14:paraId="1FBE51A8" w14:textId="77777777" w:rsidR="00980D3B" w:rsidRDefault="00980D3B">
    <w:pPr>
      <w:pStyle w:val="Footer"/>
      <w:numPr>
        <w:ins w:id="2315" w:author="Unknown"/>
      </w:numPr>
    </w:pPr>
    <w:r>
      <w:t>Final Standard</w:t>
    </w:r>
    <w:r>
      <w:tab/>
      <w:t>June 2003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465BB" w14:textId="77777777" w:rsidR="00406678" w:rsidRDefault="00406678">
      <w:pPr>
        <w:spacing w:after="0"/>
      </w:pPr>
      <w:r>
        <w:separator/>
      </w:r>
    </w:p>
  </w:footnote>
  <w:footnote w:type="continuationSeparator" w:id="0">
    <w:p w14:paraId="6EC647F7" w14:textId="77777777" w:rsidR="00406678" w:rsidRDefault="00406678">
      <w:pPr>
        <w:spacing w:after="0"/>
      </w:pPr>
      <w:r>
        <w:continuationSeparator/>
      </w:r>
    </w:p>
  </w:footnote>
  <w:footnote w:id="1">
    <w:p w14:paraId="24D51C06" w14:textId="77777777" w:rsidR="00980D3B" w:rsidRDefault="00980D3B">
      <w:pPr>
        <w:pStyle w:val="FootnoteText"/>
      </w:pPr>
      <w:r>
        <w:rPr>
          <w:rStyle w:val="FootnoteReference"/>
        </w:rPr>
        <w:footnoteRef/>
      </w:r>
      <w:r>
        <w:t xml:space="preserve"> Available from ISO 1 Rue de Varembe, Case Postale 56, CH 1211, Geneva, Switze</w:t>
      </w:r>
      <w:r>
        <w:t>r</w:t>
      </w:r>
      <w:r>
        <w:t>land.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A884" w14:textId="77777777" w:rsidR="00980D3B" w:rsidRDefault="00980D3B">
    <w:pPr>
      <w:pStyle w:val="Header"/>
      <w:pBdr>
        <w:bottom w:val="single" w:sz="6" w:space="1" w:color="auto"/>
      </w:pBdr>
    </w:pPr>
    <w:r>
      <w:t>Chapter 2: Control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CCC7" w14:textId="77777777" w:rsidR="00980D3B" w:rsidRDefault="00980D3B">
    <w:pPr>
      <w:pStyle w:val="Header"/>
    </w:pPr>
    <w:r>
      <w:t>Chapter 2: Control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AE7B" w14:textId="77777777" w:rsidR="00980D3B" w:rsidRDefault="00980D3B">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B18"/>
    <w:multiLevelType w:val="singleLevel"/>
    <w:tmpl w:val="69A07562"/>
    <w:lvl w:ilvl="0">
      <w:start w:val="1"/>
      <w:numFmt w:val="lowerLetter"/>
      <w:lvlText w:val="%1)"/>
      <w:lvlJc w:val="left"/>
      <w:pPr>
        <w:tabs>
          <w:tab w:val="num" w:pos="1368"/>
        </w:tabs>
        <w:ind w:left="1368" w:hanging="360"/>
      </w:pPr>
    </w:lvl>
  </w:abstractNum>
  <w:abstractNum w:abstractNumId="1" w15:restartNumberingAfterBreak="0">
    <w:nsid w:val="0C815162"/>
    <w:multiLevelType w:val="singleLevel"/>
    <w:tmpl w:val="0AF806FE"/>
    <w:lvl w:ilvl="0">
      <w:start w:val="1"/>
      <w:numFmt w:val="decimal"/>
      <w:lvlText w:val="%1)"/>
      <w:legacy w:legacy="1" w:legacySpace="0" w:legacyIndent="283"/>
      <w:lvlJc w:val="left"/>
      <w:pPr>
        <w:ind w:left="1651" w:hanging="283"/>
      </w:pPr>
    </w:lvl>
  </w:abstractNum>
  <w:abstractNum w:abstractNumId="2" w15:restartNumberingAfterBreak="0">
    <w:nsid w:val="12296622"/>
    <w:multiLevelType w:val="singleLevel"/>
    <w:tmpl w:val="0AF806FE"/>
    <w:lvl w:ilvl="0">
      <w:start w:val="1"/>
      <w:numFmt w:val="decimal"/>
      <w:lvlText w:val="%1)"/>
      <w:legacy w:legacy="1" w:legacySpace="0" w:legacyIndent="283"/>
      <w:lvlJc w:val="left"/>
      <w:pPr>
        <w:ind w:left="1651" w:hanging="283"/>
      </w:pPr>
    </w:lvl>
  </w:abstractNum>
  <w:abstractNum w:abstractNumId="3" w15:restartNumberingAfterBreak="0">
    <w:nsid w:val="183F6FC3"/>
    <w:multiLevelType w:val="singleLevel"/>
    <w:tmpl w:val="0AF806FE"/>
    <w:lvl w:ilvl="0">
      <w:start w:val="1"/>
      <w:numFmt w:val="decimal"/>
      <w:lvlText w:val="%1)"/>
      <w:legacy w:legacy="1" w:legacySpace="0" w:legacyIndent="283"/>
      <w:lvlJc w:val="left"/>
      <w:pPr>
        <w:ind w:left="1651" w:hanging="283"/>
      </w:pPr>
    </w:lvl>
  </w:abstractNum>
  <w:abstractNum w:abstractNumId="4" w15:restartNumberingAfterBreak="0">
    <w:nsid w:val="212B375B"/>
    <w:multiLevelType w:val="multilevel"/>
    <w:tmpl w:val="C26AD082"/>
    <w:lvl w:ilvl="0">
      <w:start w:val="2"/>
      <w:numFmt w:val="decimal"/>
      <w:pStyle w:val="Heading1"/>
      <w:suff w:val="nothing"/>
      <w:lvlText w:val="%1"/>
      <w:lvlJc w:val="left"/>
      <w:pPr>
        <w:ind w:left="0" w:firstLine="0"/>
      </w:pPr>
    </w:lvl>
    <w:lvl w:ilvl="1">
      <w:start w:val="1"/>
      <w:numFmt w:val="upperLetter"/>
      <w:pStyle w:val="Heading2"/>
      <w:lvlText w:val="%1.%2"/>
      <w:lvlJc w:val="left"/>
      <w:pPr>
        <w:tabs>
          <w:tab w:val="num" w:pos="1080"/>
        </w:tabs>
        <w:ind w:left="0" w:firstLine="0"/>
      </w:pPr>
    </w:lvl>
    <w:lvl w:ilvl="2">
      <w:start w:val="1"/>
      <w:numFmt w:val="decimal"/>
      <w:pStyle w:val="Heading3"/>
      <w:lvlText w:val="%1.%2.%3"/>
      <w:lvlJc w:val="left"/>
      <w:pPr>
        <w:tabs>
          <w:tab w:val="num" w:pos="1440"/>
        </w:tabs>
        <w:ind w:left="0" w:firstLine="0"/>
      </w:pPr>
    </w:lvl>
    <w:lvl w:ilvl="3">
      <w:numFmt w:val="decimal"/>
      <w:pStyle w:val="Heading4"/>
      <w:lvlText w:val="%1.%2.%3.%4"/>
      <w:lvlJc w:val="left"/>
      <w:pPr>
        <w:tabs>
          <w:tab w:val="num" w:pos="2160"/>
        </w:tabs>
        <w:ind w:left="0" w:firstLine="0"/>
      </w:pPr>
    </w:lvl>
    <w:lvl w:ilvl="4">
      <w:start w:val="1"/>
      <w:numFmt w:val="decimal"/>
      <w:pStyle w:val="Heading5"/>
      <w:lvlText w:val="%1.%2.%3.%4.%5"/>
      <w:lvlJc w:val="left"/>
      <w:pPr>
        <w:tabs>
          <w:tab w:val="num" w:pos="2880"/>
        </w:tabs>
        <w:ind w:left="0" w:firstLine="0"/>
      </w:pPr>
    </w:lvl>
    <w:lvl w:ilvl="5">
      <w:numFmt w:val="none"/>
      <w:lvlText w:val=""/>
      <w:lvlJc w:val="left"/>
      <w:pPr>
        <w:tabs>
          <w:tab w:val="num" w:pos="0"/>
        </w:tabs>
        <w:ind w:left="0" w:firstLine="0"/>
      </w:pPr>
    </w:lvl>
    <w:lvl w:ilvl="6">
      <w:numFmt w:val="none"/>
      <w:lvlText w:val=""/>
      <w:lvlJc w:val="left"/>
      <w:pPr>
        <w:tabs>
          <w:tab w:val="num" w:pos="0"/>
        </w:tabs>
        <w:ind w:left="0" w:firstLine="0"/>
      </w:pPr>
    </w:lvl>
    <w:lvl w:ilvl="7">
      <w:numFmt w:val="none"/>
      <w:lvlText w:val=""/>
      <w:lvlJc w:val="left"/>
      <w:pPr>
        <w:tabs>
          <w:tab w:val="num" w:pos="0"/>
        </w:tabs>
        <w:ind w:left="0" w:firstLine="0"/>
      </w:pPr>
    </w:lvl>
    <w:lvl w:ilvl="8">
      <w:numFmt w:val="none"/>
      <w:lvlText w:val=""/>
      <w:lvlJc w:val="left"/>
      <w:pPr>
        <w:tabs>
          <w:tab w:val="num" w:pos="0"/>
        </w:tabs>
        <w:ind w:left="0" w:firstLine="0"/>
      </w:pPr>
    </w:lvl>
  </w:abstractNum>
  <w:abstractNum w:abstractNumId="5" w15:restartNumberingAfterBreak="0">
    <w:nsid w:val="288F274A"/>
    <w:multiLevelType w:val="singleLevel"/>
    <w:tmpl w:val="69A07562"/>
    <w:lvl w:ilvl="0">
      <w:start w:val="1"/>
      <w:numFmt w:val="lowerLetter"/>
      <w:lvlText w:val="%1)"/>
      <w:lvlJc w:val="left"/>
      <w:pPr>
        <w:tabs>
          <w:tab w:val="num" w:pos="1368"/>
        </w:tabs>
        <w:ind w:left="1368" w:hanging="360"/>
      </w:pPr>
    </w:lvl>
  </w:abstractNum>
  <w:abstractNum w:abstractNumId="6" w15:restartNumberingAfterBreak="0">
    <w:nsid w:val="2F033415"/>
    <w:multiLevelType w:val="hybridMultilevel"/>
    <w:tmpl w:val="88163E84"/>
    <w:lvl w:ilvl="0" w:tplc="A344E360">
      <w:start w:val="2"/>
      <w:numFmt w:val="lowerLetter"/>
      <w:lvlText w:val="%1)"/>
      <w:lvlJc w:val="left"/>
      <w:pPr>
        <w:tabs>
          <w:tab w:val="num" w:pos="1368"/>
        </w:tabs>
        <w:ind w:left="136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73B1416"/>
    <w:multiLevelType w:val="hybridMultilevel"/>
    <w:tmpl w:val="9386E718"/>
    <w:lvl w:ilvl="0" w:tplc="65141AE0">
      <w:start w:val="4"/>
      <w:numFmt w:val="lowerLetter"/>
      <w:lvlText w:val="%1)"/>
      <w:lvlJc w:val="left"/>
      <w:pPr>
        <w:tabs>
          <w:tab w:val="num" w:pos="1368"/>
        </w:tabs>
        <w:ind w:left="136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96324BF"/>
    <w:multiLevelType w:val="singleLevel"/>
    <w:tmpl w:val="827A28E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AD74BDC"/>
    <w:multiLevelType w:val="singleLevel"/>
    <w:tmpl w:val="0AF806FE"/>
    <w:lvl w:ilvl="0">
      <w:start w:val="1"/>
      <w:numFmt w:val="decimal"/>
      <w:lvlText w:val="%1)"/>
      <w:legacy w:legacy="1" w:legacySpace="0" w:legacyIndent="283"/>
      <w:lvlJc w:val="left"/>
      <w:pPr>
        <w:ind w:left="1651" w:hanging="283"/>
      </w:pPr>
    </w:lvl>
  </w:abstractNum>
  <w:abstractNum w:abstractNumId="10" w15:restartNumberingAfterBreak="0">
    <w:nsid w:val="4FA117E5"/>
    <w:multiLevelType w:val="singleLevel"/>
    <w:tmpl w:val="69A07562"/>
    <w:lvl w:ilvl="0">
      <w:start w:val="1"/>
      <w:numFmt w:val="lowerLetter"/>
      <w:lvlText w:val="%1)"/>
      <w:lvlJc w:val="left"/>
      <w:pPr>
        <w:tabs>
          <w:tab w:val="num" w:pos="1368"/>
        </w:tabs>
        <w:ind w:left="1368" w:hanging="360"/>
      </w:pPr>
    </w:lvl>
  </w:abstractNum>
  <w:abstractNum w:abstractNumId="11" w15:restartNumberingAfterBreak="0">
    <w:nsid w:val="50702DDF"/>
    <w:multiLevelType w:val="singleLevel"/>
    <w:tmpl w:val="69A07562"/>
    <w:lvl w:ilvl="0">
      <w:start w:val="1"/>
      <w:numFmt w:val="lowerLetter"/>
      <w:lvlText w:val="%1)"/>
      <w:lvlJc w:val="left"/>
      <w:pPr>
        <w:tabs>
          <w:tab w:val="num" w:pos="1368"/>
        </w:tabs>
        <w:ind w:left="1368" w:hanging="360"/>
      </w:pPr>
    </w:lvl>
  </w:abstractNum>
  <w:abstractNum w:abstractNumId="12" w15:restartNumberingAfterBreak="0">
    <w:nsid w:val="51F972AE"/>
    <w:multiLevelType w:val="singleLevel"/>
    <w:tmpl w:val="D62876A6"/>
    <w:lvl w:ilvl="0">
      <w:start w:val="1"/>
      <w:numFmt w:val="lowerLetter"/>
      <w:pStyle w:val="NormalListAlpha"/>
      <w:lvlText w:val="%1)"/>
      <w:lvlJc w:val="left"/>
      <w:pPr>
        <w:tabs>
          <w:tab w:val="num" w:pos="1368"/>
        </w:tabs>
        <w:ind w:left="1368" w:hanging="360"/>
      </w:pPr>
      <w:rPr>
        <w:rFonts w:hint="default"/>
      </w:rPr>
    </w:lvl>
  </w:abstractNum>
  <w:abstractNum w:abstractNumId="13" w15:restartNumberingAfterBreak="0">
    <w:nsid w:val="5718040A"/>
    <w:multiLevelType w:val="singleLevel"/>
    <w:tmpl w:val="0AF806FE"/>
    <w:lvl w:ilvl="0">
      <w:start w:val="1"/>
      <w:numFmt w:val="decimal"/>
      <w:lvlText w:val="%1)"/>
      <w:legacy w:legacy="1" w:legacySpace="0" w:legacyIndent="283"/>
      <w:lvlJc w:val="left"/>
      <w:pPr>
        <w:ind w:left="1651" w:hanging="283"/>
      </w:pPr>
    </w:lvl>
  </w:abstractNum>
  <w:abstractNum w:abstractNumId="14" w15:restartNumberingAfterBreak="0">
    <w:nsid w:val="594D1F98"/>
    <w:multiLevelType w:val="singleLevel"/>
    <w:tmpl w:val="0AF806FE"/>
    <w:lvl w:ilvl="0">
      <w:start w:val="1"/>
      <w:numFmt w:val="decimal"/>
      <w:lvlText w:val="%1)"/>
      <w:legacy w:legacy="1" w:legacySpace="0" w:legacyIndent="283"/>
      <w:lvlJc w:val="left"/>
      <w:pPr>
        <w:ind w:left="1651" w:hanging="283"/>
      </w:pPr>
    </w:lvl>
  </w:abstractNum>
  <w:abstractNum w:abstractNumId="15" w15:restartNumberingAfterBreak="0">
    <w:nsid w:val="61984C4F"/>
    <w:multiLevelType w:val="hybridMultilevel"/>
    <w:tmpl w:val="7270B9CE"/>
    <w:lvl w:ilvl="0" w:tplc="69A07562">
      <w:start w:val="1"/>
      <w:numFmt w:val="lowerLetter"/>
      <w:lvlText w:val="%1)"/>
      <w:lvlJc w:val="left"/>
      <w:pPr>
        <w:tabs>
          <w:tab w:val="num" w:pos="1368"/>
        </w:tabs>
        <w:ind w:left="1368"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3D062A0"/>
    <w:multiLevelType w:val="singleLevel"/>
    <w:tmpl w:val="69A07562"/>
    <w:lvl w:ilvl="0">
      <w:start w:val="1"/>
      <w:numFmt w:val="lowerLetter"/>
      <w:lvlText w:val="%1)"/>
      <w:lvlJc w:val="left"/>
      <w:pPr>
        <w:tabs>
          <w:tab w:val="num" w:pos="1368"/>
        </w:tabs>
        <w:ind w:left="1368" w:hanging="360"/>
      </w:pPr>
    </w:lvl>
  </w:abstractNum>
  <w:abstractNum w:abstractNumId="17" w15:restartNumberingAfterBreak="0">
    <w:nsid w:val="6D163DAD"/>
    <w:multiLevelType w:val="singleLevel"/>
    <w:tmpl w:val="69A07562"/>
    <w:lvl w:ilvl="0">
      <w:start w:val="1"/>
      <w:numFmt w:val="lowerLetter"/>
      <w:lvlText w:val="%1)"/>
      <w:lvlJc w:val="left"/>
      <w:pPr>
        <w:tabs>
          <w:tab w:val="num" w:pos="1368"/>
        </w:tabs>
        <w:ind w:left="1368" w:hanging="360"/>
      </w:pPr>
    </w:lvl>
  </w:abstractNum>
  <w:abstractNum w:abstractNumId="18" w15:restartNumberingAfterBreak="0">
    <w:nsid w:val="7FE4311D"/>
    <w:multiLevelType w:val="singleLevel"/>
    <w:tmpl w:val="0AF806FE"/>
    <w:lvl w:ilvl="0">
      <w:start w:val="1"/>
      <w:numFmt w:val="decimal"/>
      <w:lvlText w:val="%1)"/>
      <w:legacy w:legacy="1" w:legacySpace="0" w:legacyIndent="283"/>
      <w:lvlJc w:val="left"/>
      <w:pPr>
        <w:ind w:left="1651" w:hanging="283"/>
      </w:pPr>
    </w:lvl>
  </w:abstractNum>
  <w:num w:numId="1" w16cid:durableId="1194072008">
    <w:abstractNumId w:val="8"/>
  </w:num>
  <w:num w:numId="2" w16cid:durableId="2138453932">
    <w:abstractNumId w:val="4"/>
  </w:num>
  <w:num w:numId="3" w16cid:durableId="2006518894">
    <w:abstractNumId w:val="12"/>
  </w:num>
  <w:num w:numId="4" w16cid:durableId="195313690">
    <w:abstractNumId w:val="11"/>
  </w:num>
  <w:num w:numId="5" w16cid:durableId="1649163891">
    <w:abstractNumId w:val="10"/>
  </w:num>
  <w:num w:numId="6" w16cid:durableId="134027831">
    <w:abstractNumId w:val="16"/>
  </w:num>
  <w:num w:numId="7" w16cid:durableId="1663701903">
    <w:abstractNumId w:val="0"/>
  </w:num>
  <w:num w:numId="8" w16cid:durableId="196889302">
    <w:abstractNumId w:val="14"/>
  </w:num>
  <w:num w:numId="9" w16cid:durableId="1113135953">
    <w:abstractNumId w:val="13"/>
  </w:num>
  <w:num w:numId="10" w16cid:durableId="882522841">
    <w:abstractNumId w:val="5"/>
  </w:num>
  <w:num w:numId="11" w16cid:durableId="1641767474">
    <w:abstractNumId w:val="17"/>
  </w:num>
  <w:num w:numId="12" w16cid:durableId="1418163646">
    <w:abstractNumId w:val="15"/>
  </w:num>
  <w:num w:numId="13" w16cid:durableId="1370840596">
    <w:abstractNumId w:val="6"/>
  </w:num>
  <w:num w:numId="14" w16cid:durableId="2058434244">
    <w:abstractNumId w:val="7"/>
  </w:num>
  <w:num w:numId="15" w16cid:durableId="845051513">
    <w:abstractNumId w:val="3"/>
  </w:num>
  <w:num w:numId="16" w16cid:durableId="1165516396">
    <w:abstractNumId w:val="1"/>
  </w:num>
  <w:num w:numId="17" w16cid:durableId="591937565">
    <w:abstractNumId w:val="9"/>
  </w:num>
  <w:num w:numId="18" w16cid:durableId="1511219385">
    <w:abstractNumId w:val="2"/>
  </w:num>
  <w:num w:numId="19" w16cid:durableId="1753119495">
    <w:abstractNumId w:val="12"/>
    <w:lvlOverride w:ilvl="0">
      <w:startOverride w:val="1"/>
    </w:lvlOverride>
  </w:num>
  <w:num w:numId="20" w16cid:durableId="296225272">
    <w:abstractNumId w:val="12"/>
    <w:lvlOverride w:ilvl="0">
      <w:startOverride w:val="1"/>
    </w:lvlOverride>
  </w:num>
  <w:num w:numId="21" w16cid:durableId="652561009">
    <w:abstractNumId w:val="12"/>
    <w:lvlOverride w:ilvl="0">
      <w:startOverride w:val="1"/>
    </w:lvlOverride>
  </w:num>
  <w:num w:numId="22" w16cid:durableId="427773923">
    <w:abstractNumId w:val="12"/>
    <w:lvlOverride w:ilvl="0">
      <w:startOverride w:val="1"/>
    </w:lvlOverride>
  </w:num>
  <w:num w:numId="23" w16cid:durableId="2111508746">
    <w:abstractNumId w:val="12"/>
    <w:lvlOverride w:ilvl="0">
      <w:startOverride w:val="1"/>
    </w:lvlOverride>
  </w:num>
  <w:num w:numId="24" w16cid:durableId="1296568520">
    <w:abstractNumId w:val="12"/>
    <w:lvlOverride w:ilvl="0">
      <w:startOverride w:val="1"/>
    </w:lvlOverride>
  </w:num>
  <w:num w:numId="25" w16cid:durableId="21465036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051D"/>
    <w:rsid w:val="00406678"/>
    <w:rsid w:val="005F051D"/>
    <w:rsid w:val="00745488"/>
    <w:rsid w:val="00980D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11A5CF3"/>
  <w15:chartTrackingRefBased/>
  <w15:docId w15:val="{AF311B6B-9AB9-4850-9AA8-A655E608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lang w:val="en-US" w:eastAsia="en-US"/>
    </w:rPr>
  </w:style>
  <w:style w:type="paragraph" w:styleId="Heading1">
    <w:name w:val="heading 1"/>
    <w:basedOn w:val="Normal"/>
    <w:next w:val="Normal"/>
    <w:qFormat/>
    <w:pPr>
      <w:keepNext/>
      <w:numPr>
        <w:numId w:val="2"/>
      </w:numPr>
      <w:spacing w:before="360"/>
      <w:jc w:val="right"/>
      <w:outlineLvl w:val="0"/>
    </w:pPr>
    <w:rPr>
      <w:b/>
      <w:kern w:val="28"/>
      <w:sz w:val="72"/>
    </w:rPr>
  </w:style>
  <w:style w:type="paragraph" w:styleId="Heading2">
    <w:name w:val="heading 2"/>
    <w:basedOn w:val="Heading1"/>
    <w:next w:val="Normal"/>
    <w:qFormat/>
    <w:pPr>
      <w:numPr>
        <w:ilvl w:val="1"/>
      </w:numPr>
      <w:tabs>
        <w:tab w:val="left" w:pos="1008"/>
      </w:tabs>
      <w:spacing w:after="60"/>
      <w:jc w:val="left"/>
      <w:outlineLvl w:val="1"/>
    </w:pPr>
    <w:rPr>
      <w:rFonts w:ascii="Arial" w:hAnsi="Arial"/>
      <w:caps/>
      <w:kern w:val="20"/>
      <w:sz w:val="28"/>
    </w:rPr>
  </w:style>
  <w:style w:type="paragraph" w:styleId="Heading3">
    <w:name w:val="heading 3"/>
    <w:basedOn w:val="Heading2"/>
    <w:next w:val="NormalIndented"/>
    <w:qFormat/>
    <w:pPr>
      <w:numPr>
        <w:ilvl w:val="2"/>
      </w:numPr>
      <w:spacing w:before="240"/>
      <w:outlineLvl w:val="2"/>
    </w:pPr>
    <w:rPr>
      <w:caps w:val="0"/>
      <w:sz w:val="24"/>
    </w:rPr>
  </w:style>
  <w:style w:type="paragraph" w:styleId="Heading4">
    <w:name w:val="heading 4"/>
    <w:basedOn w:val="Heading3"/>
    <w:next w:val="NormalIndented"/>
    <w:qFormat/>
    <w:pPr>
      <w:widowControl w:val="0"/>
      <w:numPr>
        <w:ilvl w:val="3"/>
      </w:numPr>
      <w:spacing w:before="120"/>
      <w:outlineLvl w:val="3"/>
    </w:pPr>
    <w:rPr>
      <w:b w:val="0"/>
      <w:sz w:val="20"/>
    </w:rPr>
  </w:style>
  <w:style w:type="paragraph" w:styleId="Heading5">
    <w:name w:val="heading 5"/>
    <w:basedOn w:val="Heading4"/>
    <w:next w:val="NormalIndented"/>
    <w:qFormat/>
    <w:pPr>
      <w:widowControl/>
      <w:numPr>
        <w:ilvl w:val="4"/>
      </w:numPr>
      <w:outlineLvl w:val="4"/>
    </w:pPr>
    <w:rPr>
      <w:rFonts w:ascii="Arial Narrow" w:hAnsi="Arial Narrow"/>
      <w:i/>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Indented">
    <w:name w:val="Normal Indented"/>
    <w:basedOn w:val="Normal"/>
    <w:pPr>
      <w:tabs>
        <w:tab w:val="left" w:pos="720"/>
        <w:tab w:val="left" w:pos="864"/>
        <w:tab w:val="left" w:pos="1440"/>
      </w:tabs>
      <w:spacing w:before="100"/>
      <w:ind w:left="720"/>
    </w:pPr>
    <w:rPr>
      <w:kern w:val="20"/>
    </w:rPr>
  </w:style>
  <w:style w:type="paragraph" w:customStyle="1" w:styleId="NormalListAlpha">
    <w:name w:val="Normal List Alpha"/>
    <w:basedOn w:val="Normal"/>
    <w:pPr>
      <w:widowControl w:val="0"/>
      <w:numPr>
        <w:numId w:val="3"/>
      </w:numPr>
    </w:pPr>
    <w:rPr>
      <w:kern w:val="20"/>
    </w:rPr>
  </w:style>
  <w:style w:type="paragraph" w:customStyle="1" w:styleId="NormalListBullets">
    <w:name w:val="Normal List Bullets"/>
    <w:basedOn w:val="Normal"/>
    <w:pPr>
      <w:widowControl w:val="0"/>
      <w:numPr>
        <w:numId w:val="1"/>
      </w:numPr>
      <w:tabs>
        <w:tab w:val="clear" w:pos="360"/>
      </w:tabs>
      <w:spacing w:before="120"/>
      <w:ind w:left="1368"/>
    </w:pPr>
    <w:rPr>
      <w:kern w:val="20"/>
    </w:rPr>
  </w:style>
  <w:style w:type="paragraph" w:styleId="TOC1">
    <w:name w:val="toc 1"/>
    <w:basedOn w:val="Normal"/>
    <w:next w:val="Normal"/>
    <w:autoRedefine/>
    <w:semiHidden/>
    <w:pPr>
      <w:tabs>
        <w:tab w:val="left" w:pos="720"/>
        <w:tab w:val="right" w:leader="dot" w:pos="9360"/>
      </w:tabs>
      <w:spacing w:before="360"/>
    </w:pPr>
    <w:rPr>
      <w:b/>
      <w:caps/>
      <w:kern w:val="20"/>
    </w:rPr>
  </w:style>
  <w:style w:type="paragraph" w:styleId="TOC2">
    <w:name w:val="toc 2"/>
    <w:basedOn w:val="TOC1"/>
    <w:next w:val="Normal"/>
    <w:autoRedefine/>
    <w:semiHidden/>
    <w:pPr>
      <w:spacing w:before="120"/>
      <w:ind w:left="202"/>
    </w:pPr>
  </w:style>
  <w:style w:type="paragraph" w:styleId="TOC3">
    <w:name w:val="toc 3"/>
    <w:basedOn w:val="TOC2"/>
    <w:next w:val="Normal"/>
    <w:autoRedefine/>
    <w:semiHidden/>
    <w:pPr>
      <w:tabs>
        <w:tab w:val="right" w:pos="9360"/>
      </w:tabs>
      <w:spacing w:before="0" w:after="0"/>
      <w:ind w:left="403"/>
    </w:pPr>
    <w:rPr>
      <w:caps w:val="0"/>
      <w:smallCaps/>
    </w:rPr>
  </w:style>
  <w:style w:type="character" w:customStyle="1" w:styleId="HyperlinkText">
    <w:name w:val="Hyperlink Text"/>
    <w:rPr>
      <w:rFonts w:ascii="Times New Roman" w:hAnsi="Times New Roman"/>
      <w:i/>
      <w:color w:val="0000FF"/>
      <w:kern w:val="20"/>
      <w:sz w:val="20"/>
      <w:u w:val="none"/>
    </w:rPr>
  </w:style>
  <w:style w:type="character" w:styleId="Hyperlink">
    <w:name w:val="Hyperlink"/>
    <w:rPr>
      <w:color w:val="0000FF"/>
      <w:kern w:val="20"/>
      <w:u w:val="none"/>
    </w:rPr>
  </w:style>
  <w:style w:type="paragraph" w:customStyle="1" w:styleId="Note">
    <w:name w:val="Note"/>
    <w:basedOn w:val="Normal"/>
    <w:pPr>
      <w:pBdr>
        <w:top w:val="single" w:sz="2" w:space="1" w:color="auto"/>
        <w:left w:val="single" w:sz="2" w:space="4" w:color="auto"/>
        <w:bottom w:val="single" w:sz="2" w:space="1" w:color="auto"/>
        <w:right w:val="single" w:sz="2" w:space="4" w:color="auto"/>
      </w:pBdr>
      <w:suppressAutoHyphens/>
      <w:spacing w:before="80" w:after="60"/>
      <w:ind w:left="864"/>
    </w:pPr>
    <w:rPr>
      <w:rFonts w:ascii="Arial" w:hAnsi="Arial"/>
      <w:kern w:val="16"/>
      <w:sz w:val="18"/>
    </w:rPr>
  </w:style>
  <w:style w:type="paragraph" w:styleId="EndnoteText">
    <w:name w:val="endnote text"/>
    <w:basedOn w:val="Normal"/>
    <w:semiHidden/>
    <w:pPr>
      <w:spacing w:before="120"/>
    </w:pPr>
    <w:rPr>
      <w:kern w:val="20"/>
    </w:rPr>
  </w:style>
  <w:style w:type="paragraph" w:customStyle="1" w:styleId="UserTableCaption">
    <w:name w:val="User Table Caption"/>
    <w:basedOn w:val="Normal"/>
    <w:next w:val="Normal"/>
    <w:pPr>
      <w:keepNext/>
      <w:tabs>
        <w:tab w:val="left" w:pos="900"/>
      </w:tabs>
      <w:spacing w:before="180" w:after="60"/>
      <w:jc w:val="center"/>
    </w:pPr>
    <w:rPr>
      <w:kern w:val="20"/>
    </w:rPr>
  </w:style>
  <w:style w:type="paragraph" w:customStyle="1" w:styleId="Components">
    <w:name w:val="Components"/>
    <w:basedOn w:val="Normal"/>
    <w:pPr>
      <w:spacing w:before="120" w:line="160" w:lineRule="atLeast"/>
      <w:ind w:left="2160" w:hanging="1080"/>
    </w:pPr>
    <w:rPr>
      <w:rFonts w:ascii="Courier New" w:hAnsi="Courier New"/>
      <w:kern w:val="14"/>
      <w:sz w:val="16"/>
    </w:rPr>
  </w:style>
  <w:style w:type="paragraph" w:customStyle="1" w:styleId="ComponentTableCaption">
    <w:name w:val="Component Table Caption"/>
    <w:basedOn w:val="ComponentTableBody"/>
    <w:pPr>
      <w:keepNext/>
      <w:spacing w:before="180" w:after="60"/>
    </w:pPr>
    <w:rPr>
      <w:sz w:val="20"/>
    </w:rPr>
  </w:style>
  <w:style w:type="paragraph" w:customStyle="1" w:styleId="ComponentTableBody">
    <w:name w:val="Component Table Body"/>
    <w:basedOn w:val="Normal"/>
    <w:pPr>
      <w:spacing w:before="20" w:after="10" w:line="180" w:lineRule="exact"/>
      <w:jc w:val="center"/>
    </w:pPr>
    <w:rPr>
      <w:rFonts w:ascii="Arial" w:hAnsi="Arial"/>
      <w:kern w:val="16"/>
      <w:sz w:val="18"/>
    </w:rPr>
  </w:style>
  <w:style w:type="paragraph" w:customStyle="1" w:styleId="ComponentTableHeader">
    <w:name w:val="Component Table Header"/>
    <w:basedOn w:val="ComponentTableCaption"/>
    <w:pPr>
      <w:spacing w:before="40" w:after="30"/>
    </w:pPr>
    <w:rPr>
      <w:b/>
      <w:sz w:val="16"/>
    </w:rPr>
  </w:style>
  <w:style w:type="paragraph" w:customStyle="1" w:styleId="Example">
    <w:name w:val="Example"/>
    <w:basedOn w:val="Normal"/>
    <w:pPr>
      <w:keepLines/>
      <w:ind w:left="1872" w:hanging="360"/>
    </w:pPr>
    <w:rPr>
      <w:rFonts w:ascii="LinePrinter" w:hAnsi="LinePrinter"/>
      <w:noProof/>
      <w:kern w:val="17"/>
      <w:sz w:val="18"/>
    </w:rPr>
  </w:style>
  <w:style w:type="paragraph" w:customStyle="1" w:styleId="HL7TableCaption">
    <w:name w:val="HL7 Table Caption"/>
    <w:basedOn w:val="Normal"/>
    <w:next w:val="Normal"/>
    <w:pPr>
      <w:keepNext/>
      <w:spacing w:before="180" w:after="60"/>
      <w:jc w:val="center"/>
    </w:pPr>
    <w:rPr>
      <w:kern w:val="20"/>
    </w:rPr>
  </w:style>
  <w:style w:type="paragraph" w:customStyle="1" w:styleId="HL7TableHeader">
    <w:name w:val="HL7 Table Header"/>
    <w:basedOn w:val="HL7TableBody"/>
    <w:next w:val="HL7TableBody"/>
    <w:pPr>
      <w:keepNext/>
      <w:spacing w:before="40" w:after="20"/>
    </w:pPr>
    <w:rPr>
      <w:b/>
    </w:rPr>
  </w:style>
  <w:style w:type="paragraph" w:customStyle="1" w:styleId="HL7TableBody">
    <w:name w:val="HL7 Table Body"/>
    <w:basedOn w:val="Normal"/>
    <w:pPr>
      <w:widowControl w:val="0"/>
      <w:spacing w:before="20" w:after="10"/>
    </w:pPr>
    <w:rPr>
      <w:rFonts w:ascii="Arial" w:hAnsi="Arial"/>
      <w:kern w:val="20"/>
      <w:sz w:val="16"/>
    </w:rPr>
  </w:style>
  <w:style w:type="paragraph" w:customStyle="1" w:styleId="UserTableHeader">
    <w:name w:val="User Table Header"/>
    <w:basedOn w:val="UserTableBody"/>
    <w:next w:val="UserTableBody"/>
    <w:pPr>
      <w:keepNext/>
      <w:spacing w:before="40" w:after="20"/>
    </w:pPr>
    <w:rPr>
      <w:b/>
      <w:sz w:val="16"/>
    </w:rPr>
  </w:style>
  <w:style w:type="paragraph" w:customStyle="1" w:styleId="UserTableBody">
    <w:name w:val="User Table Body"/>
    <w:basedOn w:val="Normal"/>
    <w:pPr>
      <w:widowControl w:val="0"/>
      <w:spacing w:before="20" w:after="10"/>
    </w:pPr>
    <w:rPr>
      <w:rFonts w:ascii="Arial" w:hAnsi="Arial"/>
      <w:kern w:val="20"/>
      <w:sz w:val="18"/>
    </w:rPr>
  </w:style>
  <w:style w:type="character" w:customStyle="1" w:styleId="ReferenceAttribute">
    <w:name w:val="Reference Attribute"/>
    <w:rPr>
      <w:i/>
      <w:dstrike w:val="0"/>
      <w:color w:val="0000FF"/>
      <w:kern w:val="20"/>
      <w:u w:val="none"/>
      <w:vertAlign w:val="baseline"/>
    </w:rPr>
  </w:style>
  <w:style w:type="paragraph" w:customStyle="1" w:styleId="OtherTableHeader">
    <w:name w:val="Other Table Header"/>
    <w:basedOn w:val="Normal"/>
    <w:next w:val="OtherTableBody"/>
    <w:pPr>
      <w:keepNext/>
      <w:spacing w:before="20"/>
      <w:jc w:val="center"/>
    </w:pPr>
    <w:rPr>
      <w:b/>
      <w:kern w:val="20"/>
      <w:sz w:val="16"/>
    </w:rPr>
  </w:style>
  <w:style w:type="paragraph" w:customStyle="1" w:styleId="OtherTableCaption">
    <w:name w:val="Other Table Caption"/>
    <w:basedOn w:val="Normal"/>
    <w:next w:val="Normal"/>
    <w:pPr>
      <w:keepNext/>
      <w:spacing w:before="180" w:after="60"/>
      <w:jc w:val="center"/>
    </w:pPr>
    <w:rPr>
      <w:kern w:val="20"/>
    </w:rPr>
  </w:style>
  <w:style w:type="paragraph" w:customStyle="1" w:styleId="OtherTableBody">
    <w:name w:val="Other Table Body"/>
    <w:basedOn w:val="Normal"/>
    <w:pPr>
      <w:spacing w:before="60" w:after="60"/>
    </w:pPr>
    <w:rPr>
      <w:kern w:val="20"/>
      <w:sz w:val="16"/>
    </w:rPr>
  </w:style>
  <w:style w:type="paragraph" w:customStyle="1" w:styleId="NormalList">
    <w:name w:val="Normal List"/>
    <w:basedOn w:val="Normal"/>
    <w:pPr>
      <w:ind w:left="720"/>
    </w:pPr>
    <w:rPr>
      <w:kern w:val="20"/>
    </w:rPr>
  </w:style>
  <w:style w:type="paragraph" w:customStyle="1" w:styleId="NormalListNumbered">
    <w:name w:val="Normal List Numbered"/>
    <w:basedOn w:val="Normal"/>
    <w:pPr>
      <w:widowControl w:val="0"/>
      <w:tabs>
        <w:tab w:val="left" w:pos="1728"/>
      </w:tabs>
      <w:ind w:left="1728" w:hanging="360"/>
    </w:pPr>
    <w:rPr>
      <w:kern w:val="20"/>
    </w:rPr>
  </w:style>
  <w:style w:type="character" w:styleId="FootnoteReference">
    <w:name w:val="footnote reference"/>
    <w:semiHidden/>
    <w:rPr>
      <w:kern w:val="20"/>
      <w:u w:val="none"/>
      <w:vertAlign w:val="superscript"/>
    </w:rPr>
  </w:style>
  <w:style w:type="paragraph" w:styleId="Header">
    <w:name w:val="header"/>
    <w:basedOn w:val="Normal"/>
    <w:pPr>
      <w:pBdr>
        <w:bottom w:val="single" w:sz="2" w:space="1" w:color="auto"/>
      </w:pBdr>
      <w:tabs>
        <w:tab w:val="right" w:pos="9144"/>
      </w:tabs>
      <w:spacing w:before="120" w:after="360" w:line="200" w:lineRule="exact"/>
    </w:pPr>
    <w:rPr>
      <w:rFonts w:ascii="Arial" w:hAnsi="Arial"/>
      <w:b/>
      <w:kern w:val="20"/>
    </w:rPr>
  </w:style>
  <w:style w:type="paragraph" w:styleId="Footer">
    <w:name w:val="footer"/>
    <w:basedOn w:val="Normal"/>
    <w:pPr>
      <w:pBdr>
        <w:top w:val="single" w:sz="2" w:space="1" w:color="auto"/>
      </w:pBdr>
      <w:tabs>
        <w:tab w:val="right" w:pos="9360"/>
      </w:tabs>
    </w:pPr>
    <w:rPr>
      <w:rFonts w:ascii="Arial" w:hAnsi="Arial"/>
      <w:kern w:val="16"/>
      <w:sz w:val="16"/>
    </w:rPr>
  </w:style>
  <w:style w:type="character" w:styleId="PageNumber">
    <w:name w:val="page number"/>
    <w:rPr>
      <w:rFonts w:ascii="Times New Roman" w:hAnsi="Times New Roman"/>
      <w:b w:val="0"/>
      <w:i w:val="0"/>
      <w:kern w:val="20"/>
      <w:sz w:val="20"/>
      <w:u w:val="none"/>
    </w:rPr>
  </w:style>
  <w:style w:type="paragraph" w:styleId="DocumentMap">
    <w:name w:val="Document Map"/>
    <w:basedOn w:val="Normal"/>
    <w:semiHidden/>
    <w:pPr>
      <w:shd w:val="clear" w:color="auto" w:fill="000080"/>
    </w:pPr>
    <w:rPr>
      <w:rFonts w:ascii="Tahoma" w:hAnsi="Tahoma"/>
    </w:rPr>
  </w:style>
  <w:style w:type="character" w:styleId="FollowedHyperlink">
    <w:name w:val="FollowedHyperlink"/>
    <w:rPr>
      <w:color w:val="800080"/>
      <w:u w:val="single"/>
    </w:rPr>
  </w:style>
  <w:style w:type="paragraph" w:styleId="FootnoteText">
    <w:name w:val="footnote text"/>
    <w:basedOn w:val="Normal"/>
    <w:semiHidden/>
    <w:pPr>
      <w:spacing w:before="100" w:line="200" w:lineRule="exact"/>
      <w:ind w:left="144" w:hanging="144"/>
    </w:pPr>
    <w:rPr>
      <w:kern w:val="16"/>
      <w:sz w:val="16"/>
    </w:rPr>
  </w:style>
  <w:style w:type="character" w:customStyle="1" w:styleId="NormalIndentedChar">
    <w:name w:val="Normal Indented Char"/>
    <w:rPr>
      <w:kern w:val="20"/>
      <w:lang w:val="en-US" w:eastAsia="en-US" w:bidi="ar-SA"/>
    </w:rPr>
  </w:style>
  <w:style w:type="character" w:customStyle="1" w:styleId="ReferenceHL7Table">
    <w:name w:val="Reference HL7 Table"/>
    <w:rPr>
      <w:i/>
      <w:dstrike w:val="0"/>
      <w:color w:val="0000FF"/>
      <w:kern w:val="20"/>
      <w:sz w:val="20"/>
      <w:u w:val="none"/>
      <w:vertAlign w:val="baseline"/>
    </w:rPr>
  </w:style>
  <w:style w:type="character" w:customStyle="1" w:styleId="ReferenceUserTable">
    <w:name w:val="Reference User Table"/>
    <w:rPr>
      <w:i/>
      <w:dstrike w:val="0"/>
      <w:color w:val="0000FF"/>
      <w:kern w:val="20"/>
      <w:sz w:val="20"/>
      <w:u w:val="none"/>
      <w:vertAlign w:val="baseline"/>
    </w:rPr>
  </w:style>
  <w:style w:type="character" w:styleId="Strong">
    <w:name w:val="Strong"/>
    <w:qFormat/>
    <w:rPr>
      <w:b/>
      <w:kern w:val="20"/>
      <w:u w:val="none"/>
    </w:rPr>
  </w:style>
  <w:style w:type="character" w:styleId="Emphasis">
    <w:name w:val="Emphasis"/>
    <w:qFormat/>
    <w:rPr>
      <w:i/>
      <w:iCs/>
    </w:rPr>
  </w:style>
  <w:style w:type="paragraph" w:styleId="BalloonText">
    <w:name w:val="Balloon Text"/>
    <w:basedOn w:val="Normal"/>
    <w:semiHidden/>
    <w:rsid w:val="005F05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aurora.rg.iupui.edu/UCU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urora.rg.iupui.edu/UCU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aurora.rg.iupui.edu/UCU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115</Pages>
  <Words>43662</Words>
  <Characters>248878</Characters>
  <Application>Microsoft Office Word</Application>
  <DocSecurity>0</DocSecurity>
  <Lines>2073</Lines>
  <Paragraphs>583</Paragraphs>
  <ScaleCrop>false</ScaleCrop>
  <HeadingPairs>
    <vt:vector size="2" baseType="variant">
      <vt:variant>
        <vt:lpstr>Title</vt:lpstr>
      </vt:variant>
      <vt:variant>
        <vt:i4>1</vt:i4>
      </vt:variant>
    </vt:vector>
  </HeadingPairs>
  <TitlesOfParts>
    <vt:vector size="1" baseType="lpstr">
      <vt:lpstr>2</vt:lpstr>
    </vt:vector>
  </TitlesOfParts>
  <Company>Kaiser Permanente</Company>
  <LinksUpToDate>false</LinksUpToDate>
  <CharactersWithSpaces>291957</CharactersWithSpaces>
  <SharedDoc>false</SharedDoc>
  <HLinks>
    <vt:vector size="894" baseType="variant">
      <vt:variant>
        <vt:i4>7077997</vt:i4>
      </vt:variant>
      <vt:variant>
        <vt:i4>1977</vt:i4>
      </vt:variant>
      <vt:variant>
        <vt:i4>0</vt:i4>
      </vt:variant>
      <vt:variant>
        <vt:i4>5</vt:i4>
      </vt:variant>
      <vt:variant>
        <vt:lpwstr/>
      </vt:variant>
      <vt:variant>
        <vt:lpwstr>HL70202</vt:lpwstr>
      </vt:variant>
      <vt:variant>
        <vt:i4>7077997</vt:i4>
      </vt:variant>
      <vt:variant>
        <vt:i4>1974</vt:i4>
      </vt:variant>
      <vt:variant>
        <vt:i4>0</vt:i4>
      </vt:variant>
      <vt:variant>
        <vt:i4>5</vt:i4>
      </vt:variant>
      <vt:variant>
        <vt:lpwstr/>
      </vt:variant>
      <vt:variant>
        <vt:lpwstr>HL70201</vt:lpwstr>
      </vt:variant>
      <vt:variant>
        <vt:i4>6815851</vt:i4>
      </vt:variant>
      <vt:variant>
        <vt:i4>1935</vt:i4>
      </vt:variant>
      <vt:variant>
        <vt:i4>0</vt:i4>
      </vt:variant>
      <vt:variant>
        <vt:i4>5</vt:i4>
      </vt:variant>
      <vt:variant>
        <vt:lpwstr/>
      </vt:variant>
      <vt:variant>
        <vt:lpwstr>HL70444</vt:lpwstr>
      </vt:variant>
      <vt:variant>
        <vt:i4>6815851</vt:i4>
      </vt:variant>
      <vt:variant>
        <vt:i4>1926</vt:i4>
      </vt:variant>
      <vt:variant>
        <vt:i4>0</vt:i4>
      </vt:variant>
      <vt:variant>
        <vt:i4>5</vt:i4>
      </vt:variant>
      <vt:variant>
        <vt:lpwstr/>
      </vt:variant>
      <vt:variant>
        <vt:lpwstr>HL70448</vt:lpwstr>
      </vt:variant>
      <vt:variant>
        <vt:i4>6946923</vt:i4>
      </vt:variant>
      <vt:variant>
        <vt:i4>1923</vt:i4>
      </vt:variant>
      <vt:variant>
        <vt:i4>0</vt:i4>
      </vt:variant>
      <vt:variant>
        <vt:i4>5</vt:i4>
      </vt:variant>
      <vt:variant>
        <vt:lpwstr/>
      </vt:variant>
      <vt:variant>
        <vt:lpwstr>HL70465</vt:lpwstr>
      </vt:variant>
      <vt:variant>
        <vt:i4>7077997</vt:i4>
      </vt:variant>
      <vt:variant>
        <vt:i4>1920</vt:i4>
      </vt:variant>
      <vt:variant>
        <vt:i4>0</vt:i4>
      </vt:variant>
      <vt:variant>
        <vt:i4>5</vt:i4>
      </vt:variant>
      <vt:variant>
        <vt:lpwstr/>
      </vt:variant>
      <vt:variant>
        <vt:lpwstr>HL70200</vt:lpwstr>
      </vt:variant>
      <vt:variant>
        <vt:i4>6946924</vt:i4>
      </vt:variant>
      <vt:variant>
        <vt:i4>1917</vt:i4>
      </vt:variant>
      <vt:variant>
        <vt:i4>0</vt:i4>
      </vt:variant>
      <vt:variant>
        <vt:i4>5</vt:i4>
      </vt:variant>
      <vt:variant>
        <vt:lpwstr/>
      </vt:variant>
      <vt:variant>
        <vt:lpwstr>HL70360</vt:lpwstr>
      </vt:variant>
      <vt:variant>
        <vt:i4>6946923</vt:i4>
      </vt:variant>
      <vt:variant>
        <vt:i4>1863</vt:i4>
      </vt:variant>
      <vt:variant>
        <vt:i4>0</vt:i4>
      </vt:variant>
      <vt:variant>
        <vt:i4>5</vt:i4>
      </vt:variant>
      <vt:variant>
        <vt:lpwstr/>
      </vt:variant>
      <vt:variant>
        <vt:lpwstr>HL70465</vt:lpwstr>
      </vt:variant>
      <vt:variant>
        <vt:i4>7077996</vt:i4>
      </vt:variant>
      <vt:variant>
        <vt:i4>1860</vt:i4>
      </vt:variant>
      <vt:variant>
        <vt:i4>0</vt:i4>
      </vt:variant>
      <vt:variant>
        <vt:i4>5</vt:i4>
      </vt:variant>
      <vt:variant>
        <vt:lpwstr/>
      </vt:variant>
      <vt:variant>
        <vt:lpwstr>HL70300</vt:lpwstr>
      </vt:variant>
      <vt:variant>
        <vt:i4>7077997</vt:i4>
      </vt:variant>
      <vt:variant>
        <vt:i4>1857</vt:i4>
      </vt:variant>
      <vt:variant>
        <vt:i4>0</vt:i4>
      </vt:variant>
      <vt:variant>
        <vt:i4>5</vt:i4>
      </vt:variant>
      <vt:variant>
        <vt:lpwstr/>
      </vt:variant>
      <vt:variant>
        <vt:lpwstr>HL70203</vt:lpwstr>
      </vt:variant>
      <vt:variant>
        <vt:i4>7077996</vt:i4>
      </vt:variant>
      <vt:variant>
        <vt:i4>1854</vt:i4>
      </vt:variant>
      <vt:variant>
        <vt:i4>0</vt:i4>
      </vt:variant>
      <vt:variant>
        <vt:i4>5</vt:i4>
      </vt:variant>
      <vt:variant>
        <vt:lpwstr/>
      </vt:variant>
      <vt:variant>
        <vt:lpwstr>HL70300</vt:lpwstr>
      </vt:variant>
      <vt:variant>
        <vt:i4>7077996</vt:i4>
      </vt:variant>
      <vt:variant>
        <vt:i4>1851</vt:i4>
      </vt:variant>
      <vt:variant>
        <vt:i4>0</vt:i4>
      </vt:variant>
      <vt:variant>
        <vt:i4>5</vt:i4>
      </vt:variant>
      <vt:variant>
        <vt:lpwstr/>
      </vt:variant>
      <vt:variant>
        <vt:lpwstr>HL70300</vt:lpwstr>
      </vt:variant>
      <vt:variant>
        <vt:i4>6946924</vt:i4>
      </vt:variant>
      <vt:variant>
        <vt:i4>1848</vt:i4>
      </vt:variant>
      <vt:variant>
        <vt:i4>0</vt:i4>
      </vt:variant>
      <vt:variant>
        <vt:i4>5</vt:i4>
      </vt:variant>
      <vt:variant>
        <vt:lpwstr/>
      </vt:variant>
      <vt:variant>
        <vt:lpwstr>HL70363</vt:lpwstr>
      </vt:variant>
      <vt:variant>
        <vt:i4>6946927</vt:i4>
      </vt:variant>
      <vt:variant>
        <vt:i4>1845</vt:i4>
      </vt:variant>
      <vt:variant>
        <vt:i4>0</vt:i4>
      </vt:variant>
      <vt:variant>
        <vt:i4>5</vt:i4>
      </vt:variant>
      <vt:variant>
        <vt:lpwstr/>
      </vt:variant>
      <vt:variant>
        <vt:lpwstr>HL70061</vt:lpwstr>
      </vt:variant>
      <vt:variant>
        <vt:i4>7077997</vt:i4>
      </vt:variant>
      <vt:variant>
        <vt:i4>1842</vt:i4>
      </vt:variant>
      <vt:variant>
        <vt:i4>0</vt:i4>
      </vt:variant>
      <vt:variant>
        <vt:i4>5</vt:i4>
      </vt:variant>
      <vt:variant>
        <vt:lpwstr/>
      </vt:variant>
      <vt:variant>
        <vt:lpwstr>HL70204</vt:lpwstr>
      </vt:variant>
      <vt:variant>
        <vt:i4>6815851</vt:i4>
      </vt:variant>
      <vt:variant>
        <vt:i4>1791</vt:i4>
      </vt:variant>
      <vt:variant>
        <vt:i4>0</vt:i4>
      </vt:variant>
      <vt:variant>
        <vt:i4>5</vt:i4>
      </vt:variant>
      <vt:variant>
        <vt:lpwstr/>
      </vt:variant>
      <vt:variant>
        <vt:lpwstr>HL70448</vt:lpwstr>
      </vt:variant>
      <vt:variant>
        <vt:i4>6946923</vt:i4>
      </vt:variant>
      <vt:variant>
        <vt:i4>1788</vt:i4>
      </vt:variant>
      <vt:variant>
        <vt:i4>0</vt:i4>
      </vt:variant>
      <vt:variant>
        <vt:i4>5</vt:i4>
      </vt:variant>
      <vt:variant>
        <vt:lpwstr/>
      </vt:variant>
      <vt:variant>
        <vt:lpwstr>HL70465</vt:lpwstr>
      </vt:variant>
      <vt:variant>
        <vt:i4>7077996</vt:i4>
      </vt:variant>
      <vt:variant>
        <vt:i4>1785</vt:i4>
      </vt:variant>
      <vt:variant>
        <vt:i4>0</vt:i4>
      </vt:variant>
      <vt:variant>
        <vt:i4>5</vt:i4>
      </vt:variant>
      <vt:variant>
        <vt:lpwstr/>
      </vt:variant>
      <vt:variant>
        <vt:lpwstr>HL70300</vt:lpwstr>
      </vt:variant>
      <vt:variant>
        <vt:i4>7077997</vt:i4>
      </vt:variant>
      <vt:variant>
        <vt:i4>1782</vt:i4>
      </vt:variant>
      <vt:variant>
        <vt:i4>0</vt:i4>
      </vt:variant>
      <vt:variant>
        <vt:i4>5</vt:i4>
      </vt:variant>
      <vt:variant>
        <vt:lpwstr/>
      </vt:variant>
      <vt:variant>
        <vt:lpwstr>HL70203</vt:lpwstr>
      </vt:variant>
      <vt:variant>
        <vt:i4>6946927</vt:i4>
      </vt:variant>
      <vt:variant>
        <vt:i4>1779</vt:i4>
      </vt:variant>
      <vt:variant>
        <vt:i4>0</vt:i4>
      </vt:variant>
      <vt:variant>
        <vt:i4>5</vt:i4>
      </vt:variant>
      <vt:variant>
        <vt:lpwstr/>
      </vt:variant>
      <vt:variant>
        <vt:lpwstr>HL70061</vt:lpwstr>
      </vt:variant>
      <vt:variant>
        <vt:i4>7077997</vt:i4>
      </vt:variant>
      <vt:variant>
        <vt:i4>1770</vt:i4>
      </vt:variant>
      <vt:variant>
        <vt:i4>0</vt:i4>
      </vt:variant>
      <vt:variant>
        <vt:i4>5</vt:i4>
      </vt:variant>
      <vt:variant>
        <vt:lpwstr/>
      </vt:variant>
      <vt:variant>
        <vt:lpwstr>HL70200</vt:lpwstr>
      </vt:variant>
      <vt:variant>
        <vt:i4>7077996</vt:i4>
      </vt:variant>
      <vt:variant>
        <vt:i4>1767</vt:i4>
      </vt:variant>
      <vt:variant>
        <vt:i4>0</vt:i4>
      </vt:variant>
      <vt:variant>
        <vt:i4>5</vt:i4>
      </vt:variant>
      <vt:variant>
        <vt:lpwstr/>
      </vt:variant>
      <vt:variant>
        <vt:lpwstr>HL70300</vt:lpwstr>
      </vt:variant>
      <vt:variant>
        <vt:i4>7077996</vt:i4>
      </vt:variant>
      <vt:variant>
        <vt:i4>1764</vt:i4>
      </vt:variant>
      <vt:variant>
        <vt:i4>0</vt:i4>
      </vt:variant>
      <vt:variant>
        <vt:i4>5</vt:i4>
      </vt:variant>
      <vt:variant>
        <vt:lpwstr/>
      </vt:variant>
      <vt:variant>
        <vt:lpwstr>HL70300</vt:lpwstr>
      </vt:variant>
      <vt:variant>
        <vt:i4>6946924</vt:i4>
      </vt:variant>
      <vt:variant>
        <vt:i4>1761</vt:i4>
      </vt:variant>
      <vt:variant>
        <vt:i4>0</vt:i4>
      </vt:variant>
      <vt:variant>
        <vt:i4>5</vt:i4>
      </vt:variant>
      <vt:variant>
        <vt:lpwstr/>
      </vt:variant>
      <vt:variant>
        <vt:lpwstr>HL70363</vt:lpwstr>
      </vt:variant>
      <vt:variant>
        <vt:i4>6619245</vt:i4>
      </vt:variant>
      <vt:variant>
        <vt:i4>1758</vt:i4>
      </vt:variant>
      <vt:variant>
        <vt:i4>0</vt:i4>
      </vt:variant>
      <vt:variant>
        <vt:i4>5</vt:i4>
      </vt:variant>
      <vt:variant>
        <vt:lpwstr/>
      </vt:variant>
      <vt:variant>
        <vt:lpwstr>HL70297</vt:lpwstr>
      </vt:variant>
      <vt:variant>
        <vt:i4>6946924</vt:i4>
      </vt:variant>
      <vt:variant>
        <vt:i4>1755</vt:i4>
      </vt:variant>
      <vt:variant>
        <vt:i4>0</vt:i4>
      </vt:variant>
      <vt:variant>
        <vt:i4>5</vt:i4>
      </vt:variant>
      <vt:variant>
        <vt:lpwstr/>
      </vt:variant>
      <vt:variant>
        <vt:lpwstr>HL70360</vt:lpwstr>
      </vt:variant>
      <vt:variant>
        <vt:i4>6946923</vt:i4>
      </vt:variant>
      <vt:variant>
        <vt:i4>1677</vt:i4>
      </vt:variant>
      <vt:variant>
        <vt:i4>0</vt:i4>
      </vt:variant>
      <vt:variant>
        <vt:i4>5</vt:i4>
      </vt:variant>
      <vt:variant>
        <vt:lpwstr/>
      </vt:variant>
      <vt:variant>
        <vt:lpwstr>HL70465</vt:lpwstr>
      </vt:variant>
      <vt:variant>
        <vt:i4>6553709</vt:i4>
      </vt:variant>
      <vt:variant>
        <vt:i4>1674</vt:i4>
      </vt:variant>
      <vt:variant>
        <vt:i4>0</vt:i4>
      </vt:variant>
      <vt:variant>
        <vt:i4>5</vt:i4>
      </vt:variant>
      <vt:variant>
        <vt:lpwstr/>
      </vt:variant>
      <vt:variant>
        <vt:lpwstr>HL70288</vt:lpwstr>
      </vt:variant>
      <vt:variant>
        <vt:i4>6553709</vt:i4>
      </vt:variant>
      <vt:variant>
        <vt:i4>1671</vt:i4>
      </vt:variant>
      <vt:variant>
        <vt:i4>0</vt:i4>
      </vt:variant>
      <vt:variant>
        <vt:i4>5</vt:i4>
      </vt:variant>
      <vt:variant>
        <vt:lpwstr/>
      </vt:variant>
      <vt:variant>
        <vt:lpwstr>HL70289</vt:lpwstr>
      </vt:variant>
      <vt:variant>
        <vt:i4>6619246</vt:i4>
      </vt:variant>
      <vt:variant>
        <vt:i4>1668</vt:i4>
      </vt:variant>
      <vt:variant>
        <vt:i4>0</vt:i4>
      </vt:variant>
      <vt:variant>
        <vt:i4>5</vt:i4>
      </vt:variant>
      <vt:variant>
        <vt:lpwstr/>
      </vt:variant>
      <vt:variant>
        <vt:lpwstr>HL70190</vt:lpwstr>
      </vt:variant>
      <vt:variant>
        <vt:i4>6946925</vt:i4>
      </vt:variant>
      <vt:variant>
        <vt:i4>1578</vt:i4>
      </vt:variant>
      <vt:variant>
        <vt:i4>0</vt:i4>
      </vt:variant>
      <vt:variant>
        <vt:i4>5</vt:i4>
      </vt:variant>
      <vt:variant>
        <vt:lpwstr/>
      </vt:variant>
      <vt:variant>
        <vt:lpwstr>HL70267</vt:lpwstr>
      </vt:variant>
      <vt:variant>
        <vt:i4>6946925</vt:i4>
      </vt:variant>
      <vt:variant>
        <vt:i4>1575</vt:i4>
      </vt:variant>
      <vt:variant>
        <vt:i4>0</vt:i4>
      </vt:variant>
      <vt:variant>
        <vt:i4>5</vt:i4>
      </vt:variant>
      <vt:variant>
        <vt:lpwstr/>
      </vt:variant>
      <vt:variant>
        <vt:lpwstr>HL70267</vt:lpwstr>
      </vt:variant>
      <vt:variant>
        <vt:i4>6946925</vt:i4>
      </vt:variant>
      <vt:variant>
        <vt:i4>1572</vt:i4>
      </vt:variant>
      <vt:variant>
        <vt:i4>0</vt:i4>
      </vt:variant>
      <vt:variant>
        <vt:i4>5</vt:i4>
      </vt:variant>
      <vt:variant>
        <vt:lpwstr/>
      </vt:variant>
      <vt:variant>
        <vt:lpwstr>HL70267</vt:lpwstr>
      </vt:variant>
      <vt:variant>
        <vt:i4>6881390</vt:i4>
      </vt:variant>
      <vt:variant>
        <vt:i4>1557</vt:i4>
      </vt:variant>
      <vt:variant>
        <vt:i4>0</vt:i4>
      </vt:variant>
      <vt:variant>
        <vt:i4>5</vt:i4>
      </vt:variant>
      <vt:variant>
        <vt:lpwstr/>
      </vt:variant>
      <vt:variant>
        <vt:lpwstr>HL70153</vt:lpwstr>
      </vt:variant>
      <vt:variant>
        <vt:i4>7012459</vt:i4>
      </vt:variant>
      <vt:variant>
        <vt:i4>1536</vt:i4>
      </vt:variant>
      <vt:variant>
        <vt:i4>0</vt:i4>
      </vt:variant>
      <vt:variant>
        <vt:i4>5</vt:i4>
      </vt:variant>
      <vt:variant>
        <vt:lpwstr/>
      </vt:variant>
      <vt:variant>
        <vt:lpwstr>HL70472</vt:lpwstr>
      </vt:variant>
      <vt:variant>
        <vt:i4>6619244</vt:i4>
      </vt:variant>
      <vt:variant>
        <vt:i4>1485</vt:i4>
      </vt:variant>
      <vt:variant>
        <vt:i4>0</vt:i4>
      </vt:variant>
      <vt:variant>
        <vt:i4>5</vt:i4>
      </vt:variant>
      <vt:variant>
        <vt:lpwstr/>
      </vt:variant>
      <vt:variant>
        <vt:lpwstr>HL70397</vt:lpwstr>
      </vt:variant>
      <vt:variant>
        <vt:i4>7798883</vt:i4>
      </vt:variant>
      <vt:variant>
        <vt:i4>1455</vt:i4>
      </vt:variant>
      <vt:variant>
        <vt:i4>0</vt:i4>
      </vt:variant>
      <vt:variant>
        <vt:i4>5</vt:i4>
      </vt:variant>
      <vt:variant>
        <vt:lpwstr/>
      </vt:variant>
      <vt:variant>
        <vt:lpwstr>CWE</vt:lpwstr>
      </vt:variant>
      <vt:variant>
        <vt:i4>7274604</vt:i4>
      </vt:variant>
      <vt:variant>
        <vt:i4>1449</vt:i4>
      </vt:variant>
      <vt:variant>
        <vt:i4>0</vt:i4>
      </vt:variant>
      <vt:variant>
        <vt:i4>5</vt:i4>
      </vt:variant>
      <vt:variant>
        <vt:lpwstr/>
      </vt:variant>
      <vt:variant>
        <vt:lpwstr>HL70337</vt:lpwstr>
      </vt:variant>
      <vt:variant>
        <vt:i4>6619245</vt:i4>
      </vt:variant>
      <vt:variant>
        <vt:i4>1419</vt:i4>
      </vt:variant>
      <vt:variant>
        <vt:i4>0</vt:i4>
      </vt:variant>
      <vt:variant>
        <vt:i4>5</vt:i4>
      </vt:variant>
      <vt:variant>
        <vt:lpwstr/>
      </vt:variant>
      <vt:variant>
        <vt:lpwstr>HL70294</vt:lpwstr>
      </vt:variant>
      <vt:variant>
        <vt:i4>7798883</vt:i4>
      </vt:variant>
      <vt:variant>
        <vt:i4>1413</vt:i4>
      </vt:variant>
      <vt:variant>
        <vt:i4>0</vt:i4>
      </vt:variant>
      <vt:variant>
        <vt:i4>5</vt:i4>
      </vt:variant>
      <vt:variant>
        <vt:lpwstr/>
      </vt:variant>
      <vt:variant>
        <vt:lpwstr>CWE</vt:lpwstr>
      </vt:variant>
      <vt:variant>
        <vt:i4>6488104</vt:i4>
      </vt:variant>
      <vt:variant>
        <vt:i4>1401</vt:i4>
      </vt:variant>
      <vt:variant>
        <vt:i4>0</vt:i4>
      </vt:variant>
      <vt:variant>
        <vt:i4>5</vt:i4>
      </vt:variant>
      <vt:variant>
        <vt:lpwstr>http://aurora.rg.iupui.edu/UCUM</vt:lpwstr>
      </vt:variant>
      <vt:variant>
        <vt:lpwstr/>
      </vt:variant>
      <vt:variant>
        <vt:i4>7209066</vt:i4>
      </vt:variant>
      <vt:variant>
        <vt:i4>1398</vt:i4>
      </vt:variant>
      <vt:variant>
        <vt:i4>0</vt:i4>
      </vt:variant>
      <vt:variant>
        <vt:i4>5</vt:i4>
      </vt:variant>
      <vt:variant>
        <vt:lpwstr/>
      </vt:variant>
      <vt:variant>
        <vt:lpwstr>HL70528</vt:lpwstr>
      </vt:variant>
      <vt:variant>
        <vt:i4>7274606</vt:i4>
      </vt:variant>
      <vt:variant>
        <vt:i4>1395</vt:i4>
      </vt:variant>
      <vt:variant>
        <vt:i4>0</vt:i4>
      </vt:variant>
      <vt:variant>
        <vt:i4>5</vt:i4>
      </vt:variant>
      <vt:variant>
        <vt:lpwstr/>
      </vt:variant>
      <vt:variant>
        <vt:lpwstr>HL70136</vt:lpwstr>
      </vt:variant>
      <vt:variant>
        <vt:i4>6488104</vt:i4>
      </vt:variant>
      <vt:variant>
        <vt:i4>1392</vt:i4>
      </vt:variant>
      <vt:variant>
        <vt:i4>0</vt:i4>
      </vt:variant>
      <vt:variant>
        <vt:i4>5</vt:i4>
      </vt:variant>
      <vt:variant>
        <vt:lpwstr>http://aurora.rg.iupui.edu/UCUM</vt:lpwstr>
      </vt:variant>
      <vt:variant>
        <vt:lpwstr/>
      </vt:variant>
      <vt:variant>
        <vt:i4>6488104</vt:i4>
      </vt:variant>
      <vt:variant>
        <vt:i4>1389</vt:i4>
      </vt:variant>
      <vt:variant>
        <vt:i4>0</vt:i4>
      </vt:variant>
      <vt:variant>
        <vt:i4>5</vt:i4>
      </vt:variant>
      <vt:variant>
        <vt:lpwstr>http://aurora.rg.iupui.edu/UCUM</vt:lpwstr>
      </vt:variant>
      <vt:variant>
        <vt:lpwstr/>
      </vt:variant>
      <vt:variant>
        <vt:i4>7209066</vt:i4>
      </vt:variant>
      <vt:variant>
        <vt:i4>1386</vt:i4>
      </vt:variant>
      <vt:variant>
        <vt:i4>0</vt:i4>
      </vt:variant>
      <vt:variant>
        <vt:i4>5</vt:i4>
      </vt:variant>
      <vt:variant>
        <vt:lpwstr/>
      </vt:variant>
      <vt:variant>
        <vt:lpwstr>HL70527</vt:lpwstr>
      </vt:variant>
      <vt:variant>
        <vt:i4>7274604</vt:i4>
      </vt:variant>
      <vt:variant>
        <vt:i4>1383</vt:i4>
      </vt:variant>
      <vt:variant>
        <vt:i4>0</vt:i4>
      </vt:variant>
      <vt:variant>
        <vt:i4>5</vt:i4>
      </vt:variant>
      <vt:variant>
        <vt:lpwstr/>
      </vt:variant>
      <vt:variant>
        <vt:lpwstr>HL70335</vt:lpwstr>
      </vt:variant>
      <vt:variant>
        <vt:i4>6619245</vt:i4>
      </vt:variant>
      <vt:variant>
        <vt:i4>1341</vt:i4>
      </vt:variant>
      <vt:variant>
        <vt:i4>0</vt:i4>
      </vt:variant>
      <vt:variant>
        <vt:i4>5</vt:i4>
      </vt:variant>
      <vt:variant>
        <vt:lpwstr/>
      </vt:variant>
      <vt:variant>
        <vt:lpwstr>HL70291</vt:lpwstr>
      </vt:variant>
      <vt:variant>
        <vt:i4>6619246</vt:i4>
      </vt:variant>
      <vt:variant>
        <vt:i4>1338</vt:i4>
      </vt:variant>
      <vt:variant>
        <vt:i4>0</vt:i4>
      </vt:variant>
      <vt:variant>
        <vt:i4>5</vt:i4>
      </vt:variant>
      <vt:variant>
        <vt:lpwstr/>
      </vt:variant>
      <vt:variant>
        <vt:lpwstr>HL70191</vt:lpwstr>
      </vt:variant>
      <vt:variant>
        <vt:i4>6815854</vt:i4>
      </vt:variant>
      <vt:variant>
        <vt:i4>1317</vt:i4>
      </vt:variant>
      <vt:variant>
        <vt:i4>0</vt:i4>
      </vt:variant>
      <vt:variant>
        <vt:i4>5</vt:i4>
      </vt:variant>
      <vt:variant>
        <vt:lpwstr/>
      </vt:variant>
      <vt:variant>
        <vt:lpwstr>HL70146</vt:lpwstr>
      </vt:variant>
      <vt:variant>
        <vt:i4>6815854</vt:i4>
      </vt:variant>
      <vt:variant>
        <vt:i4>1314</vt:i4>
      </vt:variant>
      <vt:variant>
        <vt:i4>0</vt:i4>
      </vt:variant>
      <vt:variant>
        <vt:i4>5</vt:i4>
      </vt:variant>
      <vt:variant>
        <vt:lpwstr/>
      </vt:variant>
      <vt:variant>
        <vt:lpwstr>HL70145</vt:lpwstr>
      </vt:variant>
      <vt:variant>
        <vt:i4>7274604</vt:i4>
      </vt:variant>
      <vt:variant>
        <vt:i4>1299</vt:i4>
      </vt:variant>
      <vt:variant>
        <vt:i4>0</vt:i4>
      </vt:variant>
      <vt:variant>
        <vt:i4>5</vt:i4>
      </vt:variant>
      <vt:variant>
        <vt:lpwstr/>
      </vt:variant>
      <vt:variant>
        <vt:lpwstr>HL70335</vt:lpwstr>
      </vt:variant>
      <vt:variant>
        <vt:i4>7274604</vt:i4>
      </vt:variant>
      <vt:variant>
        <vt:i4>1296</vt:i4>
      </vt:variant>
      <vt:variant>
        <vt:i4>0</vt:i4>
      </vt:variant>
      <vt:variant>
        <vt:i4>5</vt:i4>
      </vt:variant>
      <vt:variant>
        <vt:lpwstr/>
      </vt:variant>
      <vt:variant>
        <vt:lpwstr>HL70335</vt:lpwstr>
      </vt:variant>
      <vt:variant>
        <vt:i4>7602291</vt:i4>
      </vt:variant>
      <vt:variant>
        <vt:i4>1281</vt:i4>
      </vt:variant>
      <vt:variant>
        <vt:i4>0</vt:i4>
      </vt:variant>
      <vt:variant>
        <vt:i4>5</vt:i4>
      </vt:variant>
      <vt:variant>
        <vt:lpwstr/>
      </vt:variant>
      <vt:variant>
        <vt:lpwstr>ST</vt:lpwstr>
      </vt:variant>
      <vt:variant>
        <vt:i4>7143533</vt:i4>
      </vt:variant>
      <vt:variant>
        <vt:i4>1251</vt:i4>
      </vt:variant>
      <vt:variant>
        <vt:i4>0</vt:i4>
      </vt:variant>
      <vt:variant>
        <vt:i4>5</vt:i4>
      </vt:variant>
      <vt:variant>
        <vt:lpwstr/>
      </vt:variant>
      <vt:variant>
        <vt:lpwstr>HL70210</vt:lpwstr>
      </vt:variant>
      <vt:variant>
        <vt:i4>7077997</vt:i4>
      </vt:variant>
      <vt:variant>
        <vt:i4>1248</vt:i4>
      </vt:variant>
      <vt:variant>
        <vt:i4>0</vt:i4>
      </vt:variant>
      <vt:variant>
        <vt:i4>5</vt:i4>
      </vt:variant>
      <vt:variant>
        <vt:lpwstr/>
      </vt:variant>
      <vt:variant>
        <vt:lpwstr>HL70209</vt:lpwstr>
      </vt:variant>
      <vt:variant>
        <vt:i4>6619246</vt:i4>
      </vt:variant>
      <vt:variant>
        <vt:i4>1221</vt:i4>
      </vt:variant>
      <vt:variant>
        <vt:i4>0</vt:i4>
      </vt:variant>
      <vt:variant>
        <vt:i4>5</vt:i4>
      </vt:variant>
      <vt:variant>
        <vt:lpwstr/>
      </vt:variant>
      <vt:variant>
        <vt:lpwstr>HL70193</vt:lpwstr>
      </vt:variant>
      <vt:variant>
        <vt:i4>6815854</vt:i4>
      </vt:variant>
      <vt:variant>
        <vt:i4>1218</vt:i4>
      </vt:variant>
      <vt:variant>
        <vt:i4>0</vt:i4>
      </vt:variant>
      <vt:variant>
        <vt:i4>5</vt:i4>
      </vt:variant>
      <vt:variant>
        <vt:lpwstr/>
      </vt:variant>
      <vt:variant>
        <vt:lpwstr>HL70147</vt:lpwstr>
      </vt:variant>
      <vt:variant>
        <vt:i4>7077997</vt:i4>
      </vt:variant>
      <vt:variant>
        <vt:i4>1203</vt:i4>
      </vt:variant>
      <vt:variant>
        <vt:i4>0</vt:i4>
      </vt:variant>
      <vt:variant>
        <vt:i4>5</vt:i4>
      </vt:variant>
      <vt:variant>
        <vt:lpwstr/>
      </vt:variant>
      <vt:variant>
        <vt:lpwstr>HL70207</vt:lpwstr>
      </vt:variant>
      <vt:variant>
        <vt:i4>7077998</vt:i4>
      </vt:variant>
      <vt:variant>
        <vt:i4>1200</vt:i4>
      </vt:variant>
      <vt:variant>
        <vt:i4>0</vt:i4>
      </vt:variant>
      <vt:variant>
        <vt:i4>5</vt:i4>
      </vt:variant>
      <vt:variant>
        <vt:lpwstr/>
      </vt:variant>
      <vt:variant>
        <vt:lpwstr>HL70103</vt:lpwstr>
      </vt:variant>
      <vt:variant>
        <vt:i4>6815851</vt:i4>
      </vt:variant>
      <vt:variant>
        <vt:i4>1170</vt:i4>
      </vt:variant>
      <vt:variant>
        <vt:i4>0</vt:i4>
      </vt:variant>
      <vt:variant>
        <vt:i4>5</vt:i4>
      </vt:variant>
      <vt:variant>
        <vt:lpwstr/>
      </vt:variant>
      <vt:variant>
        <vt:lpwstr>HL70444</vt:lpwstr>
      </vt:variant>
      <vt:variant>
        <vt:i4>6815851</vt:i4>
      </vt:variant>
      <vt:variant>
        <vt:i4>1161</vt:i4>
      </vt:variant>
      <vt:variant>
        <vt:i4>0</vt:i4>
      </vt:variant>
      <vt:variant>
        <vt:i4>5</vt:i4>
      </vt:variant>
      <vt:variant>
        <vt:lpwstr/>
      </vt:variant>
      <vt:variant>
        <vt:lpwstr>HL70448</vt:lpwstr>
      </vt:variant>
      <vt:variant>
        <vt:i4>7077996</vt:i4>
      </vt:variant>
      <vt:variant>
        <vt:i4>1158</vt:i4>
      </vt:variant>
      <vt:variant>
        <vt:i4>0</vt:i4>
      </vt:variant>
      <vt:variant>
        <vt:i4>5</vt:i4>
      </vt:variant>
      <vt:variant>
        <vt:lpwstr/>
      </vt:variant>
      <vt:variant>
        <vt:lpwstr>HL70300</vt:lpwstr>
      </vt:variant>
      <vt:variant>
        <vt:i4>7077997</vt:i4>
      </vt:variant>
      <vt:variant>
        <vt:i4>1155</vt:i4>
      </vt:variant>
      <vt:variant>
        <vt:i4>0</vt:i4>
      </vt:variant>
      <vt:variant>
        <vt:i4>5</vt:i4>
      </vt:variant>
      <vt:variant>
        <vt:lpwstr/>
      </vt:variant>
      <vt:variant>
        <vt:lpwstr>HL70203</vt:lpwstr>
      </vt:variant>
      <vt:variant>
        <vt:i4>6946927</vt:i4>
      </vt:variant>
      <vt:variant>
        <vt:i4>1152</vt:i4>
      </vt:variant>
      <vt:variant>
        <vt:i4>0</vt:i4>
      </vt:variant>
      <vt:variant>
        <vt:i4>5</vt:i4>
      </vt:variant>
      <vt:variant>
        <vt:lpwstr/>
      </vt:variant>
      <vt:variant>
        <vt:lpwstr>HL70061</vt:lpwstr>
      </vt:variant>
      <vt:variant>
        <vt:i4>7077997</vt:i4>
      </vt:variant>
      <vt:variant>
        <vt:i4>1143</vt:i4>
      </vt:variant>
      <vt:variant>
        <vt:i4>0</vt:i4>
      </vt:variant>
      <vt:variant>
        <vt:i4>5</vt:i4>
      </vt:variant>
      <vt:variant>
        <vt:lpwstr/>
      </vt:variant>
      <vt:variant>
        <vt:lpwstr>HL70200</vt:lpwstr>
      </vt:variant>
      <vt:variant>
        <vt:i4>7077996</vt:i4>
      </vt:variant>
      <vt:variant>
        <vt:i4>1140</vt:i4>
      </vt:variant>
      <vt:variant>
        <vt:i4>0</vt:i4>
      </vt:variant>
      <vt:variant>
        <vt:i4>5</vt:i4>
      </vt:variant>
      <vt:variant>
        <vt:lpwstr/>
      </vt:variant>
      <vt:variant>
        <vt:lpwstr>HL70300</vt:lpwstr>
      </vt:variant>
      <vt:variant>
        <vt:i4>7077996</vt:i4>
      </vt:variant>
      <vt:variant>
        <vt:i4>1137</vt:i4>
      </vt:variant>
      <vt:variant>
        <vt:i4>0</vt:i4>
      </vt:variant>
      <vt:variant>
        <vt:i4>5</vt:i4>
      </vt:variant>
      <vt:variant>
        <vt:lpwstr/>
      </vt:variant>
      <vt:variant>
        <vt:lpwstr>HL70300</vt:lpwstr>
      </vt:variant>
      <vt:variant>
        <vt:i4>6946924</vt:i4>
      </vt:variant>
      <vt:variant>
        <vt:i4>1134</vt:i4>
      </vt:variant>
      <vt:variant>
        <vt:i4>0</vt:i4>
      </vt:variant>
      <vt:variant>
        <vt:i4>5</vt:i4>
      </vt:variant>
      <vt:variant>
        <vt:lpwstr/>
      </vt:variant>
      <vt:variant>
        <vt:lpwstr>HL70363</vt:lpwstr>
      </vt:variant>
      <vt:variant>
        <vt:i4>6619245</vt:i4>
      </vt:variant>
      <vt:variant>
        <vt:i4>1131</vt:i4>
      </vt:variant>
      <vt:variant>
        <vt:i4>0</vt:i4>
      </vt:variant>
      <vt:variant>
        <vt:i4>5</vt:i4>
      </vt:variant>
      <vt:variant>
        <vt:lpwstr/>
      </vt:variant>
      <vt:variant>
        <vt:lpwstr>HL70297</vt:lpwstr>
      </vt:variant>
      <vt:variant>
        <vt:i4>6946924</vt:i4>
      </vt:variant>
      <vt:variant>
        <vt:i4>1128</vt:i4>
      </vt:variant>
      <vt:variant>
        <vt:i4>0</vt:i4>
      </vt:variant>
      <vt:variant>
        <vt:i4>5</vt:i4>
      </vt:variant>
      <vt:variant>
        <vt:lpwstr/>
      </vt:variant>
      <vt:variant>
        <vt:lpwstr>HL70360</vt:lpwstr>
      </vt:variant>
      <vt:variant>
        <vt:i4>7274604</vt:i4>
      </vt:variant>
      <vt:variant>
        <vt:i4>1050</vt:i4>
      </vt:variant>
      <vt:variant>
        <vt:i4>0</vt:i4>
      </vt:variant>
      <vt:variant>
        <vt:i4>5</vt:i4>
      </vt:variant>
      <vt:variant>
        <vt:lpwstr/>
      </vt:variant>
      <vt:variant>
        <vt:lpwstr>HL70338</vt:lpwstr>
      </vt:variant>
      <vt:variant>
        <vt:i4>7077996</vt:i4>
      </vt:variant>
      <vt:variant>
        <vt:i4>1035</vt:i4>
      </vt:variant>
      <vt:variant>
        <vt:i4>0</vt:i4>
      </vt:variant>
      <vt:variant>
        <vt:i4>5</vt:i4>
      </vt:variant>
      <vt:variant>
        <vt:lpwstr/>
      </vt:variant>
      <vt:variant>
        <vt:lpwstr>HL70300</vt:lpwstr>
      </vt:variant>
      <vt:variant>
        <vt:i4>7077996</vt:i4>
      </vt:variant>
      <vt:variant>
        <vt:i4>1032</vt:i4>
      </vt:variant>
      <vt:variant>
        <vt:i4>0</vt:i4>
      </vt:variant>
      <vt:variant>
        <vt:i4>5</vt:i4>
      </vt:variant>
      <vt:variant>
        <vt:lpwstr/>
      </vt:variant>
      <vt:variant>
        <vt:lpwstr>HL70300</vt:lpwstr>
      </vt:variant>
      <vt:variant>
        <vt:i4>6946924</vt:i4>
      </vt:variant>
      <vt:variant>
        <vt:i4>1029</vt:i4>
      </vt:variant>
      <vt:variant>
        <vt:i4>0</vt:i4>
      </vt:variant>
      <vt:variant>
        <vt:i4>5</vt:i4>
      </vt:variant>
      <vt:variant>
        <vt:lpwstr/>
      </vt:variant>
      <vt:variant>
        <vt:lpwstr>HL70363</vt:lpwstr>
      </vt:variant>
      <vt:variant>
        <vt:i4>7077996</vt:i4>
      </vt:variant>
      <vt:variant>
        <vt:i4>1026</vt:i4>
      </vt:variant>
      <vt:variant>
        <vt:i4>0</vt:i4>
      </vt:variant>
      <vt:variant>
        <vt:i4>5</vt:i4>
      </vt:variant>
      <vt:variant>
        <vt:lpwstr/>
      </vt:variant>
      <vt:variant>
        <vt:lpwstr>HL70308</vt:lpwstr>
      </vt:variant>
      <vt:variant>
        <vt:i4>7077996</vt:i4>
      </vt:variant>
      <vt:variant>
        <vt:i4>1023</vt:i4>
      </vt:variant>
      <vt:variant>
        <vt:i4>0</vt:i4>
      </vt:variant>
      <vt:variant>
        <vt:i4>5</vt:i4>
      </vt:variant>
      <vt:variant>
        <vt:lpwstr/>
      </vt:variant>
      <vt:variant>
        <vt:lpwstr>HL70307</vt:lpwstr>
      </vt:variant>
      <vt:variant>
        <vt:i4>7077996</vt:i4>
      </vt:variant>
      <vt:variant>
        <vt:i4>1020</vt:i4>
      </vt:variant>
      <vt:variant>
        <vt:i4>0</vt:i4>
      </vt:variant>
      <vt:variant>
        <vt:i4>5</vt:i4>
      </vt:variant>
      <vt:variant>
        <vt:lpwstr/>
      </vt:variant>
      <vt:variant>
        <vt:lpwstr>HL70305</vt:lpwstr>
      </vt:variant>
      <vt:variant>
        <vt:i4>7077996</vt:i4>
      </vt:variant>
      <vt:variant>
        <vt:i4>1017</vt:i4>
      </vt:variant>
      <vt:variant>
        <vt:i4>0</vt:i4>
      </vt:variant>
      <vt:variant>
        <vt:i4>5</vt:i4>
      </vt:variant>
      <vt:variant>
        <vt:lpwstr/>
      </vt:variant>
      <vt:variant>
        <vt:lpwstr>HL70306</vt:lpwstr>
      </vt:variant>
      <vt:variant>
        <vt:i4>7077996</vt:i4>
      </vt:variant>
      <vt:variant>
        <vt:i4>1014</vt:i4>
      </vt:variant>
      <vt:variant>
        <vt:i4>0</vt:i4>
      </vt:variant>
      <vt:variant>
        <vt:i4>5</vt:i4>
      </vt:variant>
      <vt:variant>
        <vt:lpwstr/>
      </vt:variant>
      <vt:variant>
        <vt:lpwstr>HL70300</vt:lpwstr>
      </vt:variant>
      <vt:variant>
        <vt:i4>7077996</vt:i4>
      </vt:variant>
      <vt:variant>
        <vt:i4>1005</vt:i4>
      </vt:variant>
      <vt:variant>
        <vt:i4>0</vt:i4>
      </vt:variant>
      <vt:variant>
        <vt:i4>5</vt:i4>
      </vt:variant>
      <vt:variant>
        <vt:lpwstr/>
      </vt:variant>
      <vt:variant>
        <vt:lpwstr>HL70304</vt:lpwstr>
      </vt:variant>
      <vt:variant>
        <vt:i4>7077996</vt:i4>
      </vt:variant>
      <vt:variant>
        <vt:i4>1002</vt:i4>
      </vt:variant>
      <vt:variant>
        <vt:i4>0</vt:i4>
      </vt:variant>
      <vt:variant>
        <vt:i4>5</vt:i4>
      </vt:variant>
      <vt:variant>
        <vt:lpwstr/>
      </vt:variant>
      <vt:variant>
        <vt:lpwstr>HL70303</vt:lpwstr>
      </vt:variant>
      <vt:variant>
        <vt:i4>7077996</vt:i4>
      </vt:variant>
      <vt:variant>
        <vt:i4>999</vt:i4>
      </vt:variant>
      <vt:variant>
        <vt:i4>0</vt:i4>
      </vt:variant>
      <vt:variant>
        <vt:i4>5</vt:i4>
      </vt:variant>
      <vt:variant>
        <vt:lpwstr/>
      </vt:variant>
      <vt:variant>
        <vt:lpwstr>HL70302</vt:lpwstr>
      </vt:variant>
      <vt:variant>
        <vt:i4>7209066</vt:i4>
      </vt:variant>
      <vt:variant>
        <vt:i4>963</vt:i4>
      </vt:variant>
      <vt:variant>
        <vt:i4>0</vt:i4>
      </vt:variant>
      <vt:variant>
        <vt:i4>5</vt:i4>
      </vt:variant>
      <vt:variant>
        <vt:lpwstr/>
      </vt:variant>
      <vt:variant>
        <vt:lpwstr>HL70526</vt:lpwstr>
      </vt:variant>
      <vt:variant>
        <vt:i4>6881388</vt:i4>
      </vt:variant>
      <vt:variant>
        <vt:i4>945</vt:i4>
      </vt:variant>
      <vt:variant>
        <vt:i4>0</vt:i4>
      </vt:variant>
      <vt:variant>
        <vt:i4>5</vt:i4>
      </vt:variant>
      <vt:variant>
        <vt:lpwstr/>
      </vt:variant>
      <vt:variant>
        <vt:lpwstr>HL70351</vt:lpwstr>
      </vt:variant>
      <vt:variant>
        <vt:i4>7077996</vt:i4>
      </vt:variant>
      <vt:variant>
        <vt:i4>933</vt:i4>
      </vt:variant>
      <vt:variant>
        <vt:i4>0</vt:i4>
      </vt:variant>
      <vt:variant>
        <vt:i4>5</vt:i4>
      </vt:variant>
      <vt:variant>
        <vt:lpwstr/>
      </vt:variant>
      <vt:variant>
        <vt:lpwstr>HL70301</vt:lpwstr>
      </vt:variant>
      <vt:variant>
        <vt:i4>7077996</vt:i4>
      </vt:variant>
      <vt:variant>
        <vt:i4>930</vt:i4>
      </vt:variant>
      <vt:variant>
        <vt:i4>0</vt:i4>
      </vt:variant>
      <vt:variant>
        <vt:i4>5</vt:i4>
      </vt:variant>
      <vt:variant>
        <vt:lpwstr/>
      </vt:variant>
      <vt:variant>
        <vt:lpwstr>HL70301</vt:lpwstr>
      </vt:variant>
      <vt:variant>
        <vt:i4>6946924</vt:i4>
      </vt:variant>
      <vt:variant>
        <vt:i4>927</vt:i4>
      </vt:variant>
      <vt:variant>
        <vt:i4>0</vt:i4>
      </vt:variant>
      <vt:variant>
        <vt:i4>5</vt:i4>
      </vt:variant>
      <vt:variant>
        <vt:lpwstr/>
      </vt:variant>
      <vt:variant>
        <vt:lpwstr>HL70363</vt:lpwstr>
      </vt:variant>
      <vt:variant>
        <vt:i4>6946924</vt:i4>
      </vt:variant>
      <vt:variant>
        <vt:i4>924</vt:i4>
      </vt:variant>
      <vt:variant>
        <vt:i4>0</vt:i4>
      </vt:variant>
      <vt:variant>
        <vt:i4>5</vt:i4>
      </vt:variant>
      <vt:variant>
        <vt:lpwstr/>
      </vt:variant>
      <vt:variant>
        <vt:lpwstr>HL70363</vt:lpwstr>
      </vt:variant>
      <vt:variant>
        <vt:i4>6881388</vt:i4>
      </vt:variant>
      <vt:variant>
        <vt:i4>888</vt:i4>
      </vt:variant>
      <vt:variant>
        <vt:i4>0</vt:i4>
      </vt:variant>
      <vt:variant>
        <vt:i4>5</vt:i4>
      </vt:variant>
      <vt:variant>
        <vt:lpwstr/>
      </vt:variant>
      <vt:variant>
        <vt:lpwstr>HL70350</vt:lpwstr>
      </vt:variant>
      <vt:variant>
        <vt:i4>7077996</vt:i4>
      </vt:variant>
      <vt:variant>
        <vt:i4>873</vt:i4>
      </vt:variant>
      <vt:variant>
        <vt:i4>0</vt:i4>
      </vt:variant>
      <vt:variant>
        <vt:i4>5</vt:i4>
      </vt:variant>
      <vt:variant>
        <vt:lpwstr/>
      </vt:variant>
      <vt:variant>
        <vt:lpwstr>HL70308</vt:lpwstr>
      </vt:variant>
      <vt:variant>
        <vt:i4>7077996</vt:i4>
      </vt:variant>
      <vt:variant>
        <vt:i4>870</vt:i4>
      </vt:variant>
      <vt:variant>
        <vt:i4>0</vt:i4>
      </vt:variant>
      <vt:variant>
        <vt:i4>5</vt:i4>
      </vt:variant>
      <vt:variant>
        <vt:lpwstr/>
      </vt:variant>
      <vt:variant>
        <vt:lpwstr>HL70307</vt:lpwstr>
      </vt:variant>
      <vt:variant>
        <vt:i4>7077996</vt:i4>
      </vt:variant>
      <vt:variant>
        <vt:i4>867</vt:i4>
      </vt:variant>
      <vt:variant>
        <vt:i4>0</vt:i4>
      </vt:variant>
      <vt:variant>
        <vt:i4>5</vt:i4>
      </vt:variant>
      <vt:variant>
        <vt:lpwstr/>
      </vt:variant>
      <vt:variant>
        <vt:lpwstr>HL70305</vt:lpwstr>
      </vt:variant>
      <vt:variant>
        <vt:i4>7077996</vt:i4>
      </vt:variant>
      <vt:variant>
        <vt:i4>864</vt:i4>
      </vt:variant>
      <vt:variant>
        <vt:i4>0</vt:i4>
      </vt:variant>
      <vt:variant>
        <vt:i4>5</vt:i4>
      </vt:variant>
      <vt:variant>
        <vt:lpwstr/>
      </vt:variant>
      <vt:variant>
        <vt:lpwstr>HL70306</vt:lpwstr>
      </vt:variant>
      <vt:variant>
        <vt:i4>7077996</vt:i4>
      </vt:variant>
      <vt:variant>
        <vt:i4>861</vt:i4>
      </vt:variant>
      <vt:variant>
        <vt:i4>0</vt:i4>
      </vt:variant>
      <vt:variant>
        <vt:i4>5</vt:i4>
      </vt:variant>
      <vt:variant>
        <vt:lpwstr/>
      </vt:variant>
      <vt:variant>
        <vt:lpwstr>HL70304</vt:lpwstr>
      </vt:variant>
      <vt:variant>
        <vt:i4>7077996</vt:i4>
      </vt:variant>
      <vt:variant>
        <vt:i4>858</vt:i4>
      </vt:variant>
      <vt:variant>
        <vt:i4>0</vt:i4>
      </vt:variant>
      <vt:variant>
        <vt:i4>5</vt:i4>
      </vt:variant>
      <vt:variant>
        <vt:lpwstr/>
      </vt:variant>
      <vt:variant>
        <vt:lpwstr>HL70303</vt:lpwstr>
      </vt:variant>
      <vt:variant>
        <vt:i4>7077996</vt:i4>
      </vt:variant>
      <vt:variant>
        <vt:i4>855</vt:i4>
      </vt:variant>
      <vt:variant>
        <vt:i4>0</vt:i4>
      </vt:variant>
      <vt:variant>
        <vt:i4>5</vt:i4>
      </vt:variant>
      <vt:variant>
        <vt:lpwstr/>
      </vt:variant>
      <vt:variant>
        <vt:lpwstr>HL70302</vt:lpwstr>
      </vt:variant>
      <vt:variant>
        <vt:i4>6815854</vt:i4>
      </vt:variant>
      <vt:variant>
        <vt:i4>798</vt:i4>
      </vt:variant>
      <vt:variant>
        <vt:i4>0</vt:i4>
      </vt:variant>
      <vt:variant>
        <vt:i4>5</vt:i4>
      </vt:variant>
      <vt:variant>
        <vt:lpwstr/>
      </vt:variant>
      <vt:variant>
        <vt:lpwstr>HL70148</vt:lpwstr>
      </vt:variant>
      <vt:variant>
        <vt:i4>6619246</vt:i4>
      </vt:variant>
      <vt:variant>
        <vt:i4>756</vt:i4>
      </vt:variant>
      <vt:variant>
        <vt:i4>0</vt:i4>
      </vt:variant>
      <vt:variant>
        <vt:i4>5</vt:i4>
      </vt:variant>
      <vt:variant>
        <vt:lpwstr/>
      </vt:variant>
      <vt:variant>
        <vt:lpwstr>HL70190</vt:lpwstr>
      </vt:variant>
      <vt:variant>
        <vt:i4>7077996</vt:i4>
      </vt:variant>
      <vt:variant>
        <vt:i4>753</vt:i4>
      </vt:variant>
      <vt:variant>
        <vt:i4>0</vt:i4>
      </vt:variant>
      <vt:variant>
        <vt:i4>5</vt:i4>
      </vt:variant>
      <vt:variant>
        <vt:lpwstr/>
      </vt:variant>
      <vt:variant>
        <vt:lpwstr>HL70308</vt:lpwstr>
      </vt:variant>
      <vt:variant>
        <vt:i4>7077996</vt:i4>
      </vt:variant>
      <vt:variant>
        <vt:i4>750</vt:i4>
      </vt:variant>
      <vt:variant>
        <vt:i4>0</vt:i4>
      </vt:variant>
      <vt:variant>
        <vt:i4>5</vt:i4>
      </vt:variant>
      <vt:variant>
        <vt:lpwstr/>
      </vt:variant>
      <vt:variant>
        <vt:lpwstr>HL70307</vt:lpwstr>
      </vt:variant>
      <vt:variant>
        <vt:i4>7077996</vt:i4>
      </vt:variant>
      <vt:variant>
        <vt:i4>747</vt:i4>
      </vt:variant>
      <vt:variant>
        <vt:i4>0</vt:i4>
      </vt:variant>
      <vt:variant>
        <vt:i4>5</vt:i4>
      </vt:variant>
      <vt:variant>
        <vt:lpwstr/>
      </vt:variant>
      <vt:variant>
        <vt:lpwstr>HL70305</vt:lpwstr>
      </vt:variant>
      <vt:variant>
        <vt:i4>7077996</vt:i4>
      </vt:variant>
      <vt:variant>
        <vt:i4>744</vt:i4>
      </vt:variant>
      <vt:variant>
        <vt:i4>0</vt:i4>
      </vt:variant>
      <vt:variant>
        <vt:i4>5</vt:i4>
      </vt:variant>
      <vt:variant>
        <vt:lpwstr/>
      </vt:variant>
      <vt:variant>
        <vt:lpwstr>HL70306</vt:lpwstr>
      </vt:variant>
      <vt:variant>
        <vt:i4>7077996</vt:i4>
      </vt:variant>
      <vt:variant>
        <vt:i4>741</vt:i4>
      </vt:variant>
      <vt:variant>
        <vt:i4>0</vt:i4>
      </vt:variant>
      <vt:variant>
        <vt:i4>5</vt:i4>
      </vt:variant>
      <vt:variant>
        <vt:lpwstr/>
      </vt:variant>
      <vt:variant>
        <vt:lpwstr>HL70304</vt:lpwstr>
      </vt:variant>
      <vt:variant>
        <vt:i4>7077996</vt:i4>
      </vt:variant>
      <vt:variant>
        <vt:i4>738</vt:i4>
      </vt:variant>
      <vt:variant>
        <vt:i4>0</vt:i4>
      </vt:variant>
      <vt:variant>
        <vt:i4>5</vt:i4>
      </vt:variant>
      <vt:variant>
        <vt:lpwstr/>
      </vt:variant>
      <vt:variant>
        <vt:lpwstr>HL70303</vt:lpwstr>
      </vt:variant>
      <vt:variant>
        <vt:i4>7077996</vt:i4>
      </vt:variant>
      <vt:variant>
        <vt:i4>735</vt:i4>
      </vt:variant>
      <vt:variant>
        <vt:i4>0</vt:i4>
      </vt:variant>
      <vt:variant>
        <vt:i4>5</vt:i4>
      </vt:variant>
      <vt:variant>
        <vt:lpwstr/>
      </vt:variant>
      <vt:variant>
        <vt:lpwstr>HL70302</vt:lpwstr>
      </vt:variant>
      <vt:variant>
        <vt:i4>7077996</vt:i4>
      </vt:variant>
      <vt:variant>
        <vt:i4>684</vt:i4>
      </vt:variant>
      <vt:variant>
        <vt:i4>0</vt:i4>
      </vt:variant>
      <vt:variant>
        <vt:i4>5</vt:i4>
      </vt:variant>
      <vt:variant>
        <vt:lpwstr/>
      </vt:variant>
      <vt:variant>
        <vt:lpwstr>HL70308</vt:lpwstr>
      </vt:variant>
      <vt:variant>
        <vt:i4>7077996</vt:i4>
      </vt:variant>
      <vt:variant>
        <vt:i4>681</vt:i4>
      </vt:variant>
      <vt:variant>
        <vt:i4>0</vt:i4>
      </vt:variant>
      <vt:variant>
        <vt:i4>5</vt:i4>
      </vt:variant>
      <vt:variant>
        <vt:lpwstr/>
      </vt:variant>
      <vt:variant>
        <vt:lpwstr>HL70307</vt:lpwstr>
      </vt:variant>
      <vt:variant>
        <vt:i4>7077996</vt:i4>
      </vt:variant>
      <vt:variant>
        <vt:i4>678</vt:i4>
      </vt:variant>
      <vt:variant>
        <vt:i4>0</vt:i4>
      </vt:variant>
      <vt:variant>
        <vt:i4>5</vt:i4>
      </vt:variant>
      <vt:variant>
        <vt:lpwstr/>
      </vt:variant>
      <vt:variant>
        <vt:lpwstr>HL70305</vt:lpwstr>
      </vt:variant>
      <vt:variant>
        <vt:i4>7077996</vt:i4>
      </vt:variant>
      <vt:variant>
        <vt:i4>675</vt:i4>
      </vt:variant>
      <vt:variant>
        <vt:i4>0</vt:i4>
      </vt:variant>
      <vt:variant>
        <vt:i4>5</vt:i4>
      </vt:variant>
      <vt:variant>
        <vt:lpwstr/>
      </vt:variant>
      <vt:variant>
        <vt:lpwstr>HL70306</vt:lpwstr>
      </vt:variant>
      <vt:variant>
        <vt:i4>7077996</vt:i4>
      </vt:variant>
      <vt:variant>
        <vt:i4>672</vt:i4>
      </vt:variant>
      <vt:variant>
        <vt:i4>0</vt:i4>
      </vt:variant>
      <vt:variant>
        <vt:i4>5</vt:i4>
      </vt:variant>
      <vt:variant>
        <vt:lpwstr/>
      </vt:variant>
      <vt:variant>
        <vt:lpwstr>HL70304</vt:lpwstr>
      </vt:variant>
      <vt:variant>
        <vt:i4>7077996</vt:i4>
      </vt:variant>
      <vt:variant>
        <vt:i4>669</vt:i4>
      </vt:variant>
      <vt:variant>
        <vt:i4>0</vt:i4>
      </vt:variant>
      <vt:variant>
        <vt:i4>5</vt:i4>
      </vt:variant>
      <vt:variant>
        <vt:lpwstr/>
      </vt:variant>
      <vt:variant>
        <vt:lpwstr>HL70303</vt:lpwstr>
      </vt:variant>
      <vt:variant>
        <vt:i4>7077996</vt:i4>
      </vt:variant>
      <vt:variant>
        <vt:i4>666</vt:i4>
      </vt:variant>
      <vt:variant>
        <vt:i4>0</vt:i4>
      </vt:variant>
      <vt:variant>
        <vt:i4>5</vt:i4>
      </vt:variant>
      <vt:variant>
        <vt:lpwstr/>
      </vt:variant>
      <vt:variant>
        <vt:lpwstr>HL70302</vt:lpwstr>
      </vt:variant>
      <vt:variant>
        <vt:i4>7209068</vt:i4>
      </vt:variant>
      <vt:variant>
        <vt:i4>636</vt:i4>
      </vt:variant>
      <vt:variant>
        <vt:i4>0</vt:i4>
      </vt:variant>
      <vt:variant>
        <vt:i4>5</vt:i4>
      </vt:variant>
      <vt:variant>
        <vt:lpwstr/>
      </vt:variant>
      <vt:variant>
        <vt:lpwstr>HL70328</vt:lpwstr>
      </vt:variant>
      <vt:variant>
        <vt:i4>7209068</vt:i4>
      </vt:variant>
      <vt:variant>
        <vt:i4>633</vt:i4>
      </vt:variant>
      <vt:variant>
        <vt:i4>0</vt:i4>
      </vt:variant>
      <vt:variant>
        <vt:i4>5</vt:i4>
      </vt:variant>
      <vt:variant>
        <vt:lpwstr/>
      </vt:variant>
      <vt:variant>
        <vt:lpwstr>HL70327</vt:lpwstr>
      </vt:variant>
      <vt:variant>
        <vt:i4>6881390</vt:i4>
      </vt:variant>
      <vt:variant>
        <vt:i4>621</vt:i4>
      </vt:variant>
      <vt:variant>
        <vt:i4>0</vt:i4>
      </vt:variant>
      <vt:variant>
        <vt:i4>5</vt:i4>
      </vt:variant>
      <vt:variant>
        <vt:lpwstr/>
      </vt:variant>
      <vt:variant>
        <vt:lpwstr>HL70150</vt:lpwstr>
      </vt:variant>
      <vt:variant>
        <vt:i4>7077996</vt:i4>
      </vt:variant>
      <vt:variant>
        <vt:i4>609</vt:i4>
      </vt:variant>
      <vt:variant>
        <vt:i4>0</vt:i4>
      </vt:variant>
      <vt:variant>
        <vt:i4>5</vt:i4>
      </vt:variant>
      <vt:variant>
        <vt:lpwstr/>
      </vt:variant>
      <vt:variant>
        <vt:lpwstr>HL70301</vt:lpwstr>
      </vt:variant>
      <vt:variant>
        <vt:i4>7077996</vt:i4>
      </vt:variant>
      <vt:variant>
        <vt:i4>606</vt:i4>
      </vt:variant>
      <vt:variant>
        <vt:i4>0</vt:i4>
      </vt:variant>
      <vt:variant>
        <vt:i4>5</vt:i4>
      </vt:variant>
      <vt:variant>
        <vt:lpwstr/>
      </vt:variant>
      <vt:variant>
        <vt:lpwstr>HL70300</vt:lpwstr>
      </vt:variant>
      <vt:variant>
        <vt:i4>7077996</vt:i4>
      </vt:variant>
      <vt:variant>
        <vt:i4>603</vt:i4>
      </vt:variant>
      <vt:variant>
        <vt:i4>0</vt:i4>
      </vt:variant>
      <vt:variant>
        <vt:i4>5</vt:i4>
      </vt:variant>
      <vt:variant>
        <vt:lpwstr/>
      </vt:variant>
      <vt:variant>
        <vt:lpwstr>HL70301</vt:lpwstr>
      </vt:variant>
      <vt:variant>
        <vt:i4>6946927</vt:i4>
      </vt:variant>
      <vt:variant>
        <vt:i4>576</vt:i4>
      </vt:variant>
      <vt:variant>
        <vt:i4>0</vt:i4>
      </vt:variant>
      <vt:variant>
        <vt:i4>5</vt:i4>
      </vt:variant>
      <vt:variant>
        <vt:lpwstr/>
      </vt:variant>
      <vt:variant>
        <vt:lpwstr>HL70064</vt:lpwstr>
      </vt:variant>
      <vt:variant>
        <vt:i4>6881388</vt:i4>
      </vt:variant>
      <vt:variant>
        <vt:i4>549</vt:i4>
      </vt:variant>
      <vt:variant>
        <vt:i4>0</vt:i4>
      </vt:variant>
      <vt:variant>
        <vt:i4>5</vt:i4>
      </vt:variant>
      <vt:variant>
        <vt:lpwstr/>
      </vt:variant>
      <vt:variant>
        <vt:lpwstr>HL70357</vt:lpwstr>
      </vt:variant>
      <vt:variant>
        <vt:i4>7077996</vt:i4>
      </vt:variant>
      <vt:variant>
        <vt:i4>522</vt:i4>
      </vt:variant>
      <vt:variant>
        <vt:i4>0</vt:i4>
      </vt:variant>
      <vt:variant>
        <vt:i4>5</vt:i4>
      </vt:variant>
      <vt:variant>
        <vt:lpwstr/>
      </vt:variant>
      <vt:variant>
        <vt:lpwstr>HL70301</vt:lpwstr>
      </vt:variant>
      <vt:variant>
        <vt:i4>7077996</vt:i4>
      </vt:variant>
      <vt:variant>
        <vt:i4>513</vt:i4>
      </vt:variant>
      <vt:variant>
        <vt:i4>0</vt:i4>
      </vt:variant>
      <vt:variant>
        <vt:i4>5</vt:i4>
      </vt:variant>
      <vt:variant>
        <vt:lpwstr/>
      </vt:variant>
      <vt:variant>
        <vt:lpwstr>HL70300</vt:lpwstr>
      </vt:variant>
      <vt:variant>
        <vt:i4>6946924</vt:i4>
      </vt:variant>
      <vt:variant>
        <vt:i4>510</vt:i4>
      </vt:variant>
      <vt:variant>
        <vt:i4>0</vt:i4>
      </vt:variant>
      <vt:variant>
        <vt:i4>5</vt:i4>
      </vt:variant>
      <vt:variant>
        <vt:lpwstr/>
      </vt:variant>
      <vt:variant>
        <vt:lpwstr>HL70363</vt:lpwstr>
      </vt:variant>
      <vt:variant>
        <vt:i4>6619245</vt:i4>
      </vt:variant>
      <vt:variant>
        <vt:i4>459</vt:i4>
      </vt:variant>
      <vt:variant>
        <vt:i4>0</vt:i4>
      </vt:variant>
      <vt:variant>
        <vt:i4>5</vt:i4>
      </vt:variant>
      <vt:variant>
        <vt:lpwstr/>
      </vt:variant>
      <vt:variant>
        <vt:lpwstr>HL70299</vt:lpwstr>
      </vt:variant>
      <vt:variant>
        <vt:i4>6619245</vt:i4>
      </vt:variant>
      <vt:variant>
        <vt:i4>456</vt:i4>
      </vt:variant>
      <vt:variant>
        <vt:i4>0</vt:i4>
      </vt:variant>
      <vt:variant>
        <vt:i4>5</vt:i4>
      </vt:variant>
      <vt:variant>
        <vt:lpwstr/>
      </vt:variant>
      <vt:variant>
        <vt:lpwstr>HL70291</vt:lpwstr>
      </vt:variant>
      <vt:variant>
        <vt:i4>6619246</vt:i4>
      </vt:variant>
      <vt:variant>
        <vt:i4>447</vt:i4>
      </vt:variant>
      <vt:variant>
        <vt:i4>0</vt:i4>
      </vt:variant>
      <vt:variant>
        <vt:i4>5</vt:i4>
      </vt:variant>
      <vt:variant>
        <vt:lpwstr/>
      </vt:variant>
      <vt:variant>
        <vt:lpwstr>HL70191</vt:lpwstr>
      </vt:variant>
      <vt:variant>
        <vt:i4>6815854</vt:i4>
      </vt:variant>
      <vt:variant>
        <vt:i4>411</vt:i4>
      </vt:variant>
      <vt:variant>
        <vt:i4>0</vt:i4>
      </vt:variant>
      <vt:variant>
        <vt:i4>5</vt:i4>
      </vt:variant>
      <vt:variant>
        <vt:lpwstr/>
      </vt:variant>
      <vt:variant>
        <vt:lpwstr>HL70149</vt:lpwstr>
      </vt:variant>
      <vt:variant>
        <vt:i4>7274604</vt:i4>
      </vt:variant>
      <vt:variant>
        <vt:i4>381</vt:i4>
      </vt:variant>
      <vt:variant>
        <vt:i4>0</vt:i4>
      </vt:variant>
      <vt:variant>
        <vt:i4>5</vt:i4>
      </vt:variant>
      <vt:variant>
        <vt:lpwstr/>
      </vt:variant>
      <vt:variant>
        <vt:lpwstr>HL70333</vt:lpwstr>
      </vt:variant>
      <vt:variant>
        <vt:i4>7143534</vt:i4>
      </vt:variant>
      <vt:variant>
        <vt:i4>369</vt:i4>
      </vt:variant>
      <vt:variant>
        <vt:i4>0</vt:i4>
      </vt:variant>
      <vt:variant>
        <vt:i4>5</vt:i4>
      </vt:variant>
      <vt:variant>
        <vt:lpwstr/>
      </vt:variant>
      <vt:variant>
        <vt:lpwstr>HL70113</vt:lpwstr>
      </vt:variant>
      <vt:variant>
        <vt:i4>7274602</vt:i4>
      </vt:variant>
      <vt:variant>
        <vt:i4>360</vt:i4>
      </vt:variant>
      <vt:variant>
        <vt:i4>0</vt:i4>
      </vt:variant>
      <vt:variant>
        <vt:i4>5</vt:i4>
      </vt:variant>
      <vt:variant>
        <vt:lpwstr/>
      </vt:variant>
      <vt:variant>
        <vt:lpwstr>HL70531</vt:lpwstr>
      </vt:variant>
      <vt:variant>
        <vt:i4>6553709</vt:i4>
      </vt:variant>
      <vt:variant>
        <vt:i4>342</vt:i4>
      </vt:variant>
      <vt:variant>
        <vt:i4>0</vt:i4>
      </vt:variant>
      <vt:variant>
        <vt:i4>5</vt:i4>
      </vt:variant>
      <vt:variant>
        <vt:lpwstr/>
      </vt:variant>
      <vt:variant>
        <vt:lpwstr>HL70289</vt:lpwstr>
      </vt:variant>
      <vt:variant>
        <vt:i4>6815852</vt:i4>
      </vt:variant>
      <vt:variant>
        <vt:i4>339</vt:i4>
      </vt:variant>
      <vt:variant>
        <vt:i4>0</vt:i4>
      </vt:variant>
      <vt:variant>
        <vt:i4>5</vt:i4>
      </vt:variant>
      <vt:variant>
        <vt:lpwstr/>
      </vt:variant>
      <vt:variant>
        <vt:lpwstr>HL70347</vt:lpwstr>
      </vt:variant>
      <vt:variant>
        <vt:i4>7077996</vt:i4>
      </vt:variant>
      <vt:variant>
        <vt:i4>336</vt:i4>
      </vt:variant>
      <vt:variant>
        <vt:i4>0</vt:i4>
      </vt:variant>
      <vt:variant>
        <vt:i4>5</vt:i4>
      </vt:variant>
      <vt:variant>
        <vt:lpwstr/>
      </vt:variant>
      <vt:variant>
        <vt:lpwstr>HL70300</vt:lpwstr>
      </vt:variant>
      <vt:variant>
        <vt:i4>7077997</vt:i4>
      </vt:variant>
      <vt:variant>
        <vt:i4>333</vt:i4>
      </vt:variant>
      <vt:variant>
        <vt:i4>0</vt:i4>
      </vt:variant>
      <vt:variant>
        <vt:i4>5</vt:i4>
      </vt:variant>
      <vt:variant>
        <vt:lpwstr/>
      </vt:variant>
      <vt:variant>
        <vt:lpwstr>HL70203</vt:lpwstr>
      </vt:variant>
      <vt:variant>
        <vt:i4>7077996</vt:i4>
      </vt:variant>
      <vt:variant>
        <vt:i4>330</vt:i4>
      </vt:variant>
      <vt:variant>
        <vt:i4>0</vt:i4>
      </vt:variant>
      <vt:variant>
        <vt:i4>5</vt:i4>
      </vt:variant>
      <vt:variant>
        <vt:lpwstr/>
      </vt:variant>
      <vt:variant>
        <vt:lpwstr>HL70300</vt:lpwstr>
      </vt:variant>
      <vt:variant>
        <vt:i4>7077996</vt:i4>
      </vt:variant>
      <vt:variant>
        <vt:i4>327</vt:i4>
      </vt:variant>
      <vt:variant>
        <vt:i4>0</vt:i4>
      </vt:variant>
      <vt:variant>
        <vt:i4>5</vt:i4>
      </vt:variant>
      <vt:variant>
        <vt:lpwstr/>
      </vt:variant>
      <vt:variant>
        <vt:lpwstr>HL70300</vt:lpwstr>
      </vt:variant>
      <vt:variant>
        <vt:i4>6946924</vt:i4>
      </vt:variant>
      <vt:variant>
        <vt:i4>324</vt:i4>
      </vt:variant>
      <vt:variant>
        <vt:i4>0</vt:i4>
      </vt:variant>
      <vt:variant>
        <vt:i4>5</vt:i4>
      </vt:variant>
      <vt:variant>
        <vt:lpwstr/>
      </vt:variant>
      <vt:variant>
        <vt:lpwstr>HL70363</vt:lpwstr>
      </vt:variant>
      <vt:variant>
        <vt:i4>6946927</vt:i4>
      </vt:variant>
      <vt:variant>
        <vt:i4>321</vt:i4>
      </vt:variant>
      <vt:variant>
        <vt:i4>0</vt:i4>
      </vt:variant>
      <vt:variant>
        <vt:i4>5</vt:i4>
      </vt:variant>
      <vt:variant>
        <vt:lpwstr/>
      </vt:variant>
      <vt:variant>
        <vt:lpwstr>HL70061</vt:lpwstr>
      </vt:variant>
      <vt:variant>
        <vt:i4>6881388</vt:i4>
      </vt:variant>
      <vt:variant>
        <vt:i4>288</vt:i4>
      </vt:variant>
      <vt:variant>
        <vt:i4>0</vt:i4>
      </vt:variant>
      <vt:variant>
        <vt:i4>5</vt:i4>
      </vt:variant>
      <vt:variant>
        <vt:lpwstr/>
      </vt:variant>
      <vt:variant>
        <vt:lpwstr>HL70353</vt:lpwstr>
      </vt:variant>
      <vt:variant>
        <vt:i4>6619245</vt:i4>
      </vt:variant>
      <vt:variant>
        <vt:i4>231</vt:i4>
      </vt:variant>
      <vt:variant>
        <vt:i4>0</vt:i4>
      </vt:variant>
      <vt:variant>
        <vt:i4>5</vt:i4>
      </vt:variant>
      <vt:variant>
        <vt:lpwstr/>
      </vt:variant>
      <vt:variant>
        <vt:lpwstr>HL70298</vt:lpwstr>
      </vt:variant>
      <vt:variant>
        <vt:i4>7077997</vt:i4>
      </vt:variant>
      <vt:variant>
        <vt:i4>228</vt:i4>
      </vt:variant>
      <vt:variant>
        <vt:i4>0</vt:i4>
      </vt:variant>
      <vt:variant>
        <vt:i4>5</vt:i4>
      </vt:variant>
      <vt:variant>
        <vt:lpwstr/>
      </vt:variant>
      <vt:variant>
        <vt:lpwstr>HL70205</vt:lpwstr>
      </vt:variant>
      <vt:variant>
        <vt:i4>7077996</vt:i4>
      </vt:variant>
      <vt:variant>
        <vt:i4>201</vt:i4>
      </vt:variant>
      <vt:variant>
        <vt:i4>0</vt:i4>
      </vt:variant>
      <vt:variant>
        <vt:i4>5</vt:i4>
      </vt:variant>
      <vt:variant>
        <vt:lpwstr/>
      </vt:variant>
      <vt:variant>
        <vt:lpwstr>HL70301</vt:lpwstr>
      </vt:variant>
      <vt:variant>
        <vt:i4>6946924</vt:i4>
      </vt:variant>
      <vt:variant>
        <vt:i4>186</vt:i4>
      </vt:variant>
      <vt:variant>
        <vt:i4>0</vt:i4>
      </vt:variant>
      <vt:variant>
        <vt:i4>5</vt:i4>
      </vt:variant>
      <vt:variant>
        <vt:lpwstr/>
      </vt:variant>
      <vt:variant>
        <vt:lpwstr>HL70363</vt:lpwstr>
      </vt:variant>
      <vt:variant>
        <vt:i4>6619245</vt:i4>
      </vt:variant>
      <vt:variant>
        <vt:i4>177</vt:i4>
      </vt:variant>
      <vt:variant>
        <vt:i4>0</vt:i4>
      </vt:variant>
      <vt:variant>
        <vt:i4>5</vt:i4>
      </vt:variant>
      <vt:variant>
        <vt:lpwstr/>
      </vt:variant>
      <vt:variant>
        <vt:lpwstr>HL70297</vt:lpwstr>
      </vt:variant>
      <vt:variant>
        <vt:i4>6946924</vt:i4>
      </vt:variant>
      <vt:variant>
        <vt:i4>174</vt:i4>
      </vt:variant>
      <vt:variant>
        <vt:i4>0</vt:i4>
      </vt:variant>
      <vt:variant>
        <vt:i4>5</vt:i4>
      </vt:variant>
      <vt:variant>
        <vt:lpwstr/>
      </vt:variant>
      <vt:variant>
        <vt:lpwstr>HL70360</vt:lpwstr>
      </vt:variant>
      <vt:variant>
        <vt:i4>7077998</vt:i4>
      </vt:variant>
      <vt:variant>
        <vt:i4>45</vt:i4>
      </vt:variant>
      <vt:variant>
        <vt:i4>0</vt:i4>
      </vt:variant>
      <vt:variant>
        <vt:i4>5</vt:i4>
      </vt:variant>
      <vt:variant>
        <vt:lpwstr/>
      </vt:variant>
      <vt:variant>
        <vt:lpwstr>HL70100</vt:lpwstr>
      </vt:variant>
      <vt:variant>
        <vt:i4>6619246</vt:i4>
      </vt:variant>
      <vt:variant>
        <vt:i4>27</vt:i4>
      </vt:variant>
      <vt:variant>
        <vt:i4>0</vt:i4>
      </vt:variant>
      <vt:variant>
        <vt:i4>5</vt:i4>
      </vt:variant>
      <vt:variant>
        <vt:lpwstr/>
      </vt:variant>
      <vt:variant>
        <vt:lpwstr>HL70190</vt:lpwstr>
      </vt:variant>
      <vt:variant>
        <vt:i4>6815851</vt:i4>
      </vt:variant>
      <vt:variant>
        <vt:i4>0</vt:i4>
      </vt:variant>
      <vt:variant>
        <vt:i4>0</vt:i4>
      </vt:variant>
      <vt:variant>
        <vt:i4>5</vt:i4>
      </vt:variant>
      <vt:variant>
        <vt:lpwstr/>
      </vt:variant>
      <vt:variant>
        <vt:lpwstr>HL70440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Scott M Robertson</dc:creator>
  <cp:keywords/>
  <dc:description/>
  <cp:lastModifiedBy>Russell McDonell</cp:lastModifiedBy>
  <cp:revision>2</cp:revision>
  <cp:lastPrinted>2003-07-29T02:20:00Z</cp:lastPrinted>
  <dcterms:created xsi:type="dcterms:W3CDTF">2026-03-16T08:25:00Z</dcterms:created>
  <dcterms:modified xsi:type="dcterms:W3CDTF">2026-03-16T08:25:00Z</dcterms:modified>
</cp:coreProperties>
</file>